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55EA9C" w14:textId="3A1AFFEA" w:rsidR="00251FBE" w:rsidRPr="000337E3" w:rsidRDefault="00BC530C" w:rsidP="00536597">
      <w:pPr>
        <w:pStyle w:val="Heading1"/>
      </w:pPr>
      <w:bookmarkStart w:id="0" w:name="_Toc443438144"/>
      <w:r w:rsidRPr="000337E3">
        <w:t>Temperature Sensor</w:t>
      </w:r>
      <w:bookmarkEnd w:id="0"/>
    </w:p>
    <w:p w14:paraId="3466A4F5" w14:textId="6202E076" w:rsidR="00251FBE" w:rsidRPr="000337E3" w:rsidRDefault="00BC530C" w:rsidP="00A24BC1">
      <w:pPr>
        <w:pStyle w:val="Heading2"/>
      </w:pPr>
      <w:bookmarkStart w:id="1" w:name="_Ref441236525"/>
      <w:bookmarkStart w:id="2" w:name="_Toc443438145"/>
      <w:r w:rsidRPr="000337E3">
        <w:t>Features</w:t>
      </w:r>
      <w:bookmarkEnd w:id="1"/>
      <w:bookmarkEnd w:id="2"/>
    </w:p>
    <w:p w14:paraId="60D3084B" w14:textId="2369F54C" w:rsidR="00251FBE" w:rsidRPr="000337E3" w:rsidRDefault="00F221BA" w:rsidP="00F221BA">
      <w:pPr>
        <w:pStyle w:val="Heading3"/>
      </w:pPr>
      <w:bookmarkStart w:id="3" w:name="_Toc443438146"/>
      <w:r w:rsidRPr="000337E3">
        <w:t>Number of Channels</w:t>
      </w:r>
      <w:bookmarkEnd w:id="3"/>
    </w:p>
    <w:p w14:paraId="7EC84DB3" w14:textId="38C4F1D0" w:rsidR="00647BEF" w:rsidRPr="000337E3" w:rsidRDefault="00647BEF" w:rsidP="00647BEF">
      <w:pPr>
        <w:pStyle w:val="Caption"/>
      </w:pPr>
      <w:r w:rsidRPr="000337E3">
        <w:t xml:space="preserve">Table </w:t>
      </w:r>
      <w:r w:rsidR="00890203">
        <w:fldChar w:fldCharType="begin"/>
      </w:r>
      <w:r w:rsidR="00890203">
        <w:instrText xml:space="preserve"> STYLEREF 1 \s </w:instrText>
      </w:r>
      <w:r w:rsidR="00890203">
        <w:fldChar w:fldCharType="separate"/>
      </w:r>
      <w:r w:rsidR="00A2170C">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1E07A0">
        <w:rPr>
          <w:noProof/>
        </w:rPr>
        <w:t>1</w:t>
      </w:r>
      <w:r w:rsidR="00890203">
        <w:rPr>
          <w:noProof/>
        </w:rPr>
        <w:fldChar w:fldCharType="end"/>
      </w:r>
      <w:r w:rsidRPr="000337E3">
        <w:tab/>
      </w:r>
      <w:r w:rsidR="00BC530C" w:rsidRPr="000337E3">
        <w:t>Number of Channels</w:t>
      </w:r>
    </w:p>
    <w:tbl>
      <w:tblPr>
        <w:tblStyle w:val="TableGrid"/>
        <w:tblW w:w="9639" w:type="dxa"/>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835"/>
        <w:gridCol w:w="6804"/>
      </w:tblGrid>
      <w:tr w:rsidR="00CA3E81" w:rsidRPr="000337E3" w14:paraId="1312740A" w14:textId="77777777" w:rsidTr="00CA3E81">
        <w:tc>
          <w:tcPr>
            <w:tcW w:w="9639" w:type="dxa"/>
            <w:gridSpan w:val="2"/>
            <w:shd w:val="pct15" w:color="auto" w:fill="auto"/>
            <w:vAlign w:val="bottom"/>
          </w:tcPr>
          <w:p w14:paraId="0CE39D33" w14:textId="10217966" w:rsidR="00CA3E81" w:rsidRPr="000337E3" w:rsidRDefault="00CA3E81" w:rsidP="00F1422B">
            <w:pPr>
              <w:pStyle w:val="a3"/>
              <w:jc w:val="center"/>
            </w:pPr>
            <w:r w:rsidRPr="000337E3">
              <w:rPr>
                <w:rFonts w:hint="eastAsia"/>
              </w:rPr>
              <w:t>Temperature</w:t>
            </w:r>
            <w:r w:rsidRPr="000337E3">
              <w:t xml:space="preserve"> Sensor</w:t>
            </w:r>
          </w:p>
        </w:tc>
      </w:tr>
      <w:tr w:rsidR="00647BEF" w:rsidRPr="000337E3" w14:paraId="56DC7C1F" w14:textId="77777777" w:rsidTr="00F1422B">
        <w:tc>
          <w:tcPr>
            <w:tcW w:w="2835" w:type="dxa"/>
            <w:tcBorders>
              <w:right w:val="single" w:sz="4" w:space="0" w:color="auto"/>
            </w:tcBorders>
          </w:tcPr>
          <w:p w14:paraId="45FA5430" w14:textId="474937E0" w:rsidR="00647BEF" w:rsidRPr="000337E3" w:rsidRDefault="00BC530C" w:rsidP="00647BEF">
            <w:pPr>
              <w:pStyle w:val="a4"/>
            </w:pPr>
            <w:r w:rsidRPr="000337E3">
              <w:t>Number of Channels</w:t>
            </w:r>
          </w:p>
        </w:tc>
        <w:tc>
          <w:tcPr>
            <w:tcW w:w="6804" w:type="dxa"/>
            <w:tcBorders>
              <w:left w:val="single" w:sz="4" w:space="0" w:color="auto"/>
            </w:tcBorders>
          </w:tcPr>
          <w:p w14:paraId="2F7C83E4" w14:textId="1E5771B4" w:rsidR="00647BEF" w:rsidRPr="000337E3" w:rsidRDefault="00BC530C" w:rsidP="00647BEF">
            <w:pPr>
              <w:pStyle w:val="a4"/>
            </w:pPr>
            <w:r w:rsidRPr="000337E3">
              <w:t>1</w:t>
            </w:r>
          </w:p>
        </w:tc>
      </w:tr>
      <w:tr w:rsidR="00647BEF" w:rsidRPr="000337E3" w14:paraId="478AF893" w14:textId="77777777" w:rsidTr="00F1422B">
        <w:tc>
          <w:tcPr>
            <w:tcW w:w="2835" w:type="dxa"/>
            <w:tcBorders>
              <w:right w:val="single" w:sz="4" w:space="0" w:color="auto"/>
            </w:tcBorders>
          </w:tcPr>
          <w:p w14:paraId="6392973D" w14:textId="13125B11" w:rsidR="00647BEF" w:rsidRPr="000337E3" w:rsidRDefault="00BC530C" w:rsidP="00647BEF">
            <w:pPr>
              <w:pStyle w:val="a4"/>
            </w:pPr>
            <w:r w:rsidRPr="000337E3">
              <w:t>Name</w:t>
            </w:r>
          </w:p>
        </w:tc>
        <w:tc>
          <w:tcPr>
            <w:tcW w:w="6804" w:type="dxa"/>
            <w:tcBorders>
              <w:left w:val="single" w:sz="4" w:space="0" w:color="auto"/>
            </w:tcBorders>
          </w:tcPr>
          <w:p w14:paraId="09C0E12C" w14:textId="1B3FD672" w:rsidR="00647BEF" w:rsidRPr="000337E3" w:rsidRDefault="00BC530C" w:rsidP="00647BEF">
            <w:pPr>
              <w:pStyle w:val="a4"/>
            </w:pPr>
            <w:r w:rsidRPr="000337E3">
              <w:t>OTS0</w:t>
            </w:r>
          </w:p>
        </w:tc>
      </w:tr>
    </w:tbl>
    <w:p w14:paraId="42755450" w14:textId="468B50A8" w:rsidR="00647BEF" w:rsidRPr="000337E3" w:rsidRDefault="00647BEF" w:rsidP="00647BEF">
      <w:pPr>
        <w:pStyle w:val="BodyText"/>
      </w:pPr>
    </w:p>
    <w:p w14:paraId="6E1A4DB2" w14:textId="7B129E0A" w:rsidR="00251FBE" w:rsidRPr="000337E3" w:rsidRDefault="00647BEF" w:rsidP="00647BEF">
      <w:pPr>
        <w:pStyle w:val="Heading3"/>
      </w:pPr>
      <w:bookmarkStart w:id="4" w:name="_Ref440900365"/>
      <w:bookmarkStart w:id="5" w:name="_Toc443438147"/>
      <w:r w:rsidRPr="000337E3">
        <w:t>Register Base Address</w:t>
      </w:r>
      <w:bookmarkEnd w:id="4"/>
      <w:bookmarkEnd w:id="5"/>
    </w:p>
    <w:p w14:paraId="29324EEB" w14:textId="6FC70F01" w:rsidR="00251FBE" w:rsidRPr="000337E3" w:rsidRDefault="0079286D" w:rsidP="0079286D">
      <w:pPr>
        <w:pStyle w:val="Caption"/>
      </w:pPr>
      <w:r w:rsidRPr="000337E3">
        <w:t xml:space="preserve">Table </w:t>
      </w:r>
      <w:r w:rsidR="00890203">
        <w:fldChar w:fldCharType="begin"/>
      </w:r>
      <w:r w:rsidR="00890203">
        <w:instrText xml:space="preserve"> STYLEREF 1 \s </w:instrText>
      </w:r>
      <w:r w:rsidR="00890203">
        <w:fldChar w:fldCharType="separate"/>
      </w:r>
      <w:r w:rsidR="00A2170C">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1E07A0">
        <w:rPr>
          <w:noProof/>
        </w:rPr>
        <w:t>2</w:t>
      </w:r>
      <w:r w:rsidR="00890203">
        <w:rPr>
          <w:noProof/>
        </w:rPr>
        <w:fldChar w:fldCharType="end"/>
      </w:r>
      <w:r w:rsidRPr="000337E3">
        <w:tab/>
      </w:r>
      <w:r w:rsidR="00907941">
        <w:t xml:space="preserve">Register Base </w:t>
      </w:r>
      <w:r w:rsidR="00907941" w:rsidRPr="000D3362">
        <w:rPr>
          <w:color w:val="FF0000"/>
        </w:rPr>
        <w:t>Address</w:t>
      </w:r>
    </w:p>
    <w:tbl>
      <w:tblPr>
        <w:tblStyle w:val="TableGrid"/>
        <w:tblW w:w="5000" w:type="pct"/>
        <w:tblBorders>
          <w:left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2977"/>
        <w:gridCol w:w="3401"/>
        <w:gridCol w:w="3260"/>
      </w:tblGrid>
      <w:tr w:rsidR="00F34DE6" w:rsidRPr="000337E3" w14:paraId="4BE483BB" w14:textId="665AB8E1" w:rsidTr="00F34DE6">
        <w:trPr>
          <w:trHeight w:val="251"/>
        </w:trPr>
        <w:tc>
          <w:tcPr>
            <w:tcW w:w="1544" w:type="pct"/>
            <w:shd w:val="pct15" w:color="auto" w:fill="auto"/>
            <w:vAlign w:val="bottom"/>
          </w:tcPr>
          <w:p w14:paraId="51CC0580" w14:textId="77777777" w:rsidR="00F34DE6" w:rsidRPr="000337E3" w:rsidRDefault="00F34DE6" w:rsidP="00F34DE6">
            <w:pPr>
              <w:pStyle w:val="a3"/>
            </w:pPr>
            <w:r w:rsidRPr="000337E3">
              <w:t>Base Address Name</w:t>
            </w:r>
          </w:p>
        </w:tc>
        <w:tc>
          <w:tcPr>
            <w:tcW w:w="1764" w:type="pct"/>
            <w:shd w:val="pct15" w:color="auto" w:fill="auto"/>
            <w:vAlign w:val="bottom"/>
          </w:tcPr>
          <w:p w14:paraId="1AFBE09C" w14:textId="77777777" w:rsidR="00F34DE6" w:rsidRPr="000337E3" w:rsidRDefault="00F34DE6" w:rsidP="00F34DE6">
            <w:pPr>
              <w:pStyle w:val="a3"/>
            </w:pPr>
            <w:r w:rsidRPr="000337E3">
              <w:t>Base Address</w:t>
            </w:r>
          </w:p>
        </w:tc>
        <w:tc>
          <w:tcPr>
            <w:tcW w:w="1691" w:type="pct"/>
            <w:shd w:val="pct15" w:color="auto" w:fill="auto"/>
          </w:tcPr>
          <w:p w14:paraId="41737F3B" w14:textId="17E5BDBA" w:rsidR="00F34DE6" w:rsidRPr="000337E3" w:rsidRDefault="00F34DE6" w:rsidP="00F34DE6">
            <w:pPr>
              <w:pStyle w:val="a3"/>
            </w:pPr>
            <w:r w:rsidRPr="000337E3">
              <w:t>Bus Group</w:t>
            </w:r>
          </w:p>
        </w:tc>
      </w:tr>
      <w:tr w:rsidR="00F34DE6" w:rsidRPr="000337E3" w14:paraId="7DB45A84" w14:textId="06E4DF11" w:rsidTr="00F34DE6">
        <w:trPr>
          <w:trHeight w:val="251"/>
        </w:trPr>
        <w:tc>
          <w:tcPr>
            <w:tcW w:w="1544" w:type="pct"/>
          </w:tcPr>
          <w:p w14:paraId="189E8C94" w14:textId="49112DB5" w:rsidR="00F34DE6" w:rsidRPr="000337E3" w:rsidRDefault="00907941" w:rsidP="00F34DE6">
            <w:pPr>
              <w:pStyle w:val="a4"/>
            </w:pPr>
            <w:r>
              <w:t>&lt;</w:t>
            </w:r>
            <w:proofErr w:type="spellStart"/>
            <w:r>
              <w:t>OTS</w:t>
            </w:r>
            <w:r w:rsidRPr="000D3362">
              <w:rPr>
                <w:color w:val="FF0000"/>
              </w:rPr>
              <w:t>n</w:t>
            </w:r>
            <w:r w:rsidR="00F34DE6" w:rsidRPr="000337E3">
              <w:t>_base</w:t>
            </w:r>
            <w:proofErr w:type="spellEnd"/>
            <w:r w:rsidR="00F34DE6" w:rsidRPr="000337E3">
              <w:t>&gt;</w:t>
            </w:r>
          </w:p>
        </w:tc>
        <w:tc>
          <w:tcPr>
            <w:tcW w:w="1764" w:type="pct"/>
          </w:tcPr>
          <w:p w14:paraId="1583D5F8" w14:textId="48EA2E2B" w:rsidR="00F34DE6" w:rsidRPr="000D3362" w:rsidRDefault="003D269C" w:rsidP="005A5697">
            <w:pPr>
              <w:pStyle w:val="a4"/>
              <w:rPr>
                <w:color w:val="000000" w:themeColor="text1"/>
              </w:rPr>
            </w:pPr>
            <w:r w:rsidRPr="000D3362">
              <w:rPr>
                <w:color w:val="000000" w:themeColor="text1"/>
              </w:rPr>
              <w:t>FFC0 0200</w:t>
            </w:r>
            <w:r w:rsidRPr="000D3362">
              <w:rPr>
                <w:rStyle w:val="a8"/>
                <w:color w:val="000000" w:themeColor="text1"/>
              </w:rPr>
              <w:t xml:space="preserve">H </w:t>
            </w:r>
            <w:r w:rsidR="005A5697" w:rsidRPr="000D3362">
              <w:rPr>
                <w:color w:val="000000" w:themeColor="text1"/>
              </w:rPr>
              <w:t xml:space="preserve"> </w:t>
            </w:r>
          </w:p>
        </w:tc>
        <w:tc>
          <w:tcPr>
            <w:tcW w:w="1691" w:type="pct"/>
          </w:tcPr>
          <w:p w14:paraId="154E407B" w14:textId="423C92E1" w:rsidR="00F34DE6" w:rsidRPr="000D3362" w:rsidRDefault="000B7AF8" w:rsidP="005A5697">
            <w:pPr>
              <w:pStyle w:val="a4"/>
              <w:rPr>
                <w:color w:val="000000" w:themeColor="text1"/>
              </w:rPr>
            </w:pPr>
            <w:r w:rsidRPr="000D3362">
              <w:rPr>
                <w:color w:val="000000" w:themeColor="text1"/>
              </w:rPr>
              <w:t>Peripheral Group 6L</w:t>
            </w:r>
            <w:r w:rsidR="005A5697" w:rsidRPr="000D3362">
              <w:rPr>
                <w:color w:val="000000" w:themeColor="text1"/>
              </w:rPr>
              <w:t xml:space="preserve"> </w:t>
            </w:r>
          </w:p>
        </w:tc>
      </w:tr>
    </w:tbl>
    <w:p w14:paraId="0AEB81CE" w14:textId="60B9F01C" w:rsidR="00251FBE" w:rsidRPr="000337E3" w:rsidRDefault="00251FBE" w:rsidP="00C06212">
      <w:pPr>
        <w:pStyle w:val="BodyText"/>
      </w:pPr>
    </w:p>
    <w:p w14:paraId="07DF75D6" w14:textId="583D3E55" w:rsidR="00251FBE" w:rsidRPr="000337E3" w:rsidRDefault="00251FBE" w:rsidP="00C06212">
      <w:pPr>
        <w:pStyle w:val="Heading3"/>
      </w:pPr>
      <w:bookmarkStart w:id="6" w:name="_Toc443438148"/>
      <w:r w:rsidRPr="000337E3">
        <w:t>Clock Supply</w:t>
      </w:r>
      <w:bookmarkEnd w:id="6"/>
    </w:p>
    <w:p w14:paraId="22B8367C" w14:textId="3BF62529" w:rsidR="00251FBE" w:rsidRPr="008D24A9" w:rsidRDefault="008D24A9" w:rsidP="00251FBE">
      <w:pPr>
        <w:pStyle w:val="BodyText"/>
        <w:rPr>
          <w:snapToGrid/>
        </w:rPr>
      </w:pPr>
      <w:r w:rsidRPr="0031773D">
        <w:t>The clocks supplied to the temperature sensor are listed in the follow</w:t>
      </w:r>
      <w:r>
        <w:t>ing table.</w:t>
      </w:r>
    </w:p>
    <w:p w14:paraId="100EFF2D" w14:textId="64D19696" w:rsidR="00251FBE" w:rsidRPr="000337E3" w:rsidRDefault="00C06212" w:rsidP="00C06212">
      <w:pPr>
        <w:pStyle w:val="Caption"/>
      </w:pPr>
      <w:r w:rsidRPr="000337E3">
        <w:t xml:space="preserve">Table </w:t>
      </w:r>
      <w:r w:rsidR="00890203">
        <w:fldChar w:fldCharType="begin"/>
      </w:r>
      <w:r w:rsidR="00890203">
        <w:instrText xml:space="preserve"> STYLEREF 1 \s </w:instrText>
      </w:r>
      <w:r w:rsidR="00890203">
        <w:fldChar w:fldCharType="separate"/>
      </w:r>
      <w:r w:rsidR="00A2170C">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1E07A0">
        <w:rPr>
          <w:noProof/>
        </w:rPr>
        <w:t>3</w:t>
      </w:r>
      <w:r w:rsidR="00890203">
        <w:rPr>
          <w:noProof/>
        </w:rPr>
        <w:fldChar w:fldCharType="end"/>
      </w:r>
      <w:r w:rsidRPr="000337E3">
        <w:tab/>
      </w:r>
      <w:r w:rsidR="00251FBE" w:rsidRPr="000337E3">
        <w:t>Clock Supply</w:t>
      </w:r>
    </w:p>
    <w:tbl>
      <w:tblPr>
        <w:tblStyle w:val="TableGrid"/>
        <w:tblW w:w="9640" w:type="dxa"/>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2268"/>
        <w:gridCol w:w="3686"/>
      </w:tblGrid>
      <w:tr w:rsidR="00B10691" w:rsidRPr="000337E3" w14:paraId="45144933" w14:textId="77777777" w:rsidTr="00F7506B">
        <w:tc>
          <w:tcPr>
            <w:tcW w:w="3686" w:type="dxa"/>
            <w:shd w:val="pct15" w:color="auto" w:fill="auto"/>
            <w:vAlign w:val="bottom"/>
          </w:tcPr>
          <w:p w14:paraId="1834BA7E" w14:textId="77777777" w:rsidR="00B10691" w:rsidRPr="000337E3" w:rsidRDefault="00B10691" w:rsidP="00B10691">
            <w:pPr>
              <w:pStyle w:val="a3"/>
            </w:pPr>
            <w:r w:rsidRPr="000337E3">
              <w:t>Unit Name</w:t>
            </w:r>
          </w:p>
        </w:tc>
        <w:tc>
          <w:tcPr>
            <w:tcW w:w="2268" w:type="dxa"/>
            <w:shd w:val="pct15" w:color="auto" w:fill="auto"/>
            <w:vAlign w:val="bottom"/>
          </w:tcPr>
          <w:p w14:paraId="39E32108" w14:textId="4FD5AE83" w:rsidR="00B10691" w:rsidRPr="000337E3" w:rsidRDefault="00BE7185" w:rsidP="00B10691">
            <w:pPr>
              <w:pStyle w:val="a3"/>
            </w:pPr>
            <w:r w:rsidRPr="000337E3">
              <w:t>Unit Clock Name</w:t>
            </w:r>
          </w:p>
        </w:tc>
        <w:tc>
          <w:tcPr>
            <w:tcW w:w="3686" w:type="dxa"/>
            <w:shd w:val="pct15" w:color="auto" w:fill="auto"/>
            <w:vAlign w:val="bottom"/>
          </w:tcPr>
          <w:p w14:paraId="5976FEA8" w14:textId="5394A8BC" w:rsidR="00B10691" w:rsidRPr="000337E3" w:rsidRDefault="00F7506B" w:rsidP="00B10691">
            <w:pPr>
              <w:pStyle w:val="a3"/>
            </w:pPr>
            <w:r w:rsidRPr="000337E3">
              <w:t>Clock Name</w:t>
            </w:r>
          </w:p>
        </w:tc>
      </w:tr>
      <w:tr w:rsidR="00F7506B" w:rsidRPr="000337E3" w14:paraId="5F6B90AD" w14:textId="77777777" w:rsidTr="00F7506B">
        <w:tc>
          <w:tcPr>
            <w:tcW w:w="3686" w:type="dxa"/>
            <w:vMerge w:val="restart"/>
          </w:tcPr>
          <w:p w14:paraId="3648FF05" w14:textId="09C84B3B" w:rsidR="00F7506B" w:rsidRPr="000337E3" w:rsidRDefault="00BE7185" w:rsidP="00F7506B">
            <w:pPr>
              <w:pStyle w:val="a4"/>
            </w:pPr>
            <w:r w:rsidRPr="000337E3">
              <w:t>OTS0</w:t>
            </w:r>
          </w:p>
        </w:tc>
        <w:tc>
          <w:tcPr>
            <w:tcW w:w="2268" w:type="dxa"/>
          </w:tcPr>
          <w:p w14:paraId="296C4653" w14:textId="7A1487F7" w:rsidR="00F7506B" w:rsidRPr="000337E3" w:rsidRDefault="00BE7185" w:rsidP="00B10691">
            <w:pPr>
              <w:pStyle w:val="a4"/>
            </w:pPr>
            <w:r w:rsidRPr="000337E3">
              <w:t>Operation clock</w:t>
            </w:r>
          </w:p>
        </w:tc>
        <w:tc>
          <w:tcPr>
            <w:tcW w:w="3686" w:type="dxa"/>
          </w:tcPr>
          <w:p w14:paraId="39D29A05" w14:textId="28DB9091" w:rsidR="00F7506B" w:rsidRPr="000337E3" w:rsidRDefault="00BE7185" w:rsidP="005A5697">
            <w:pPr>
              <w:pStyle w:val="a4"/>
            </w:pPr>
            <w:r w:rsidRPr="000337E3">
              <w:t>CLK_LSB</w:t>
            </w:r>
            <w:r w:rsidRPr="000337E3">
              <w:rPr>
                <w:color w:val="00B0F0"/>
              </w:rPr>
              <w:t xml:space="preserve"> </w:t>
            </w:r>
          </w:p>
        </w:tc>
      </w:tr>
      <w:tr w:rsidR="00F7506B" w:rsidRPr="000337E3" w14:paraId="1721605F" w14:textId="77777777" w:rsidTr="00F7506B">
        <w:tc>
          <w:tcPr>
            <w:tcW w:w="3686" w:type="dxa"/>
            <w:vMerge/>
          </w:tcPr>
          <w:p w14:paraId="4B33FBB8" w14:textId="77777777" w:rsidR="00F7506B" w:rsidRPr="000337E3" w:rsidRDefault="00F7506B" w:rsidP="00B10691">
            <w:pPr>
              <w:pStyle w:val="a4"/>
            </w:pPr>
          </w:p>
        </w:tc>
        <w:tc>
          <w:tcPr>
            <w:tcW w:w="2268" w:type="dxa"/>
          </w:tcPr>
          <w:p w14:paraId="244C9624" w14:textId="1412D1A1" w:rsidR="00F7506B" w:rsidRPr="000337E3" w:rsidRDefault="00BE7185" w:rsidP="00B10691">
            <w:pPr>
              <w:pStyle w:val="a4"/>
            </w:pPr>
            <w:r w:rsidRPr="000337E3">
              <w:t>Register access clock</w:t>
            </w:r>
          </w:p>
        </w:tc>
        <w:tc>
          <w:tcPr>
            <w:tcW w:w="3686" w:type="dxa"/>
          </w:tcPr>
          <w:p w14:paraId="2928A3D1" w14:textId="040B0024" w:rsidR="00F7506B" w:rsidRPr="000337E3" w:rsidRDefault="00BE7185" w:rsidP="00B10691">
            <w:pPr>
              <w:pStyle w:val="a4"/>
            </w:pPr>
            <w:r w:rsidRPr="000337E3">
              <w:t>CLK_LSB</w:t>
            </w:r>
          </w:p>
        </w:tc>
      </w:tr>
    </w:tbl>
    <w:p w14:paraId="7471AC3F" w14:textId="77777777" w:rsidR="00251FBE" w:rsidRPr="000337E3" w:rsidRDefault="00251FBE" w:rsidP="00251FBE">
      <w:pPr>
        <w:pStyle w:val="BodyText"/>
      </w:pPr>
    </w:p>
    <w:p w14:paraId="47E9E1ED" w14:textId="4EE42C82" w:rsidR="00251FBE" w:rsidRPr="000337E3" w:rsidRDefault="00173589" w:rsidP="00173589">
      <w:pPr>
        <w:pStyle w:val="Heading3"/>
      </w:pPr>
      <w:bookmarkStart w:id="7" w:name="_Toc443438149"/>
      <w:r w:rsidRPr="000337E3">
        <w:t>Interrupt Requests</w:t>
      </w:r>
      <w:bookmarkEnd w:id="7"/>
    </w:p>
    <w:p w14:paraId="728D1072" w14:textId="23EB9327" w:rsidR="00251FBE" w:rsidRPr="000337E3" w:rsidRDefault="00173589" w:rsidP="00251FBE">
      <w:pPr>
        <w:pStyle w:val="BodyText"/>
      </w:pPr>
      <w:r w:rsidRPr="000337E3">
        <w:t>The temperature sensor interrupt requests are listed in the following table.</w:t>
      </w:r>
    </w:p>
    <w:p w14:paraId="2D5886A1" w14:textId="65095484" w:rsidR="000F4F0A" w:rsidRPr="000337E3" w:rsidRDefault="000F4F0A" w:rsidP="00C63A80">
      <w:pPr>
        <w:pStyle w:val="Caption"/>
      </w:pPr>
      <w:r w:rsidRPr="000337E3">
        <w:t xml:space="preserve">Table </w:t>
      </w:r>
      <w:r w:rsidR="00890203">
        <w:fldChar w:fldCharType="begin"/>
      </w:r>
      <w:r w:rsidR="00890203">
        <w:instrText xml:space="preserve"> STYLEREF 1 \s </w:instrText>
      </w:r>
      <w:r w:rsidR="00890203">
        <w:fldChar w:fldCharType="separate"/>
      </w:r>
      <w:r w:rsidR="00A2170C">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1E07A0">
        <w:rPr>
          <w:noProof/>
        </w:rPr>
        <w:t>4</w:t>
      </w:r>
      <w:r w:rsidR="00890203">
        <w:rPr>
          <w:noProof/>
        </w:rPr>
        <w:fldChar w:fldCharType="end"/>
      </w:r>
      <w:r w:rsidRPr="000337E3">
        <w:tab/>
        <w:t>Interrupt Requests</w:t>
      </w:r>
    </w:p>
    <w:tbl>
      <w:tblPr>
        <w:tblW w:w="9640" w:type="dxa"/>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1985"/>
        <w:gridCol w:w="5670"/>
        <w:gridCol w:w="1985"/>
      </w:tblGrid>
      <w:tr w:rsidR="00173589" w:rsidRPr="000337E3" w14:paraId="0F1BAB8D" w14:textId="77777777" w:rsidTr="00173589">
        <w:tc>
          <w:tcPr>
            <w:tcW w:w="1985" w:type="dxa"/>
            <w:shd w:val="pct15" w:color="auto" w:fill="auto"/>
            <w:noWrap/>
            <w:vAlign w:val="bottom"/>
          </w:tcPr>
          <w:p w14:paraId="732AE8F7" w14:textId="5A54155C" w:rsidR="00173589" w:rsidRPr="000337E3" w:rsidRDefault="00173589" w:rsidP="00173589">
            <w:pPr>
              <w:pStyle w:val="a4"/>
            </w:pPr>
            <w:r w:rsidRPr="000337E3">
              <w:t>Unit Interrupt Name</w:t>
            </w:r>
          </w:p>
        </w:tc>
        <w:tc>
          <w:tcPr>
            <w:tcW w:w="5670" w:type="dxa"/>
            <w:shd w:val="pct15" w:color="auto" w:fill="auto"/>
            <w:noWrap/>
            <w:vAlign w:val="bottom"/>
          </w:tcPr>
          <w:p w14:paraId="50384929" w14:textId="0F41C3D7" w:rsidR="00173589" w:rsidRPr="000337E3" w:rsidRDefault="00173589" w:rsidP="000F4F0A">
            <w:pPr>
              <w:pStyle w:val="a4"/>
            </w:pPr>
            <w:r w:rsidRPr="000337E3">
              <w:t>Unit Interrupt Signal Outline</w:t>
            </w:r>
          </w:p>
        </w:tc>
        <w:tc>
          <w:tcPr>
            <w:tcW w:w="1985" w:type="dxa"/>
            <w:shd w:val="pct15" w:color="auto" w:fill="auto"/>
            <w:noWrap/>
            <w:vAlign w:val="bottom"/>
          </w:tcPr>
          <w:p w14:paraId="1A5B866F" w14:textId="5310FBFF" w:rsidR="00173589" w:rsidRPr="000337E3" w:rsidRDefault="00173589" w:rsidP="00173589">
            <w:pPr>
              <w:pStyle w:val="a4"/>
            </w:pPr>
            <w:r w:rsidRPr="000337E3">
              <w:t>Interrupt Number</w:t>
            </w:r>
          </w:p>
        </w:tc>
      </w:tr>
      <w:tr w:rsidR="00173589" w:rsidRPr="000337E3" w14:paraId="111EA9A6" w14:textId="77777777" w:rsidTr="00173589">
        <w:tc>
          <w:tcPr>
            <w:tcW w:w="1985" w:type="dxa"/>
            <w:shd w:val="clear" w:color="auto" w:fill="auto"/>
            <w:noWrap/>
            <w:hideMark/>
          </w:tcPr>
          <w:p w14:paraId="77EC1014" w14:textId="2F86E5F3" w:rsidR="00173589" w:rsidRPr="000337E3" w:rsidRDefault="00A95E3B" w:rsidP="00F7506B">
            <w:pPr>
              <w:pStyle w:val="a4"/>
            </w:pPr>
            <w:r w:rsidRPr="000337E3">
              <w:rPr>
                <w:rFonts w:hint="eastAsia"/>
              </w:rPr>
              <w:t>INTOTS</w:t>
            </w:r>
            <w:r w:rsidR="00173589" w:rsidRPr="000337E3">
              <w:t>OTE</w:t>
            </w:r>
          </w:p>
        </w:tc>
        <w:tc>
          <w:tcPr>
            <w:tcW w:w="5670" w:type="dxa"/>
            <w:shd w:val="clear" w:color="auto" w:fill="auto"/>
            <w:noWrap/>
            <w:hideMark/>
          </w:tcPr>
          <w:p w14:paraId="3631C282" w14:textId="40E3B5AF" w:rsidR="00173589" w:rsidRPr="000337E3" w:rsidRDefault="00173589" w:rsidP="00F7506B">
            <w:pPr>
              <w:pStyle w:val="a4"/>
            </w:pPr>
            <w:r w:rsidRPr="000337E3">
              <w:t>Temperature sensor error interrupt</w:t>
            </w:r>
          </w:p>
        </w:tc>
        <w:tc>
          <w:tcPr>
            <w:tcW w:w="1985" w:type="dxa"/>
            <w:shd w:val="clear" w:color="auto" w:fill="auto"/>
            <w:noWrap/>
            <w:hideMark/>
          </w:tcPr>
          <w:p w14:paraId="2DFFB6CA" w14:textId="7A2CD7AE" w:rsidR="00173589" w:rsidRPr="000337E3" w:rsidRDefault="00C979F2" w:rsidP="00F7506B">
            <w:pPr>
              <w:pStyle w:val="a4"/>
            </w:pPr>
            <w:r>
              <w:t xml:space="preserve"> 660</w:t>
            </w:r>
          </w:p>
        </w:tc>
      </w:tr>
      <w:tr w:rsidR="00173589" w:rsidRPr="000337E3" w14:paraId="527B8DB7" w14:textId="77777777" w:rsidTr="00173589">
        <w:tc>
          <w:tcPr>
            <w:tcW w:w="1985" w:type="dxa"/>
            <w:shd w:val="clear" w:color="auto" w:fill="auto"/>
            <w:noWrap/>
            <w:hideMark/>
          </w:tcPr>
          <w:p w14:paraId="605F0D3C" w14:textId="5B428CE3" w:rsidR="00173589" w:rsidRPr="000337E3" w:rsidRDefault="00A95E3B" w:rsidP="00F7506B">
            <w:pPr>
              <w:pStyle w:val="a4"/>
            </w:pPr>
            <w:r w:rsidRPr="000337E3">
              <w:rPr>
                <w:rFonts w:hint="eastAsia"/>
              </w:rPr>
              <w:t>INTOTS</w:t>
            </w:r>
            <w:r w:rsidR="00173589" w:rsidRPr="000337E3">
              <w:t>OTI</w:t>
            </w:r>
          </w:p>
        </w:tc>
        <w:tc>
          <w:tcPr>
            <w:tcW w:w="5670" w:type="dxa"/>
            <w:shd w:val="clear" w:color="auto" w:fill="auto"/>
            <w:noWrap/>
            <w:hideMark/>
          </w:tcPr>
          <w:p w14:paraId="398B9F06" w14:textId="0635E305" w:rsidR="00173589" w:rsidRPr="000337E3" w:rsidRDefault="00173589" w:rsidP="00F7506B">
            <w:pPr>
              <w:pStyle w:val="a4"/>
            </w:pPr>
            <w:r w:rsidRPr="000337E3">
              <w:t>Temperature measurement end interrupt</w:t>
            </w:r>
          </w:p>
        </w:tc>
        <w:tc>
          <w:tcPr>
            <w:tcW w:w="1985" w:type="dxa"/>
            <w:shd w:val="clear" w:color="auto" w:fill="auto"/>
            <w:noWrap/>
            <w:hideMark/>
          </w:tcPr>
          <w:p w14:paraId="3C60760F" w14:textId="2EA722FF" w:rsidR="00173589" w:rsidRPr="000337E3" w:rsidRDefault="00C979F2" w:rsidP="00F7506B">
            <w:pPr>
              <w:pStyle w:val="a4"/>
            </w:pPr>
            <w:r>
              <w:t xml:space="preserve"> 661</w:t>
            </w:r>
          </w:p>
        </w:tc>
      </w:tr>
      <w:tr w:rsidR="00173589" w:rsidRPr="000337E3" w14:paraId="2C319C1F" w14:textId="77777777" w:rsidTr="00173589">
        <w:tc>
          <w:tcPr>
            <w:tcW w:w="1985" w:type="dxa"/>
            <w:shd w:val="clear" w:color="auto" w:fill="auto"/>
            <w:noWrap/>
            <w:hideMark/>
          </w:tcPr>
          <w:p w14:paraId="68F87F9E" w14:textId="01EFF694" w:rsidR="00173589" w:rsidRPr="000337E3" w:rsidRDefault="00A95E3B" w:rsidP="00F7506B">
            <w:pPr>
              <w:pStyle w:val="a4"/>
            </w:pPr>
            <w:r w:rsidRPr="000337E3">
              <w:rPr>
                <w:rFonts w:hint="eastAsia"/>
              </w:rPr>
              <w:t>INTOTS</w:t>
            </w:r>
            <w:r w:rsidR="00173589" w:rsidRPr="000337E3">
              <w:t>OTULI</w:t>
            </w:r>
          </w:p>
        </w:tc>
        <w:tc>
          <w:tcPr>
            <w:tcW w:w="5670" w:type="dxa"/>
            <w:shd w:val="clear" w:color="auto" w:fill="auto"/>
            <w:noWrap/>
            <w:hideMark/>
          </w:tcPr>
          <w:p w14:paraId="2044BDF2" w14:textId="372834CD" w:rsidR="00173589" w:rsidRPr="000337E3" w:rsidRDefault="008D24A9" w:rsidP="00F7506B">
            <w:pPr>
              <w:pStyle w:val="a4"/>
            </w:pPr>
            <w:r>
              <w:t>Triggere</w:t>
            </w:r>
            <w:r w:rsidRPr="0031773D">
              <w:t>d if the state machine changes the state due to a temperature ris</w:t>
            </w:r>
            <w:r>
              <w:t xml:space="preserve">e or </w:t>
            </w:r>
            <w:r w:rsidR="002664E1">
              <w:t>drop</w:t>
            </w:r>
            <w:r>
              <w:t xml:space="preserve"> in the guaranteed temperature range</w:t>
            </w:r>
          </w:p>
        </w:tc>
        <w:tc>
          <w:tcPr>
            <w:tcW w:w="1985" w:type="dxa"/>
            <w:shd w:val="clear" w:color="auto" w:fill="auto"/>
            <w:noWrap/>
            <w:hideMark/>
          </w:tcPr>
          <w:p w14:paraId="0837B5D3" w14:textId="40DEC20E" w:rsidR="00173589" w:rsidRPr="000337E3" w:rsidRDefault="00C979F2" w:rsidP="00F7506B">
            <w:pPr>
              <w:pStyle w:val="a4"/>
            </w:pPr>
            <w:r>
              <w:t xml:space="preserve"> 662</w:t>
            </w:r>
          </w:p>
        </w:tc>
      </w:tr>
    </w:tbl>
    <w:p w14:paraId="2C4740B9" w14:textId="0AE5CEFD" w:rsidR="005A5697" w:rsidRPr="000337E3" w:rsidRDefault="005A5697" w:rsidP="005A5697">
      <w:pPr>
        <w:pStyle w:val="Caption"/>
      </w:pPr>
      <w:r w:rsidRPr="000337E3">
        <w:t xml:space="preserve">Table </w:t>
      </w:r>
      <w:r>
        <w:fldChar w:fldCharType="begin"/>
      </w:r>
      <w:r>
        <w:instrText xml:space="preserve"> STYLEREF 1 \s </w:instrText>
      </w:r>
      <w:r>
        <w:fldChar w:fldCharType="separate"/>
      </w:r>
      <w:r w:rsidR="00A2170C">
        <w:rPr>
          <w:noProof/>
        </w:rPr>
        <w:t>12</w:t>
      </w:r>
      <w:r>
        <w:rPr>
          <w:noProof/>
        </w:rPr>
        <w:fldChar w:fldCharType="end"/>
      </w:r>
      <w:r w:rsidRPr="000337E3">
        <w:t>.</w:t>
      </w:r>
      <w:r>
        <w:fldChar w:fldCharType="begin"/>
      </w:r>
      <w:r>
        <w:instrText xml:space="preserve"> SEQ Table \* ARABIC \s 1 </w:instrText>
      </w:r>
      <w:r>
        <w:fldChar w:fldCharType="separate"/>
      </w:r>
      <w:r>
        <w:rPr>
          <w:noProof/>
        </w:rPr>
        <w:t>5</w:t>
      </w:r>
      <w:r>
        <w:rPr>
          <w:noProof/>
        </w:rPr>
        <w:fldChar w:fldCharType="end"/>
      </w:r>
      <w:r w:rsidR="003F2F1B">
        <w:tab/>
        <w:t>Alarm N</w:t>
      </w:r>
      <w:r w:rsidR="00A2170C">
        <w:t>otification</w:t>
      </w:r>
    </w:p>
    <w:tbl>
      <w:tblPr>
        <w:tblW w:w="9640" w:type="dxa"/>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1985"/>
        <w:gridCol w:w="5670"/>
        <w:gridCol w:w="1985"/>
      </w:tblGrid>
      <w:tr w:rsidR="005A5697" w:rsidRPr="000337E3" w14:paraId="3E2BE2F6" w14:textId="77777777" w:rsidTr="005A5697">
        <w:tc>
          <w:tcPr>
            <w:tcW w:w="1985" w:type="dxa"/>
            <w:shd w:val="pct15" w:color="auto" w:fill="auto"/>
            <w:noWrap/>
            <w:vAlign w:val="bottom"/>
          </w:tcPr>
          <w:p w14:paraId="793BAB4C" w14:textId="77777777" w:rsidR="005A5697" w:rsidRPr="000337E3" w:rsidRDefault="005A5697" w:rsidP="005A5697">
            <w:pPr>
              <w:pStyle w:val="a4"/>
            </w:pPr>
            <w:r w:rsidRPr="000337E3">
              <w:t>Unit Interrupt Name</w:t>
            </w:r>
          </w:p>
        </w:tc>
        <w:tc>
          <w:tcPr>
            <w:tcW w:w="5670" w:type="dxa"/>
            <w:shd w:val="pct15" w:color="auto" w:fill="auto"/>
            <w:noWrap/>
            <w:vAlign w:val="bottom"/>
          </w:tcPr>
          <w:p w14:paraId="012779F9" w14:textId="5144D636" w:rsidR="005A5697" w:rsidRPr="000337E3" w:rsidRDefault="005A5697" w:rsidP="005A5697">
            <w:pPr>
              <w:pStyle w:val="a4"/>
            </w:pPr>
            <w:r w:rsidRPr="000337E3">
              <w:t>Outline</w:t>
            </w:r>
          </w:p>
        </w:tc>
        <w:tc>
          <w:tcPr>
            <w:tcW w:w="1985" w:type="dxa"/>
            <w:shd w:val="pct15" w:color="auto" w:fill="auto"/>
            <w:noWrap/>
            <w:vAlign w:val="bottom"/>
          </w:tcPr>
          <w:p w14:paraId="627F0691" w14:textId="4573E296" w:rsidR="005A5697" w:rsidRPr="000337E3" w:rsidRDefault="00A2170C" w:rsidP="005A5697">
            <w:pPr>
              <w:pStyle w:val="a4"/>
            </w:pPr>
            <w:r>
              <w:t>Connected to</w:t>
            </w:r>
          </w:p>
        </w:tc>
      </w:tr>
      <w:tr w:rsidR="005A5697" w:rsidRPr="000337E3" w14:paraId="79A212B7" w14:textId="77777777" w:rsidTr="005A5697">
        <w:tc>
          <w:tcPr>
            <w:tcW w:w="1985" w:type="dxa"/>
            <w:shd w:val="clear" w:color="auto" w:fill="auto"/>
            <w:noWrap/>
            <w:hideMark/>
          </w:tcPr>
          <w:p w14:paraId="3013FC8A" w14:textId="62C95EBE" w:rsidR="005A5697" w:rsidRPr="00A2170C" w:rsidRDefault="005A5697" w:rsidP="005A5697">
            <w:pPr>
              <w:pStyle w:val="a4"/>
              <w:rPr>
                <w:color w:val="FF0000"/>
              </w:rPr>
            </w:pPr>
            <w:r w:rsidRPr="00A2170C">
              <w:rPr>
                <w:color w:val="FF0000"/>
              </w:rPr>
              <w:t>OTABE</w:t>
            </w:r>
          </w:p>
        </w:tc>
        <w:tc>
          <w:tcPr>
            <w:tcW w:w="5670" w:type="dxa"/>
            <w:shd w:val="clear" w:color="auto" w:fill="auto"/>
            <w:noWrap/>
            <w:hideMark/>
          </w:tcPr>
          <w:p w14:paraId="09CC0FA1" w14:textId="0B037727" w:rsidR="005A5697" w:rsidRPr="00A2170C" w:rsidRDefault="005A5697" w:rsidP="005A5697">
            <w:pPr>
              <w:pStyle w:val="a4"/>
              <w:rPr>
                <w:color w:val="FF0000"/>
              </w:rPr>
            </w:pPr>
            <w:r w:rsidRPr="00A2170C">
              <w:rPr>
                <w:color w:val="FF0000"/>
              </w:rPr>
              <w:t>Abno</w:t>
            </w:r>
            <w:r w:rsidR="00A2170C" w:rsidRPr="00A2170C">
              <w:rPr>
                <w:color w:val="FF0000"/>
              </w:rPr>
              <w:t>rmal temperature error signal</w:t>
            </w:r>
          </w:p>
        </w:tc>
        <w:tc>
          <w:tcPr>
            <w:tcW w:w="1985" w:type="dxa"/>
            <w:shd w:val="clear" w:color="auto" w:fill="auto"/>
            <w:noWrap/>
            <w:hideMark/>
          </w:tcPr>
          <w:p w14:paraId="748050A0" w14:textId="337A87AC" w:rsidR="005A5697" w:rsidRPr="00A2170C" w:rsidRDefault="00A2170C" w:rsidP="005A5697">
            <w:pPr>
              <w:pStyle w:val="a4"/>
              <w:rPr>
                <w:color w:val="FF0000"/>
              </w:rPr>
            </w:pPr>
            <w:r w:rsidRPr="00A2170C">
              <w:rPr>
                <w:color w:val="FF0000"/>
              </w:rPr>
              <w:t>ECM</w:t>
            </w:r>
          </w:p>
        </w:tc>
      </w:tr>
    </w:tbl>
    <w:p w14:paraId="3CE7D224" w14:textId="6E44243B" w:rsidR="00173589" w:rsidRPr="000337E3" w:rsidRDefault="00173589" w:rsidP="0072281B">
      <w:pPr>
        <w:pStyle w:val="BodyText"/>
      </w:pPr>
    </w:p>
    <w:p w14:paraId="4437DC33" w14:textId="33D016F9" w:rsidR="00251FBE" w:rsidRPr="000337E3" w:rsidRDefault="00173589" w:rsidP="00173589">
      <w:pPr>
        <w:pStyle w:val="Heading3"/>
      </w:pPr>
      <w:bookmarkStart w:id="8" w:name="_Toc443438150"/>
      <w:r w:rsidRPr="000337E3">
        <w:t>External Input and Output Pins</w:t>
      </w:r>
      <w:bookmarkEnd w:id="8"/>
    </w:p>
    <w:p w14:paraId="2E0774DC" w14:textId="6A9EDFA2" w:rsidR="00251FBE" w:rsidRPr="000337E3" w:rsidRDefault="00173589" w:rsidP="00251FBE">
      <w:pPr>
        <w:pStyle w:val="BodyText"/>
      </w:pPr>
      <w:r w:rsidRPr="000337E3">
        <w:t>This module h</w:t>
      </w:r>
      <w:r w:rsidR="003F2F1B">
        <w:t>as no external input/output pin</w:t>
      </w:r>
      <w:r w:rsidRPr="000337E3">
        <w:t>.</w:t>
      </w:r>
    </w:p>
    <w:p w14:paraId="236D60F3" w14:textId="28B55A40" w:rsidR="00AC0DA7" w:rsidRPr="000337E3" w:rsidRDefault="00AC0DA7" w:rsidP="00AC0DA7">
      <w:pPr>
        <w:pStyle w:val="BodyText"/>
      </w:pPr>
      <w:r w:rsidRPr="000337E3">
        <w:br w:type="page"/>
      </w:r>
    </w:p>
    <w:p w14:paraId="4D8D6DDA" w14:textId="03612579" w:rsidR="00AC0DA7" w:rsidRPr="000337E3" w:rsidRDefault="00AC0DA7" w:rsidP="00005733">
      <w:pPr>
        <w:pStyle w:val="Heading2"/>
      </w:pPr>
      <w:bookmarkStart w:id="9" w:name="_Toc443438151"/>
      <w:r w:rsidRPr="000337E3">
        <w:lastRenderedPageBreak/>
        <w:t>Overview</w:t>
      </w:r>
      <w:bookmarkEnd w:id="9"/>
    </w:p>
    <w:p w14:paraId="45BC2E38" w14:textId="40E756D8" w:rsidR="00AC0DA7" w:rsidRPr="000337E3" w:rsidRDefault="00AC0DA7" w:rsidP="00005733">
      <w:pPr>
        <w:pStyle w:val="Heading3"/>
      </w:pPr>
      <w:bookmarkStart w:id="10" w:name="_Toc443438152"/>
      <w:r w:rsidRPr="000337E3">
        <w:t>Functional Overview</w:t>
      </w:r>
      <w:bookmarkEnd w:id="10"/>
    </w:p>
    <w:p w14:paraId="5F45F501" w14:textId="77777777" w:rsidR="00AC0DA7" w:rsidRPr="000337E3" w:rsidRDefault="00AC0DA7" w:rsidP="00005733">
      <w:pPr>
        <w:pStyle w:val="BodyText"/>
      </w:pPr>
      <w:r w:rsidRPr="000337E3">
        <w:t>The following describes features of the temperature sensor.</w:t>
      </w:r>
    </w:p>
    <w:p w14:paraId="19D51F53" w14:textId="18786316" w:rsidR="00AC0DA7" w:rsidRPr="000337E3" w:rsidRDefault="00AC0DA7" w:rsidP="00005733">
      <w:pPr>
        <w:pStyle w:val="a1"/>
      </w:pPr>
      <w:r w:rsidRPr="000337E3">
        <w:t>Temperature data register</w:t>
      </w:r>
    </w:p>
    <w:p w14:paraId="201F8593" w14:textId="77777777" w:rsidR="00AC0DA7" w:rsidRPr="000337E3" w:rsidRDefault="00AC0DA7" w:rsidP="00005733">
      <w:pPr>
        <w:pStyle w:val="af1"/>
      </w:pPr>
      <w:r w:rsidRPr="000337E3">
        <w:t>A temperature data register stores a temperature measurement value.</w:t>
      </w:r>
    </w:p>
    <w:p w14:paraId="74542ABF" w14:textId="4373B621" w:rsidR="00AC0DA7" w:rsidRPr="000337E3" w:rsidRDefault="00AC0DA7" w:rsidP="00005733">
      <w:pPr>
        <w:pStyle w:val="a1"/>
      </w:pPr>
      <w:r w:rsidRPr="000337E3">
        <w:t>Temperature measurement mode</w:t>
      </w:r>
    </w:p>
    <w:p w14:paraId="5BF8D320" w14:textId="77777777" w:rsidR="00AC0DA7" w:rsidRPr="000337E3" w:rsidRDefault="00AC0DA7" w:rsidP="00005733">
      <w:pPr>
        <w:pStyle w:val="af1"/>
      </w:pPr>
      <w:r w:rsidRPr="000337E3">
        <w:t>Single measurement mode: Used to measure temperature only once.</w:t>
      </w:r>
    </w:p>
    <w:p w14:paraId="73C868A2" w14:textId="77777777" w:rsidR="00AC0DA7" w:rsidRPr="000337E3" w:rsidRDefault="00AC0DA7" w:rsidP="00005733">
      <w:pPr>
        <w:pStyle w:val="af1"/>
      </w:pPr>
      <w:r w:rsidRPr="000337E3">
        <w:t>Continuous measurement mode: Used to measure temperature continuously.</w:t>
      </w:r>
    </w:p>
    <w:p w14:paraId="6A631246" w14:textId="420E7AE9" w:rsidR="00AC0DA7" w:rsidRPr="000337E3" w:rsidRDefault="00AC0DA7" w:rsidP="00005733">
      <w:pPr>
        <w:pStyle w:val="a1"/>
      </w:pPr>
      <w:r w:rsidRPr="000337E3">
        <w:t>Supporting temperature measurement end interrupt</w:t>
      </w:r>
    </w:p>
    <w:p w14:paraId="75C0F858" w14:textId="0027E6AC" w:rsidR="00AC0DA7" w:rsidRPr="000337E3" w:rsidRDefault="00AC0DA7" w:rsidP="00005733">
      <w:pPr>
        <w:pStyle w:val="af1"/>
      </w:pPr>
      <w:r w:rsidRPr="000337E3">
        <w:t>Each time temperature measurement ends, the temperature sensor can generate an interrupt request (</w:t>
      </w:r>
      <w:r w:rsidR="00203D34">
        <w:t>INTOTS</w:t>
      </w:r>
      <w:r w:rsidRPr="000337E3">
        <w:t>OTI) to be sent to the INTC.</w:t>
      </w:r>
    </w:p>
    <w:p w14:paraId="07043DE9" w14:textId="4BBB79F9" w:rsidR="00AC0DA7" w:rsidRPr="000337E3" w:rsidRDefault="00AC0DA7" w:rsidP="00005733">
      <w:pPr>
        <w:pStyle w:val="a1"/>
      </w:pPr>
      <w:r w:rsidRPr="000337E3">
        <w:t xml:space="preserve">Supporting </w:t>
      </w:r>
      <w:r w:rsidR="00CA1CE3">
        <w:t xml:space="preserve">abnormal </w:t>
      </w:r>
      <w:r w:rsidRPr="000337E3">
        <w:t xml:space="preserve">temperature error </w:t>
      </w:r>
      <w:r w:rsidR="0044465B">
        <w:t xml:space="preserve">signal </w:t>
      </w:r>
      <w:r w:rsidRPr="000337E3">
        <w:t>and temperature rise</w:t>
      </w:r>
      <w:r w:rsidR="00005733" w:rsidRPr="000337E3">
        <w:t xml:space="preserve"> </w:t>
      </w:r>
      <w:r w:rsidRPr="000337E3">
        <w:t>/</w:t>
      </w:r>
      <w:r w:rsidR="00005733" w:rsidRPr="000337E3">
        <w:t xml:space="preserve"> </w:t>
      </w:r>
      <w:r w:rsidR="002664E1">
        <w:t>drop</w:t>
      </w:r>
      <w:r w:rsidRPr="000337E3">
        <w:t xml:space="preserve"> interrupt</w:t>
      </w:r>
    </w:p>
    <w:p w14:paraId="48C7C386" w14:textId="155C298A" w:rsidR="00AC0DA7" w:rsidRPr="000337E3" w:rsidRDefault="00AC0DA7" w:rsidP="00005733">
      <w:pPr>
        <w:pStyle w:val="af1"/>
      </w:pPr>
      <w:r w:rsidRPr="000337E3">
        <w:t>Six temperature threshold values (high-temperature border A</w:t>
      </w:r>
      <w:r w:rsidR="002664E1">
        <w:t>U</w:t>
      </w:r>
      <w:r w:rsidRPr="000337E3">
        <w:t xml:space="preserve"> &gt; high-temperature border AL &gt; high-temperature border B</w:t>
      </w:r>
      <w:r w:rsidR="002664E1">
        <w:t>U</w:t>
      </w:r>
      <w:r w:rsidRPr="000337E3">
        <w:t xml:space="preserve"> &gt; high-temperature border BL &gt; low-temperature border A</w:t>
      </w:r>
      <w:r w:rsidR="002664E1">
        <w:t>U</w:t>
      </w:r>
      <w:r w:rsidRPr="000337E3">
        <w:t xml:space="preserve"> &gt; low-temperature border AL) should be set in advance. Furthermore, the temperature sensor has four temperature states (high temperature A, high temperature B, normal temperature, and low temperature A). Temperature state is updated at each temperature measurement according to six temperature threshold values. The following describes conditions for generating </w:t>
      </w:r>
      <w:proofErr w:type="spellStart"/>
      <w:r w:rsidRPr="000337E3">
        <w:t>a</w:t>
      </w:r>
      <w:proofErr w:type="spellEnd"/>
      <w:r w:rsidRPr="000337E3">
        <w:t xml:space="preserve"> </w:t>
      </w:r>
      <w:r w:rsidR="0044465B">
        <w:t xml:space="preserve">abnormal </w:t>
      </w:r>
      <w:r w:rsidRPr="000337E3">
        <w:t xml:space="preserve">temperature </w:t>
      </w:r>
      <w:proofErr w:type="gramStart"/>
      <w:r w:rsidRPr="000337E3">
        <w:t xml:space="preserve">error </w:t>
      </w:r>
      <w:r w:rsidR="000C578C">
        <w:t xml:space="preserve"> </w:t>
      </w:r>
      <w:r w:rsidR="0044465B">
        <w:t>signal</w:t>
      </w:r>
      <w:proofErr w:type="gramEnd"/>
      <w:r w:rsidRPr="000337E3">
        <w:t xml:space="preserve"> and a temperature rise/</w:t>
      </w:r>
      <w:r w:rsidR="002664E1">
        <w:t>drop</w:t>
      </w:r>
      <w:r w:rsidRPr="000337E3">
        <w:t xml:space="preserve"> interrupt.</w:t>
      </w:r>
    </w:p>
    <w:p w14:paraId="32A4C824" w14:textId="0DD857D0" w:rsidR="00AC0DA7" w:rsidRPr="000337E3" w:rsidRDefault="00AC0DA7" w:rsidP="00005733">
      <w:pPr>
        <w:pStyle w:val="a"/>
      </w:pPr>
      <w:r w:rsidRPr="000337E3">
        <w:t>A</w:t>
      </w:r>
      <w:r w:rsidR="0044465B">
        <w:t>n</w:t>
      </w:r>
      <w:r w:rsidRPr="000337E3">
        <w:t xml:space="preserve"> </w:t>
      </w:r>
      <w:r w:rsidR="0044465B">
        <w:t xml:space="preserve">abnormal </w:t>
      </w:r>
      <w:r w:rsidRPr="000337E3">
        <w:t xml:space="preserve">temperature </w:t>
      </w:r>
      <w:proofErr w:type="gramStart"/>
      <w:r w:rsidRPr="000337E3">
        <w:t xml:space="preserve">error </w:t>
      </w:r>
      <w:r w:rsidR="000C578C">
        <w:t xml:space="preserve"> </w:t>
      </w:r>
      <w:r w:rsidR="0044465B">
        <w:t>signal</w:t>
      </w:r>
      <w:proofErr w:type="gramEnd"/>
      <w:r w:rsidRPr="000337E3">
        <w:t xml:space="preserve"> (OTABE) is output at a transition from a state other than high temperature A to high temperature A or at a transition from a state other than low temperature A to low temperature A.</w:t>
      </w:r>
    </w:p>
    <w:p w14:paraId="6E53C69A" w14:textId="080BFB56" w:rsidR="008D24A9" w:rsidRPr="0031773D" w:rsidRDefault="008D24A9" w:rsidP="00A618DC">
      <w:pPr>
        <w:pStyle w:val="a"/>
        <w:numPr>
          <w:ilvl w:val="0"/>
          <w:numId w:val="26"/>
        </w:numPr>
        <w:ind w:left="454" w:hanging="255"/>
        <w:textAlignment w:val="auto"/>
        <w:rPr>
          <w:snapToGrid/>
        </w:rPr>
      </w:pPr>
      <w:r>
        <w:t>A temperature rise/</w:t>
      </w:r>
      <w:r w:rsidR="002664E1">
        <w:t>drop</w:t>
      </w:r>
      <w:r>
        <w:t xml:space="preserve"> inter</w:t>
      </w:r>
      <w:r w:rsidRPr="0031773D">
        <w:t xml:space="preserve">rupt (INTOTSOTULI) is output at a transition from high temperature A to high temperature B or normal temperature or at a transition from high temperature B to normal </w:t>
      </w:r>
      <w:proofErr w:type="gramStart"/>
      <w:r w:rsidRPr="0031773D">
        <w:t>temperature, that</w:t>
      </w:r>
      <w:proofErr w:type="gramEnd"/>
      <w:r w:rsidRPr="0031773D">
        <w:t xml:space="preserve"> </w:t>
      </w:r>
      <w:r w:rsidR="001E07A0" w:rsidRPr="0031773D">
        <w:t>is when</w:t>
      </w:r>
      <w:r w:rsidRPr="0031773D">
        <w:t xml:space="preserve"> temperature </w:t>
      </w:r>
      <w:r w:rsidR="002664E1">
        <w:t>drop</w:t>
      </w:r>
      <w:r w:rsidRPr="0031773D">
        <w:t>s.</w:t>
      </w:r>
    </w:p>
    <w:p w14:paraId="1EF70479" w14:textId="43502BD1" w:rsidR="008D24A9" w:rsidRPr="0031773D" w:rsidRDefault="008D24A9" w:rsidP="00A618DC">
      <w:pPr>
        <w:pStyle w:val="a"/>
        <w:numPr>
          <w:ilvl w:val="0"/>
          <w:numId w:val="26"/>
        </w:numPr>
        <w:ind w:left="454" w:hanging="255"/>
        <w:textAlignment w:val="auto"/>
      </w:pPr>
      <w:r w:rsidRPr="0031773D">
        <w:t>A temperature rise/</w:t>
      </w:r>
      <w:r w:rsidR="002664E1">
        <w:t>drop</w:t>
      </w:r>
      <w:r w:rsidRPr="0031773D">
        <w:t xml:space="preserve"> interrupt (INTOTSOTULI) is output at a transition from low temperature A to high temperature B or normal temperature or at a transition from normal temperature to high temperature B, that is, when temperature rises.</w:t>
      </w:r>
    </w:p>
    <w:p w14:paraId="0573599F" w14:textId="77777777" w:rsidR="008D24A9" w:rsidRPr="0031773D" w:rsidRDefault="008D24A9" w:rsidP="008D24A9">
      <w:pPr>
        <w:pStyle w:val="BodyText"/>
      </w:pPr>
      <w:r w:rsidRPr="0031773D">
        <w:t>Temperature status can be monitored by reading the temperature status register.</w:t>
      </w:r>
    </w:p>
    <w:p w14:paraId="3541DD10" w14:textId="77777777" w:rsidR="008D24A9" w:rsidRPr="0031773D" w:rsidRDefault="008D24A9" w:rsidP="00A618DC">
      <w:pPr>
        <w:pStyle w:val="a1"/>
        <w:numPr>
          <w:ilvl w:val="0"/>
          <w:numId w:val="25"/>
        </w:numPr>
        <w:ind w:left="198" w:hanging="170"/>
        <w:textAlignment w:val="auto"/>
      </w:pPr>
      <w:r w:rsidRPr="0031773D">
        <w:t>Diagnosis function</w:t>
      </w:r>
    </w:p>
    <w:p w14:paraId="3ACA8069" w14:textId="77777777" w:rsidR="008D24A9" w:rsidRPr="0031773D" w:rsidRDefault="008D24A9" w:rsidP="008D24A9">
      <w:pPr>
        <w:pStyle w:val="af1"/>
      </w:pPr>
      <w:r w:rsidRPr="0031773D">
        <w:t>When temperature is measured in continuous measurement mode, if the difference between the measured value and the previously measured value is larger than the specified temperature difference limit value, a temperature sensor error interrupt (INTOTSOTE) is output.</w:t>
      </w:r>
    </w:p>
    <w:p w14:paraId="05AD0E92" w14:textId="77777777" w:rsidR="008D24A9" w:rsidRPr="0031773D" w:rsidRDefault="008D24A9" w:rsidP="00A618DC">
      <w:pPr>
        <w:pStyle w:val="a1"/>
        <w:numPr>
          <w:ilvl w:val="0"/>
          <w:numId w:val="25"/>
        </w:numPr>
        <w:ind w:left="198" w:hanging="170"/>
        <w:textAlignment w:val="auto"/>
      </w:pPr>
      <w:r w:rsidRPr="0031773D">
        <w:t>Reducing errors by temperature correction</w:t>
      </w:r>
    </w:p>
    <w:p w14:paraId="6943A011" w14:textId="5B14A305" w:rsidR="00AC0DA7" w:rsidRPr="000337E3" w:rsidRDefault="008D24A9" w:rsidP="008D24A9">
      <w:pPr>
        <w:pStyle w:val="af1"/>
      </w:pPr>
      <w:r w:rsidRPr="0031773D">
        <w:t>Three temperature correction coefficients are stored during device manufacturing in co</w:t>
      </w:r>
      <w:r>
        <w:t>efficient registers A to C.</w:t>
      </w:r>
    </w:p>
    <w:p w14:paraId="0C51760A" w14:textId="2C2A19E0" w:rsidR="00AC0DA7" w:rsidRPr="000337E3" w:rsidRDefault="00005733" w:rsidP="00005733">
      <w:pPr>
        <w:pStyle w:val="BodyText"/>
      </w:pPr>
      <w:r w:rsidRPr="000337E3">
        <w:br w:type="page"/>
      </w:r>
    </w:p>
    <w:p w14:paraId="2DF9227F" w14:textId="662F81B6" w:rsidR="00AC0DA7" w:rsidRPr="000337E3" w:rsidRDefault="00AC0DA7" w:rsidP="00005733">
      <w:pPr>
        <w:pStyle w:val="Heading3"/>
      </w:pPr>
      <w:bookmarkStart w:id="11" w:name="_Toc443438153"/>
      <w:r w:rsidRPr="000337E3">
        <w:lastRenderedPageBreak/>
        <w:t>Block Diagram</w:t>
      </w:r>
      <w:bookmarkEnd w:id="11"/>
    </w:p>
    <w:p w14:paraId="49AD1CE1" w14:textId="3FAD89B3" w:rsidR="00AC0DA7" w:rsidRPr="000337E3" w:rsidRDefault="00005733" w:rsidP="00005733">
      <w:pPr>
        <w:pStyle w:val="BodyText"/>
      </w:pPr>
      <w:r w:rsidRPr="000337E3">
        <w:rPr>
          <w:rStyle w:val="a9"/>
        </w:rPr>
        <w:fldChar w:fldCharType="begin"/>
      </w:r>
      <w:r w:rsidRPr="000337E3">
        <w:rPr>
          <w:rStyle w:val="a9"/>
        </w:rPr>
        <w:instrText xml:space="preserve"> REF _Ref438145340 \h  \* MERGEFORMAT </w:instrText>
      </w:r>
      <w:r w:rsidRPr="000337E3">
        <w:rPr>
          <w:rStyle w:val="a9"/>
        </w:rPr>
      </w:r>
      <w:r w:rsidRPr="000337E3">
        <w:rPr>
          <w:rStyle w:val="a9"/>
        </w:rPr>
        <w:fldChar w:fldCharType="separate"/>
      </w:r>
      <w:r w:rsidR="001E07A0" w:rsidRPr="001E07A0">
        <w:rPr>
          <w:rStyle w:val="a9"/>
        </w:rPr>
        <w:t>Figure</w:t>
      </w:r>
      <w:r w:rsidR="0044465B">
        <w:rPr>
          <w:rStyle w:val="a9"/>
        </w:rPr>
        <w:t>12</w:t>
      </w:r>
      <w:r w:rsidR="001E07A0" w:rsidRPr="001E07A0">
        <w:rPr>
          <w:rStyle w:val="a9"/>
        </w:rPr>
        <w:t>.1</w:t>
      </w:r>
      <w:r w:rsidRPr="000337E3">
        <w:rPr>
          <w:rStyle w:val="a9"/>
        </w:rPr>
        <w:fldChar w:fldCharType="end"/>
      </w:r>
      <w:r w:rsidR="00AC0DA7" w:rsidRPr="000337E3">
        <w:t xml:space="preserve"> shows a block diagram of the temperature sensor.</w:t>
      </w:r>
    </w:p>
    <w:p w14:paraId="17AE7F08" w14:textId="22C53A76" w:rsidR="0031773D" w:rsidRPr="000337E3" w:rsidRDefault="003207CF" w:rsidP="00005733">
      <w:pPr>
        <w:pStyle w:val="af"/>
      </w:pPr>
      <w:r>
        <w:rPr>
          <w:noProof/>
          <w:snapToGrid/>
          <w:lang w:eastAsia="en-US"/>
        </w:rPr>
        <w:drawing>
          <wp:inline distT="0" distB="0" distL="0" distR="0" wp14:anchorId="036090AB" wp14:editId="2A9AB4C2">
            <wp:extent cx="4448175" cy="2209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8175" cy="2209800"/>
                    </a:xfrm>
                    <a:prstGeom prst="rect">
                      <a:avLst/>
                    </a:prstGeom>
                  </pic:spPr>
                </pic:pic>
              </a:graphicData>
            </a:graphic>
          </wp:inline>
        </w:drawing>
      </w:r>
    </w:p>
    <w:p w14:paraId="2766B9BE" w14:textId="109E3717" w:rsidR="00AC0DA7" w:rsidRPr="000337E3" w:rsidRDefault="00005733" w:rsidP="00005733">
      <w:pPr>
        <w:pStyle w:val="Caption"/>
      </w:pPr>
      <w:bookmarkStart w:id="12" w:name="_Ref438145340"/>
      <w:r w:rsidRPr="000337E3">
        <w:t xml:space="preserve">Figure </w:t>
      </w:r>
      <w:r w:rsidR="00890203">
        <w:fldChar w:fldCharType="begin"/>
      </w:r>
      <w:r w:rsidR="00890203">
        <w:instrText xml:space="preserve"> STYLEREF 1 \s </w:instrText>
      </w:r>
      <w:r w:rsidR="00890203">
        <w:fldChar w:fldCharType="separate"/>
      </w:r>
      <w:r w:rsidR="0044465B">
        <w:rPr>
          <w:noProof/>
        </w:rPr>
        <w:t>12</w:t>
      </w:r>
      <w:r w:rsidR="00890203">
        <w:rPr>
          <w:noProof/>
        </w:rPr>
        <w:fldChar w:fldCharType="end"/>
      </w:r>
      <w:r w:rsidRPr="000337E3">
        <w:t>.</w:t>
      </w:r>
      <w:r w:rsidR="00890203">
        <w:fldChar w:fldCharType="begin"/>
      </w:r>
      <w:r w:rsidR="00890203">
        <w:instrText xml:space="preserve"> SEQ Figure \* ARABIC \s 1 </w:instrText>
      </w:r>
      <w:r w:rsidR="00890203">
        <w:fldChar w:fldCharType="separate"/>
      </w:r>
      <w:r w:rsidR="001E07A0">
        <w:rPr>
          <w:noProof/>
        </w:rPr>
        <w:t>1</w:t>
      </w:r>
      <w:r w:rsidR="00890203">
        <w:rPr>
          <w:noProof/>
        </w:rPr>
        <w:fldChar w:fldCharType="end"/>
      </w:r>
      <w:bookmarkEnd w:id="12"/>
      <w:r w:rsidRPr="000337E3">
        <w:tab/>
      </w:r>
      <w:r w:rsidR="00AC0DA7" w:rsidRPr="000337E3">
        <w:t>Temperature Sensor Block Diagram</w:t>
      </w:r>
    </w:p>
    <w:p w14:paraId="775CFE6E" w14:textId="77777777" w:rsidR="002B6A7E" w:rsidRPr="00E3244E" w:rsidRDefault="002B6A7E" w:rsidP="002B6A7E">
      <w:pPr>
        <w:pStyle w:val="BodyText"/>
        <w:rPr>
          <w:color w:val="00B0F0"/>
        </w:rPr>
      </w:pPr>
    </w:p>
    <w:p w14:paraId="5661CEC3" w14:textId="7138E2B7" w:rsidR="0031773D" w:rsidRPr="00E3244E" w:rsidRDefault="00356644" w:rsidP="000337E3">
      <w:pPr>
        <w:pStyle w:val="af"/>
        <w:rPr>
          <w:color w:val="00B0F0"/>
        </w:rPr>
      </w:pPr>
      <w:r>
        <w:rPr>
          <w:noProof/>
          <w:snapToGrid/>
          <w:lang w:eastAsia="en-US"/>
        </w:rPr>
        <w:drawing>
          <wp:inline distT="0" distB="0" distL="0" distR="0" wp14:anchorId="2E5E881C" wp14:editId="7B9856EF">
            <wp:extent cx="4410075" cy="1971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75" cy="1971675"/>
                    </a:xfrm>
                    <a:prstGeom prst="rect">
                      <a:avLst/>
                    </a:prstGeom>
                  </pic:spPr>
                </pic:pic>
              </a:graphicData>
            </a:graphic>
          </wp:inline>
        </w:drawing>
      </w:r>
    </w:p>
    <w:p w14:paraId="25470FD4" w14:textId="51F38362" w:rsidR="002B6A7E" w:rsidRPr="00261841" w:rsidRDefault="00E3244E" w:rsidP="002B6A7E">
      <w:pPr>
        <w:pStyle w:val="Caption"/>
        <w:spacing w:after="0"/>
        <w:rPr>
          <w:b/>
          <w:color w:val="000000" w:themeColor="text1"/>
          <w:szCs w:val="18"/>
        </w:rPr>
      </w:pPr>
      <w:r w:rsidRPr="00261841">
        <w:rPr>
          <w:color w:val="000000" w:themeColor="text1"/>
        </w:rPr>
        <w:t xml:space="preserve">Figure </w:t>
      </w:r>
      <w:r w:rsidRPr="00261841">
        <w:rPr>
          <w:color w:val="000000" w:themeColor="text1"/>
        </w:rPr>
        <w:fldChar w:fldCharType="begin"/>
      </w:r>
      <w:r w:rsidRPr="00261841">
        <w:rPr>
          <w:color w:val="000000" w:themeColor="text1"/>
        </w:rPr>
        <w:instrText xml:space="preserve"> STYLEREF 1 \s </w:instrText>
      </w:r>
      <w:r w:rsidRPr="00261841">
        <w:rPr>
          <w:color w:val="000000" w:themeColor="text1"/>
        </w:rPr>
        <w:fldChar w:fldCharType="separate"/>
      </w:r>
      <w:r w:rsidR="0044465B" w:rsidRPr="00261841">
        <w:rPr>
          <w:noProof/>
          <w:color w:val="000000" w:themeColor="text1"/>
        </w:rPr>
        <w:t>12</w:t>
      </w:r>
      <w:r w:rsidRPr="00261841">
        <w:rPr>
          <w:noProof/>
          <w:color w:val="000000" w:themeColor="text1"/>
        </w:rPr>
        <w:fldChar w:fldCharType="end"/>
      </w:r>
      <w:r w:rsidRPr="00261841">
        <w:rPr>
          <w:color w:val="000000" w:themeColor="text1"/>
        </w:rPr>
        <w:t>.</w:t>
      </w:r>
      <w:r w:rsidRPr="00261841">
        <w:rPr>
          <w:color w:val="000000" w:themeColor="text1"/>
        </w:rPr>
        <w:fldChar w:fldCharType="begin"/>
      </w:r>
      <w:r w:rsidRPr="00261841">
        <w:rPr>
          <w:color w:val="000000" w:themeColor="text1"/>
        </w:rPr>
        <w:instrText xml:space="preserve"> SEQ Figure \* ARABIC \s 1 </w:instrText>
      </w:r>
      <w:r w:rsidRPr="00261841">
        <w:rPr>
          <w:color w:val="000000" w:themeColor="text1"/>
        </w:rPr>
        <w:fldChar w:fldCharType="separate"/>
      </w:r>
      <w:r w:rsidR="001E07A0" w:rsidRPr="00261841">
        <w:rPr>
          <w:noProof/>
          <w:color w:val="000000" w:themeColor="text1"/>
        </w:rPr>
        <w:t>2</w:t>
      </w:r>
      <w:r w:rsidRPr="00261841">
        <w:rPr>
          <w:noProof/>
          <w:color w:val="000000" w:themeColor="text1"/>
        </w:rPr>
        <w:fldChar w:fldCharType="end"/>
      </w:r>
      <w:r w:rsidRPr="00261841">
        <w:rPr>
          <w:color w:val="000000" w:themeColor="text1"/>
        </w:rPr>
        <w:tab/>
      </w:r>
      <w:r w:rsidR="002B6A7E" w:rsidRPr="00261841">
        <w:rPr>
          <w:color w:val="000000" w:themeColor="text1"/>
          <w:szCs w:val="18"/>
        </w:rPr>
        <w:t xml:space="preserve">Temperature Sensor Block Diagram </w:t>
      </w:r>
      <w:r w:rsidR="009C1491">
        <w:rPr>
          <w:color w:val="000000" w:themeColor="text1"/>
          <w:szCs w:val="18"/>
        </w:rPr>
        <w:t>[For internal use only]</w:t>
      </w:r>
    </w:p>
    <w:p w14:paraId="37F9A8BA" w14:textId="77777777" w:rsidR="002B6A7E" w:rsidRPr="000337E3" w:rsidRDefault="002B6A7E">
      <w:pPr>
        <w:widowControl/>
        <w:adjustRightInd/>
        <w:snapToGrid/>
        <w:spacing w:line="240" w:lineRule="auto"/>
        <w:textAlignment w:val="auto"/>
        <w:rPr>
          <w:rFonts w:ascii="Arial" w:eastAsia="MS Gothic" w:hAnsi="Arial"/>
          <w:noProof/>
          <w:snapToGrid/>
          <w:sz w:val="28"/>
          <w:szCs w:val="24"/>
        </w:rPr>
      </w:pPr>
      <w:r w:rsidRPr="000337E3">
        <w:br w:type="page"/>
      </w:r>
    </w:p>
    <w:p w14:paraId="24D1A5EC" w14:textId="4599CA7B" w:rsidR="00AC0DA7" w:rsidRPr="000337E3" w:rsidRDefault="00AC0DA7" w:rsidP="00005733">
      <w:pPr>
        <w:pStyle w:val="Heading2"/>
      </w:pPr>
      <w:bookmarkStart w:id="13" w:name="_Toc443438154"/>
      <w:r w:rsidRPr="000337E3">
        <w:lastRenderedPageBreak/>
        <w:t>Register</w:t>
      </w:r>
      <w:bookmarkEnd w:id="13"/>
    </w:p>
    <w:p w14:paraId="19D70E20" w14:textId="27B577A8" w:rsidR="00AC0DA7" w:rsidRPr="000337E3" w:rsidRDefault="00AC0DA7" w:rsidP="00005733">
      <w:pPr>
        <w:pStyle w:val="Heading3"/>
      </w:pPr>
      <w:bookmarkStart w:id="14" w:name="_Toc443438155"/>
      <w:r w:rsidRPr="000337E3">
        <w:t>List of registers</w:t>
      </w:r>
      <w:bookmarkEnd w:id="14"/>
    </w:p>
    <w:p w14:paraId="6A45AEB9" w14:textId="65867D87" w:rsidR="00AC0DA7" w:rsidRPr="000337E3" w:rsidRDefault="008D24A9" w:rsidP="00005733">
      <w:pPr>
        <w:pStyle w:val="BodyText"/>
      </w:pPr>
      <w:r>
        <w:t>The following t</w:t>
      </w:r>
      <w:r w:rsidRPr="00E3244E">
        <w:t>able lists the registers of th</w:t>
      </w:r>
      <w:r>
        <w:t>e temperature sensor.</w:t>
      </w:r>
    </w:p>
    <w:p w14:paraId="4A669A74" w14:textId="13229FFA" w:rsidR="00AC0DA7" w:rsidRPr="000337E3" w:rsidRDefault="00AC0DA7" w:rsidP="00005733">
      <w:pPr>
        <w:pStyle w:val="BodyText"/>
      </w:pPr>
      <w:r w:rsidRPr="000337E3">
        <w:t>&lt;</w:t>
      </w:r>
      <w:proofErr w:type="spellStart"/>
      <w:r w:rsidRPr="000337E3">
        <w:t>OTSn_base</w:t>
      </w:r>
      <w:proofErr w:type="spellEnd"/>
      <w:r w:rsidRPr="000337E3">
        <w:t xml:space="preserve">&gt; is defined in </w:t>
      </w:r>
      <w:r w:rsidRPr="000337E3">
        <w:rPr>
          <w:rStyle w:val="a9"/>
        </w:rPr>
        <w:t xml:space="preserve">Section </w:t>
      </w:r>
      <w:r w:rsidR="00005733" w:rsidRPr="000337E3">
        <w:rPr>
          <w:rStyle w:val="a9"/>
        </w:rPr>
        <w:fldChar w:fldCharType="begin"/>
      </w:r>
      <w:r w:rsidR="00005733" w:rsidRPr="000337E3">
        <w:rPr>
          <w:rStyle w:val="a9"/>
        </w:rPr>
        <w:instrText xml:space="preserve"> REF _Ref440900365 \r \h  \* MERGEFORMAT </w:instrText>
      </w:r>
      <w:r w:rsidR="00005733" w:rsidRPr="000337E3">
        <w:rPr>
          <w:rStyle w:val="a9"/>
        </w:rPr>
      </w:r>
      <w:r w:rsidR="00005733" w:rsidRPr="000337E3">
        <w:rPr>
          <w:rStyle w:val="a9"/>
        </w:rPr>
        <w:fldChar w:fldCharType="separate"/>
      </w:r>
      <w:r w:rsidR="001E07A0">
        <w:rPr>
          <w:rStyle w:val="a9"/>
        </w:rPr>
        <w:t>13.1.2</w:t>
      </w:r>
      <w:r w:rsidR="00005733" w:rsidRPr="000337E3">
        <w:rPr>
          <w:rStyle w:val="a9"/>
        </w:rPr>
        <w:fldChar w:fldCharType="end"/>
      </w:r>
      <w:r w:rsidRPr="000337E3">
        <w:rPr>
          <w:rStyle w:val="a9"/>
        </w:rPr>
        <w:t xml:space="preserve"> </w:t>
      </w:r>
      <w:r w:rsidR="00005733" w:rsidRPr="000337E3">
        <w:rPr>
          <w:rStyle w:val="a9"/>
        </w:rPr>
        <w:fldChar w:fldCharType="begin"/>
      </w:r>
      <w:r w:rsidR="00005733" w:rsidRPr="000337E3">
        <w:rPr>
          <w:rStyle w:val="a9"/>
        </w:rPr>
        <w:instrText xml:space="preserve"> REF _Ref440900365 \h  \* MERGEFORMAT </w:instrText>
      </w:r>
      <w:r w:rsidR="00005733" w:rsidRPr="000337E3">
        <w:rPr>
          <w:rStyle w:val="a9"/>
        </w:rPr>
      </w:r>
      <w:r w:rsidR="00005733" w:rsidRPr="000337E3">
        <w:rPr>
          <w:rStyle w:val="a9"/>
        </w:rPr>
        <w:fldChar w:fldCharType="separate"/>
      </w:r>
      <w:r w:rsidR="001E07A0" w:rsidRPr="001E07A0">
        <w:rPr>
          <w:rStyle w:val="a9"/>
        </w:rPr>
        <w:t>Register Base Address</w:t>
      </w:r>
      <w:r w:rsidR="00005733" w:rsidRPr="000337E3">
        <w:rPr>
          <w:rStyle w:val="a9"/>
        </w:rPr>
        <w:fldChar w:fldCharType="end"/>
      </w:r>
      <w:r w:rsidR="00005733" w:rsidRPr="000337E3">
        <w:t>.</w:t>
      </w:r>
    </w:p>
    <w:p w14:paraId="5D40371F" w14:textId="02D24B3B" w:rsidR="00AC0DA7" w:rsidRPr="000337E3" w:rsidRDefault="00005733" w:rsidP="00005733">
      <w:pPr>
        <w:pStyle w:val="Caption"/>
      </w:pPr>
      <w:r w:rsidRPr="000337E3">
        <w:t xml:space="preserve">Table </w:t>
      </w:r>
      <w:r w:rsidR="00890203">
        <w:fldChar w:fldCharType="begin"/>
      </w:r>
      <w:r w:rsidR="00890203">
        <w:instrText xml:space="preserve"> STYLEREF 1 \s </w:instrText>
      </w:r>
      <w:r w:rsidR="00890203">
        <w:fldChar w:fldCharType="separate"/>
      </w:r>
      <w:r w:rsidR="001E5303">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1E5303">
        <w:rPr>
          <w:noProof/>
        </w:rPr>
        <w:t>6</w:t>
      </w:r>
      <w:r w:rsidR="00890203">
        <w:rPr>
          <w:noProof/>
        </w:rPr>
        <w:fldChar w:fldCharType="end"/>
      </w:r>
      <w:r w:rsidRPr="000337E3">
        <w:tab/>
      </w:r>
      <w:r w:rsidR="00AC0DA7" w:rsidRPr="000337E3">
        <w:t xml:space="preserve">List of </w:t>
      </w:r>
      <w:r w:rsidRPr="000337E3">
        <w:t>R</w:t>
      </w:r>
      <w:r w:rsidR="00AC0DA7" w:rsidRPr="000337E3">
        <w:t>egisters</w:t>
      </w:r>
    </w:p>
    <w:tbl>
      <w:tblPr>
        <w:tblStyle w:val="TableGrid"/>
        <w:tblW w:w="5000" w:type="pct"/>
        <w:tblBorders>
          <w:left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847"/>
        <w:gridCol w:w="3689"/>
        <w:gridCol w:w="2128"/>
        <w:gridCol w:w="1700"/>
        <w:gridCol w:w="1274"/>
      </w:tblGrid>
      <w:tr w:rsidR="0052780D" w:rsidRPr="000337E3" w14:paraId="129639D9" w14:textId="59D3FC4C" w:rsidTr="00C9517E">
        <w:tc>
          <w:tcPr>
            <w:tcW w:w="439" w:type="pct"/>
            <w:shd w:val="clear" w:color="auto" w:fill="D9D9D9" w:themeFill="background1" w:themeFillShade="D9"/>
            <w:vAlign w:val="bottom"/>
          </w:tcPr>
          <w:p w14:paraId="2490412D" w14:textId="0BCFAA00" w:rsidR="0052780D" w:rsidRPr="000337E3" w:rsidRDefault="0052780D" w:rsidP="0052780D">
            <w:pPr>
              <w:pStyle w:val="a4"/>
              <w:ind w:left="0"/>
            </w:pPr>
            <w:r w:rsidRPr="000337E3">
              <w:t>Unit Name</w:t>
            </w:r>
          </w:p>
        </w:tc>
        <w:tc>
          <w:tcPr>
            <w:tcW w:w="1914" w:type="pct"/>
            <w:shd w:val="clear" w:color="auto" w:fill="D9D9D9" w:themeFill="background1" w:themeFillShade="D9"/>
            <w:vAlign w:val="bottom"/>
          </w:tcPr>
          <w:p w14:paraId="20D0B7B3" w14:textId="14699155" w:rsidR="0052780D" w:rsidRPr="000337E3" w:rsidRDefault="0052780D" w:rsidP="0052780D">
            <w:pPr>
              <w:pStyle w:val="a4"/>
            </w:pPr>
            <w:r w:rsidRPr="000337E3">
              <w:t>Register Name</w:t>
            </w:r>
          </w:p>
        </w:tc>
        <w:tc>
          <w:tcPr>
            <w:tcW w:w="1104" w:type="pct"/>
            <w:shd w:val="pct15" w:color="auto" w:fill="auto"/>
            <w:vAlign w:val="bottom"/>
          </w:tcPr>
          <w:p w14:paraId="4D2116D7" w14:textId="7DFE9498" w:rsidR="0052780D" w:rsidRPr="000337E3" w:rsidRDefault="0052780D" w:rsidP="0052780D">
            <w:pPr>
              <w:pStyle w:val="a4"/>
            </w:pPr>
            <w:r w:rsidRPr="000337E3">
              <w:t>Symbol</w:t>
            </w:r>
          </w:p>
        </w:tc>
        <w:tc>
          <w:tcPr>
            <w:tcW w:w="882" w:type="pct"/>
            <w:shd w:val="clear" w:color="auto" w:fill="D9D9D9" w:themeFill="background1" w:themeFillShade="D9"/>
            <w:vAlign w:val="bottom"/>
          </w:tcPr>
          <w:p w14:paraId="0976187D" w14:textId="77777777" w:rsidR="0052780D" w:rsidRPr="000337E3" w:rsidRDefault="0052780D" w:rsidP="0052780D">
            <w:pPr>
              <w:pStyle w:val="a4"/>
            </w:pPr>
            <w:r w:rsidRPr="000337E3">
              <w:t>Address</w:t>
            </w:r>
          </w:p>
        </w:tc>
        <w:tc>
          <w:tcPr>
            <w:tcW w:w="661" w:type="pct"/>
            <w:shd w:val="clear" w:color="auto" w:fill="D9D9D9" w:themeFill="background1" w:themeFillShade="D9"/>
          </w:tcPr>
          <w:p w14:paraId="3482E64C" w14:textId="261DB589" w:rsidR="0052780D" w:rsidRPr="000337E3" w:rsidRDefault="0052780D" w:rsidP="0052780D">
            <w:pPr>
              <w:pStyle w:val="a4"/>
            </w:pPr>
            <w:r w:rsidRPr="000337E3">
              <w:rPr>
                <w:rFonts w:hint="eastAsia"/>
              </w:rPr>
              <w:t>Access Size</w:t>
            </w:r>
          </w:p>
        </w:tc>
      </w:tr>
      <w:tr w:rsidR="0052780D" w:rsidRPr="000337E3" w14:paraId="59643B60" w14:textId="1CC9C0A9" w:rsidTr="00C9517E">
        <w:tc>
          <w:tcPr>
            <w:tcW w:w="439" w:type="pct"/>
          </w:tcPr>
          <w:p w14:paraId="2835E36B" w14:textId="55BE8AAC" w:rsidR="0052780D" w:rsidRPr="000337E3" w:rsidRDefault="0052780D" w:rsidP="0052780D">
            <w:pPr>
              <w:pStyle w:val="a4"/>
            </w:pPr>
            <w:proofErr w:type="spellStart"/>
            <w:r w:rsidRPr="000337E3">
              <w:rPr>
                <w:rFonts w:hint="eastAsia"/>
              </w:rPr>
              <w:t>OTS</w:t>
            </w:r>
            <w:r w:rsidR="00C8496E" w:rsidRPr="000337E3">
              <w:rPr>
                <w:rFonts w:hint="eastAsia"/>
              </w:rPr>
              <w:t>n</w:t>
            </w:r>
            <w:proofErr w:type="spellEnd"/>
          </w:p>
        </w:tc>
        <w:tc>
          <w:tcPr>
            <w:tcW w:w="1914" w:type="pct"/>
          </w:tcPr>
          <w:p w14:paraId="3D292334" w14:textId="39EA3F4E" w:rsidR="0052780D" w:rsidRPr="000337E3" w:rsidRDefault="0052780D" w:rsidP="0052780D">
            <w:pPr>
              <w:pStyle w:val="a4"/>
            </w:pPr>
            <w:r w:rsidRPr="000337E3">
              <w:t>Temperature measurement start control register</w:t>
            </w:r>
          </w:p>
        </w:tc>
        <w:tc>
          <w:tcPr>
            <w:tcW w:w="1104" w:type="pct"/>
          </w:tcPr>
          <w:p w14:paraId="36625271" w14:textId="1B88F594" w:rsidR="0052780D" w:rsidRPr="000337E3" w:rsidRDefault="00C8496E" w:rsidP="0052780D">
            <w:pPr>
              <w:pStyle w:val="a4"/>
            </w:pPr>
            <w:proofErr w:type="spellStart"/>
            <w:r w:rsidRPr="000337E3">
              <w:t>OTSn</w:t>
            </w:r>
            <w:r w:rsidR="0052780D" w:rsidRPr="000337E3">
              <w:t>OTSTCR</w:t>
            </w:r>
            <w:proofErr w:type="spellEnd"/>
          </w:p>
        </w:tc>
        <w:tc>
          <w:tcPr>
            <w:tcW w:w="882" w:type="pct"/>
          </w:tcPr>
          <w:p w14:paraId="75019955" w14:textId="7AA618D0" w:rsidR="0052780D" w:rsidRPr="000337E3" w:rsidRDefault="0052780D" w:rsidP="0052780D">
            <w:pPr>
              <w:pStyle w:val="a4"/>
            </w:pPr>
            <w:r w:rsidRPr="000337E3">
              <w:t>&lt;</w:t>
            </w:r>
            <w:proofErr w:type="spellStart"/>
            <w:r w:rsidRPr="000337E3">
              <w:t>OTSn_base</w:t>
            </w:r>
            <w:proofErr w:type="spellEnd"/>
            <w:r w:rsidRPr="000337E3">
              <w:t>&gt; + 00</w:t>
            </w:r>
            <w:r w:rsidRPr="000337E3">
              <w:rPr>
                <w:rStyle w:val="a8"/>
              </w:rPr>
              <w:t>H</w:t>
            </w:r>
          </w:p>
        </w:tc>
        <w:tc>
          <w:tcPr>
            <w:tcW w:w="661" w:type="pct"/>
          </w:tcPr>
          <w:p w14:paraId="02F0DF13" w14:textId="20E75FB3" w:rsidR="0052780D" w:rsidRPr="000337E3" w:rsidRDefault="00C9517E" w:rsidP="0052780D">
            <w:pPr>
              <w:pStyle w:val="a4"/>
            </w:pPr>
            <w:r w:rsidRPr="000337E3">
              <w:rPr>
                <w:rFonts w:hint="eastAsia"/>
              </w:rPr>
              <w:t>8</w:t>
            </w:r>
          </w:p>
        </w:tc>
      </w:tr>
      <w:tr w:rsidR="00C8496E" w:rsidRPr="000337E3" w14:paraId="65089BC7" w14:textId="6DAAA0E9" w:rsidTr="00C9517E">
        <w:tc>
          <w:tcPr>
            <w:tcW w:w="439" w:type="pct"/>
          </w:tcPr>
          <w:p w14:paraId="7546C87C" w14:textId="05BE5D5E" w:rsidR="00C8496E" w:rsidRPr="000337E3" w:rsidRDefault="00C8496E" w:rsidP="00C8496E">
            <w:pPr>
              <w:pStyle w:val="a4"/>
            </w:pPr>
            <w:proofErr w:type="spellStart"/>
            <w:r w:rsidRPr="000337E3">
              <w:t>OTSn</w:t>
            </w:r>
            <w:proofErr w:type="spellEnd"/>
          </w:p>
        </w:tc>
        <w:tc>
          <w:tcPr>
            <w:tcW w:w="1914" w:type="pct"/>
          </w:tcPr>
          <w:p w14:paraId="03E774D1" w14:textId="6A8B7710" w:rsidR="00C8496E" w:rsidRPr="000337E3" w:rsidRDefault="00C8496E" w:rsidP="00C8496E">
            <w:pPr>
              <w:pStyle w:val="a4"/>
            </w:pPr>
            <w:r w:rsidRPr="000337E3">
              <w:t xml:space="preserve">Temperature measurement </w:t>
            </w:r>
            <w:proofErr w:type="spellStart"/>
            <w:r w:rsidRPr="000337E3">
              <w:t>end</w:t>
            </w:r>
            <w:proofErr w:type="spellEnd"/>
            <w:r w:rsidRPr="000337E3">
              <w:t xml:space="preserve"> control register</w:t>
            </w:r>
          </w:p>
        </w:tc>
        <w:tc>
          <w:tcPr>
            <w:tcW w:w="1104" w:type="pct"/>
          </w:tcPr>
          <w:p w14:paraId="37862B7E" w14:textId="2AA2756C" w:rsidR="00C8496E" w:rsidRPr="000337E3" w:rsidRDefault="00C8496E" w:rsidP="00C8496E">
            <w:pPr>
              <w:pStyle w:val="a4"/>
            </w:pPr>
            <w:proofErr w:type="spellStart"/>
            <w:r w:rsidRPr="000337E3">
              <w:t>OTSnOTENDCR</w:t>
            </w:r>
            <w:proofErr w:type="spellEnd"/>
          </w:p>
        </w:tc>
        <w:tc>
          <w:tcPr>
            <w:tcW w:w="882" w:type="pct"/>
          </w:tcPr>
          <w:p w14:paraId="313F50B9" w14:textId="5E39D69E" w:rsidR="00C8496E" w:rsidRPr="000337E3" w:rsidRDefault="00C8496E" w:rsidP="00C8496E">
            <w:pPr>
              <w:pStyle w:val="a4"/>
            </w:pPr>
            <w:r w:rsidRPr="000337E3">
              <w:t>&lt;</w:t>
            </w:r>
            <w:proofErr w:type="spellStart"/>
            <w:r w:rsidRPr="000337E3">
              <w:t>OTSn_base</w:t>
            </w:r>
            <w:proofErr w:type="spellEnd"/>
            <w:r w:rsidRPr="000337E3">
              <w:t>&gt; + 04</w:t>
            </w:r>
            <w:r w:rsidRPr="000337E3">
              <w:rPr>
                <w:rStyle w:val="a8"/>
              </w:rPr>
              <w:t>H</w:t>
            </w:r>
          </w:p>
        </w:tc>
        <w:tc>
          <w:tcPr>
            <w:tcW w:w="661" w:type="pct"/>
          </w:tcPr>
          <w:p w14:paraId="45EBEFA6" w14:textId="674F1869" w:rsidR="00C8496E" w:rsidRPr="000337E3" w:rsidRDefault="00C8496E" w:rsidP="00C8496E">
            <w:pPr>
              <w:pStyle w:val="a4"/>
            </w:pPr>
            <w:r w:rsidRPr="000337E3">
              <w:rPr>
                <w:rFonts w:hint="eastAsia"/>
              </w:rPr>
              <w:t>8</w:t>
            </w:r>
          </w:p>
        </w:tc>
      </w:tr>
      <w:tr w:rsidR="00C8496E" w:rsidRPr="000337E3" w14:paraId="1A89A4B4" w14:textId="07559E88" w:rsidTr="00C9517E">
        <w:tc>
          <w:tcPr>
            <w:tcW w:w="439" w:type="pct"/>
          </w:tcPr>
          <w:p w14:paraId="164D0194" w14:textId="5FE6BE00" w:rsidR="00C8496E" w:rsidRPr="000337E3" w:rsidRDefault="00C8496E" w:rsidP="00C8496E">
            <w:pPr>
              <w:pStyle w:val="a4"/>
            </w:pPr>
            <w:proofErr w:type="spellStart"/>
            <w:r w:rsidRPr="000337E3">
              <w:t>OTSn</w:t>
            </w:r>
            <w:proofErr w:type="spellEnd"/>
          </w:p>
        </w:tc>
        <w:tc>
          <w:tcPr>
            <w:tcW w:w="1914" w:type="pct"/>
          </w:tcPr>
          <w:p w14:paraId="02CB4859" w14:textId="036397F4" w:rsidR="00C8496E" w:rsidRPr="000337E3" w:rsidRDefault="00C8496E" w:rsidP="00C8496E">
            <w:pPr>
              <w:pStyle w:val="a4"/>
            </w:pPr>
            <w:r w:rsidRPr="000337E3">
              <w:t>Temperature sensor control register</w:t>
            </w:r>
          </w:p>
        </w:tc>
        <w:tc>
          <w:tcPr>
            <w:tcW w:w="1104" w:type="pct"/>
          </w:tcPr>
          <w:p w14:paraId="23424DE7" w14:textId="751AF806" w:rsidR="00C8496E" w:rsidRPr="000337E3" w:rsidRDefault="00C8496E" w:rsidP="00C8496E">
            <w:pPr>
              <w:pStyle w:val="a4"/>
            </w:pPr>
            <w:proofErr w:type="spellStart"/>
            <w:r w:rsidRPr="000337E3">
              <w:t>OTSnOTCR</w:t>
            </w:r>
            <w:proofErr w:type="spellEnd"/>
          </w:p>
        </w:tc>
        <w:tc>
          <w:tcPr>
            <w:tcW w:w="882" w:type="pct"/>
          </w:tcPr>
          <w:p w14:paraId="41B3672B" w14:textId="4041337D" w:rsidR="00C8496E" w:rsidRPr="000337E3" w:rsidRDefault="00C8496E" w:rsidP="00C8496E">
            <w:pPr>
              <w:pStyle w:val="a4"/>
            </w:pPr>
            <w:r w:rsidRPr="000337E3">
              <w:t>&lt;</w:t>
            </w:r>
            <w:proofErr w:type="spellStart"/>
            <w:r w:rsidRPr="000337E3">
              <w:t>OTSn_base</w:t>
            </w:r>
            <w:proofErr w:type="spellEnd"/>
            <w:r w:rsidRPr="000337E3">
              <w:t>&gt; + 08</w:t>
            </w:r>
            <w:r w:rsidRPr="000337E3">
              <w:rPr>
                <w:rStyle w:val="a8"/>
              </w:rPr>
              <w:t>H</w:t>
            </w:r>
          </w:p>
        </w:tc>
        <w:tc>
          <w:tcPr>
            <w:tcW w:w="661" w:type="pct"/>
          </w:tcPr>
          <w:p w14:paraId="7AAF781B" w14:textId="606871CC" w:rsidR="00C8496E" w:rsidRPr="000337E3" w:rsidRDefault="00C8496E" w:rsidP="00C8496E">
            <w:pPr>
              <w:pStyle w:val="a4"/>
            </w:pPr>
            <w:r w:rsidRPr="000337E3">
              <w:rPr>
                <w:rFonts w:hint="eastAsia"/>
              </w:rPr>
              <w:t>8</w:t>
            </w:r>
          </w:p>
        </w:tc>
      </w:tr>
      <w:tr w:rsidR="00C8496E" w:rsidRPr="000337E3" w14:paraId="2A045C95" w14:textId="389FA68F" w:rsidTr="00C9517E">
        <w:tc>
          <w:tcPr>
            <w:tcW w:w="439" w:type="pct"/>
          </w:tcPr>
          <w:p w14:paraId="2D805D31" w14:textId="40CC7DC7" w:rsidR="00C8496E" w:rsidRPr="000337E3" w:rsidRDefault="00C8496E" w:rsidP="00C8496E">
            <w:pPr>
              <w:pStyle w:val="a4"/>
            </w:pPr>
            <w:proofErr w:type="spellStart"/>
            <w:r w:rsidRPr="000337E3">
              <w:t>OTSn</w:t>
            </w:r>
            <w:proofErr w:type="spellEnd"/>
          </w:p>
        </w:tc>
        <w:tc>
          <w:tcPr>
            <w:tcW w:w="1914" w:type="pct"/>
          </w:tcPr>
          <w:p w14:paraId="50589140" w14:textId="1EC917C7" w:rsidR="00C8496E" w:rsidRPr="000337E3" w:rsidRDefault="00C8496E" w:rsidP="00C8496E">
            <w:pPr>
              <w:pStyle w:val="a4"/>
            </w:pPr>
            <w:r w:rsidRPr="000337E3">
              <w:t>Temperature sensor flag clear register</w:t>
            </w:r>
          </w:p>
        </w:tc>
        <w:tc>
          <w:tcPr>
            <w:tcW w:w="1104" w:type="pct"/>
          </w:tcPr>
          <w:p w14:paraId="3083E570" w14:textId="630981EA" w:rsidR="00C8496E" w:rsidRPr="000337E3" w:rsidRDefault="00C8496E" w:rsidP="00C8496E">
            <w:pPr>
              <w:pStyle w:val="a4"/>
            </w:pPr>
            <w:proofErr w:type="spellStart"/>
            <w:r w:rsidRPr="000337E3">
              <w:t>OTSnOTFCR</w:t>
            </w:r>
            <w:proofErr w:type="spellEnd"/>
          </w:p>
        </w:tc>
        <w:tc>
          <w:tcPr>
            <w:tcW w:w="882" w:type="pct"/>
          </w:tcPr>
          <w:p w14:paraId="4F05BBD9" w14:textId="4A7F7E29" w:rsidR="00C8496E" w:rsidRPr="000337E3" w:rsidRDefault="00C8496E" w:rsidP="00C8496E">
            <w:pPr>
              <w:pStyle w:val="a4"/>
            </w:pPr>
            <w:r w:rsidRPr="000337E3">
              <w:t>&lt;</w:t>
            </w:r>
            <w:proofErr w:type="spellStart"/>
            <w:r w:rsidRPr="000337E3">
              <w:t>OTSn_base</w:t>
            </w:r>
            <w:proofErr w:type="spellEnd"/>
            <w:r w:rsidRPr="000337E3">
              <w:t>&gt; + 0C</w:t>
            </w:r>
            <w:r w:rsidRPr="000337E3">
              <w:rPr>
                <w:rStyle w:val="a8"/>
              </w:rPr>
              <w:t>H</w:t>
            </w:r>
          </w:p>
        </w:tc>
        <w:tc>
          <w:tcPr>
            <w:tcW w:w="661" w:type="pct"/>
          </w:tcPr>
          <w:p w14:paraId="5FC59470" w14:textId="21E29067" w:rsidR="00C8496E" w:rsidRPr="000337E3" w:rsidRDefault="00C8496E" w:rsidP="00C8496E">
            <w:pPr>
              <w:pStyle w:val="a4"/>
            </w:pPr>
            <w:r w:rsidRPr="000337E3">
              <w:rPr>
                <w:rFonts w:hint="eastAsia"/>
              </w:rPr>
              <w:t>8</w:t>
            </w:r>
          </w:p>
        </w:tc>
      </w:tr>
      <w:tr w:rsidR="00C8496E" w:rsidRPr="000337E3" w14:paraId="7B9F568C" w14:textId="39DC7A62" w:rsidTr="00C9517E">
        <w:tc>
          <w:tcPr>
            <w:tcW w:w="439" w:type="pct"/>
          </w:tcPr>
          <w:p w14:paraId="0460976D" w14:textId="6839EA51" w:rsidR="00C8496E" w:rsidRPr="000337E3" w:rsidRDefault="00C8496E" w:rsidP="00C8496E">
            <w:pPr>
              <w:pStyle w:val="a4"/>
            </w:pPr>
            <w:proofErr w:type="spellStart"/>
            <w:r w:rsidRPr="000337E3">
              <w:t>OTSn</w:t>
            </w:r>
            <w:proofErr w:type="spellEnd"/>
          </w:p>
        </w:tc>
        <w:tc>
          <w:tcPr>
            <w:tcW w:w="1914" w:type="pct"/>
          </w:tcPr>
          <w:p w14:paraId="6F438223" w14:textId="23A1E03F" w:rsidR="00C8496E" w:rsidRPr="000337E3" w:rsidRDefault="00C8496E" w:rsidP="00C8496E">
            <w:pPr>
              <w:pStyle w:val="a4"/>
            </w:pPr>
            <w:r w:rsidRPr="000337E3">
              <w:t>Temperature sensor flag register</w:t>
            </w:r>
          </w:p>
        </w:tc>
        <w:tc>
          <w:tcPr>
            <w:tcW w:w="1104" w:type="pct"/>
          </w:tcPr>
          <w:p w14:paraId="089DD52B" w14:textId="21CD55EC" w:rsidR="00C8496E" w:rsidRPr="000337E3" w:rsidRDefault="00C8496E" w:rsidP="00C8496E">
            <w:pPr>
              <w:pStyle w:val="a4"/>
            </w:pPr>
            <w:proofErr w:type="spellStart"/>
            <w:r w:rsidRPr="000337E3">
              <w:t>OTSnOTFR</w:t>
            </w:r>
            <w:proofErr w:type="spellEnd"/>
          </w:p>
        </w:tc>
        <w:tc>
          <w:tcPr>
            <w:tcW w:w="882" w:type="pct"/>
          </w:tcPr>
          <w:p w14:paraId="2A077850" w14:textId="635BEC89" w:rsidR="00C8496E" w:rsidRPr="000337E3" w:rsidRDefault="00C8496E" w:rsidP="00C8496E">
            <w:pPr>
              <w:pStyle w:val="a4"/>
            </w:pPr>
            <w:r w:rsidRPr="000337E3">
              <w:t>&lt;</w:t>
            </w:r>
            <w:proofErr w:type="spellStart"/>
            <w:r w:rsidRPr="000337E3">
              <w:t>OTSn_base</w:t>
            </w:r>
            <w:proofErr w:type="spellEnd"/>
            <w:r w:rsidRPr="000337E3">
              <w:t>&gt; + 10</w:t>
            </w:r>
            <w:r w:rsidRPr="000337E3">
              <w:rPr>
                <w:rStyle w:val="a8"/>
              </w:rPr>
              <w:t>H</w:t>
            </w:r>
          </w:p>
        </w:tc>
        <w:tc>
          <w:tcPr>
            <w:tcW w:w="661" w:type="pct"/>
          </w:tcPr>
          <w:p w14:paraId="5A4FD871" w14:textId="0BCA8B79" w:rsidR="00C8496E" w:rsidRPr="000337E3" w:rsidRDefault="00C8496E" w:rsidP="00C8496E">
            <w:pPr>
              <w:pStyle w:val="a4"/>
            </w:pPr>
            <w:r w:rsidRPr="000337E3">
              <w:rPr>
                <w:rFonts w:hint="eastAsia"/>
              </w:rPr>
              <w:t>8</w:t>
            </w:r>
          </w:p>
        </w:tc>
      </w:tr>
      <w:tr w:rsidR="00C8496E" w:rsidRPr="000337E3" w14:paraId="2F91C942" w14:textId="442F54E5" w:rsidTr="00C9517E">
        <w:tc>
          <w:tcPr>
            <w:tcW w:w="439" w:type="pct"/>
          </w:tcPr>
          <w:p w14:paraId="2AC82F9F" w14:textId="5B9C720E" w:rsidR="00C8496E" w:rsidRPr="000337E3" w:rsidRDefault="00C8496E" w:rsidP="00C8496E">
            <w:pPr>
              <w:pStyle w:val="a4"/>
            </w:pPr>
            <w:proofErr w:type="spellStart"/>
            <w:r w:rsidRPr="000337E3">
              <w:t>OTSn</w:t>
            </w:r>
            <w:proofErr w:type="spellEnd"/>
          </w:p>
        </w:tc>
        <w:tc>
          <w:tcPr>
            <w:tcW w:w="1914" w:type="pct"/>
          </w:tcPr>
          <w:p w14:paraId="53C3C65D" w14:textId="14249826" w:rsidR="00C8496E" w:rsidRPr="000337E3" w:rsidRDefault="00C8496E" w:rsidP="00C8496E">
            <w:pPr>
              <w:pStyle w:val="a4"/>
            </w:pPr>
            <w:r w:rsidRPr="000337E3">
              <w:t>Temperature status register</w:t>
            </w:r>
          </w:p>
        </w:tc>
        <w:tc>
          <w:tcPr>
            <w:tcW w:w="1104" w:type="pct"/>
          </w:tcPr>
          <w:p w14:paraId="5CD7BCDA" w14:textId="2F931F0B" w:rsidR="00C8496E" w:rsidRPr="000337E3" w:rsidRDefault="00C8496E" w:rsidP="00C8496E">
            <w:pPr>
              <w:pStyle w:val="a4"/>
            </w:pPr>
            <w:proofErr w:type="spellStart"/>
            <w:r w:rsidRPr="000337E3">
              <w:t>OTSnOTSTR</w:t>
            </w:r>
            <w:proofErr w:type="spellEnd"/>
          </w:p>
        </w:tc>
        <w:tc>
          <w:tcPr>
            <w:tcW w:w="882" w:type="pct"/>
          </w:tcPr>
          <w:p w14:paraId="5B74EC15" w14:textId="61D01BC9" w:rsidR="00C8496E" w:rsidRPr="000337E3" w:rsidRDefault="00C8496E" w:rsidP="00C8496E">
            <w:pPr>
              <w:pStyle w:val="a4"/>
            </w:pPr>
            <w:r w:rsidRPr="000337E3">
              <w:t>&lt;</w:t>
            </w:r>
            <w:proofErr w:type="spellStart"/>
            <w:r w:rsidRPr="000337E3">
              <w:t>OTSn_base</w:t>
            </w:r>
            <w:proofErr w:type="spellEnd"/>
            <w:r w:rsidRPr="000337E3">
              <w:t>&gt; + 14</w:t>
            </w:r>
            <w:r w:rsidRPr="000337E3">
              <w:rPr>
                <w:rStyle w:val="a8"/>
              </w:rPr>
              <w:t>H</w:t>
            </w:r>
          </w:p>
        </w:tc>
        <w:tc>
          <w:tcPr>
            <w:tcW w:w="661" w:type="pct"/>
          </w:tcPr>
          <w:p w14:paraId="66D8B9F8" w14:textId="74556271" w:rsidR="00C8496E" w:rsidRPr="000337E3" w:rsidRDefault="00C8496E" w:rsidP="00C8496E">
            <w:pPr>
              <w:pStyle w:val="a4"/>
            </w:pPr>
            <w:r w:rsidRPr="000337E3">
              <w:rPr>
                <w:rFonts w:hint="eastAsia"/>
              </w:rPr>
              <w:t>8</w:t>
            </w:r>
          </w:p>
        </w:tc>
      </w:tr>
      <w:tr w:rsidR="00C8496E" w:rsidRPr="000337E3" w14:paraId="47566F90" w14:textId="236344B3" w:rsidTr="00C9517E">
        <w:tc>
          <w:tcPr>
            <w:tcW w:w="439" w:type="pct"/>
          </w:tcPr>
          <w:p w14:paraId="06E2A479" w14:textId="2621C3E6" w:rsidR="00C8496E" w:rsidRPr="000337E3" w:rsidRDefault="00C8496E" w:rsidP="00C8496E">
            <w:pPr>
              <w:pStyle w:val="a4"/>
            </w:pPr>
            <w:proofErr w:type="spellStart"/>
            <w:r w:rsidRPr="000337E3">
              <w:t>OTSn</w:t>
            </w:r>
            <w:proofErr w:type="spellEnd"/>
          </w:p>
        </w:tc>
        <w:tc>
          <w:tcPr>
            <w:tcW w:w="1914" w:type="pct"/>
          </w:tcPr>
          <w:p w14:paraId="76385FAE" w14:textId="5AED9350" w:rsidR="00C8496E" w:rsidRPr="000337E3" w:rsidRDefault="00C8496E" w:rsidP="00C8496E">
            <w:pPr>
              <w:pStyle w:val="a4"/>
            </w:pPr>
            <w:r w:rsidRPr="000337E3">
              <w:t>Temperature data register</w:t>
            </w:r>
          </w:p>
        </w:tc>
        <w:tc>
          <w:tcPr>
            <w:tcW w:w="1104" w:type="pct"/>
          </w:tcPr>
          <w:p w14:paraId="3FCC71FA" w14:textId="2D55B893" w:rsidR="00C8496E" w:rsidRPr="000337E3" w:rsidRDefault="00C8496E" w:rsidP="00C8496E">
            <w:pPr>
              <w:pStyle w:val="a4"/>
            </w:pPr>
            <w:proofErr w:type="spellStart"/>
            <w:r w:rsidRPr="000337E3">
              <w:t>OTSnOTDR</w:t>
            </w:r>
            <w:proofErr w:type="spellEnd"/>
          </w:p>
        </w:tc>
        <w:tc>
          <w:tcPr>
            <w:tcW w:w="882" w:type="pct"/>
          </w:tcPr>
          <w:p w14:paraId="213D4A41" w14:textId="7466211F" w:rsidR="00C8496E" w:rsidRPr="000337E3" w:rsidRDefault="00C8496E" w:rsidP="00C8496E">
            <w:pPr>
              <w:pStyle w:val="a4"/>
            </w:pPr>
            <w:r w:rsidRPr="000337E3">
              <w:t>&lt;</w:t>
            </w:r>
            <w:proofErr w:type="spellStart"/>
            <w:r w:rsidRPr="000337E3">
              <w:t>OTSn_base</w:t>
            </w:r>
            <w:proofErr w:type="spellEnd"/>
            <w:r w:rsidRPr="000337E3">
              <w:t>&gt; + 18</w:t>
            </w:r>
            <w:r w:rsidRPr="000337E3">
              <w:rPr>
                <w:rStyle w:val="a8"/>
              </w:rPr>
              <w:t>H</w:t>
            </w:r>
          </w:p>
        </w:tc>
        <w:tc>
          <w:tcPr>
            <w:tcW w:w="661" w:type="pct"/>
          </w:tcPr>
          <w:p w14:paraId="324F4631" w14:textId="0AAE7FD1" w:rsidR="00C8496E" w:rsidRPr="000337E3" w:rsidRDefault="00C8496E" w:rsidP="00C8496E">
            <w:pPr>
              <w:pStyle w:val="a4"/>
            </w:pPr>
            <w:r w:rsidRPr="000337E3">
              <w:rPr>
                <w:rFonts w:hint="eastAsia"/>
              </w:rPr>
              <w:t>16</w:t>
            </w:r>
          </w:p>
        </w:tc>
      </w:tr>
      <w:tr w:rsidR="00C8496E" w:rsidRPr="000337E3" w14:paraId="065C15B3" w14:textId="2644A45D" w:rsidTr="00C9517E">
        <w:tc>
          <w:tcPr>
            <w:tcW w:w="439" w:type="pct"/>
          </w:tcPr>
          <w:p w14:paraId="5A02B9E2" w14:textId="570B9311" w:rsidR="00C8496E" w:rsidRPr="000337E3" w:rsidRDefault="00C8496E" w:rsidP="00C8496E">
            <w:pPr>
              <w:pStyle w:val="a4"/>
            </w:pPr>
            <w:proofErr w:type="spellStart"/>
            <w:r w:rsidRPr="000337E3">
              <w:t>OTSn</w:t>
            </w:r>
            <w:proofErr w:type="spellEnd"/>
          </w:p>
        </w:tc>
        <w:tc>
          <w:tcPr>
            <w:tcW w:w="1914" w:type="pct"/>
          </w:tcPr>
          <w:p w14:paraId="16FC0CE1" w14:textId="67395607" w:rsidR="00C8496E" w:rsidRPr="000337E3" w:rsidRDefault="00C8496E" w:rsidP="00C8496E">
            <w:pPr>
              <w:pStyle w:val="a4"/>
            </w:pPr>
            <w:r w:rsidRPr="000337E3">
              <w:t>High-temperature border AU register</w:t>
            </w:r>
          </w:p>
        </w:tc>
        <w:tc>
          <w:tcPr>
            <w:tcW w:w="1104" w:type="pct"/>
          </w:tcPr>
          <w:p w14:paraId="35A1F363" w14:textId="4AB26F33" w:rsidR="00C8496E" w:rsidRPr="000337E3" w:rsidRDefault="00C8496E" w:rsidP="00C8496E">
            <w:pPr>
              <w:pStyle w:val="a4"/>
            </w:pPr>
            <w:proofErr w:type="spellStart"/>
            <w:r w:rsidRPr="000337E3">
              <w:t>OTSnHTBRAU</w:t>
            </w:r>
            <w:proofErr w:type="spellEnd"/>
          </w:p>
        </w:tc>
        <w:tc>
          <w:tcPr>
            <w:tcW w:w="882" w:type="pct"/>
          </w:tcPr>
          <w:p w14:paraId="2102E01A" w14:textId="742BB3AC" w:rsidR="00C8496E" w:rsidRPr="000337E3" w:rsidRDefault="00C8496E" w:rsidP="00C8496E">
            <w:pPr>
              <w:pStyle w:val="a4"/>
            </w:pPr>
            <w:r w:rsidRPr="000337E3">
              <w:t>&lt;</w:t>
            </w:r>
            <w:proofErr w:type="spellStart"/>
            <w:r w:rsidRPr="000337E3">
              <w:t>OTSn_base</w:t>
            </w:r>
            <w:proofErr w:type="spellEnd"/>
            <w:r w:rsidRPr="000337E3">
              <w:t>&gt; + 1C</w:t>
            </w:r>
            <w:r w:rsidRPr="000337E3">
              <w:rPr>
                <w:rStyle w:val="a8"/>
              </w:rPr>
              <w:t>H</w:t>
            </w:r>
          </w:p>
        </w:tc>
        <w:tc>
          <w:tcPr>
            <w:tcW w:w="661" w:type="pct"/>
          </w:tcPr>
          <w:p w14:paraId="3262401B" w14:textId="636A24A7" w:rsidR="00C8496E" w:rsidRPr="000337E3" w:rsidRDefault="00C8496E" w:rsidP="00C8496E">
            <w:pPr>
              <w:pStyle w:val="a4"/>
            </w:pPr>
            <w:r w:rsidRPr="000337E3">
              <w:rPr>
                <w:rFonts w:hint="eastAsia"/>
              </w:rPr>
              <w:t>16</w:t>
            </w:r>
          </w:p>
        </w:tc>
      </w:tr>
      <w:tr w:rsidR="00C8496E" w:rsidRPr="000337E3" w14:paraId="77548910" w14:textId="7E4207BF" w:rsidTr="00C9517E">
        <w:tc>
          <w:tcPr>
            <w:tcW w:w="439" w:type="pct"/>
          </w:tcPr>
          <w:p w14:paraId="15B915BF" w14:textId="4BDF47AC" w:rsidR="00C8496E" w:rsidRPr="000337E3" w:rsidRDefault="00C8496E" w:rsidP="00C8496E">
            <w:pPr>
              <w:pStyle w:val="a4"/>
            </w:pPr>
            <w:proofErr w:type="spellStart"/>
            <w:r w:rsidRPr="000337E3">
              <w:t>OTSn</w:t>
            </w:r>
            <w:proofErr w:type="spellEnd"/>
          </w:p>
        </w:tc>
        <w:tc>
          <w:tcPr>
            <w:tcW w:w="1914" w:type="pct"/>
          </w:tcPr>
          <w:p w14:paraId="76F3B3DA" w14:textId="1DA62EF3" w:rsidR="00C8496E" w:rsidRPr="000337E3" w:rsidRDefault="00C8496E" w:rsidP="00C8496E">
            <w:pPr>
              <w:pStyle w:val="a4"/>
            </w:pPr>
            <w:r w:rsidRPr="000337E3">
              <w:t>High-temperature border AL register</w:t>
            </w:r>
          </w:p>
        </w:tc>
        <w:tc>
          <w:tcPr>
            <w:tcW w:w="1104" w:type="pct"/>
          </w:tcPr>
          <w:p w14:paraId="7884102F" w14:textId="2EC89AC5" w:rsidR="00C8496E" w:rsidRPr="000337E3" w:rsidRDefault="00C8496E" w:rsidP="00C8496E">
            <w:pPr>
              <w:pStyle w:val="a4"/>
            </w:pPr>
            <w:proofErr w:type="spellStart"/>
            <w:r w:rsidRPr="000337E3">
              <w:t>OTSnHTBRAL</w:t>
            </w:r>
            <w:proofErr w:type="spellEnd"/>
          </w:p>
        </w:tc>
        <w:tc>
          <w:tcPr>
            <w:tcW w:w="882" w:type="pct"/>
          </w:tcPr>
          <w:p w14:paraId="7D6DC612" w14:textId="3BF2FA7B" w:rsidR="00C8496E" w:rsidRPr="000337E3" w:rsidRDefault="00C8496E" w:rsidP="00C8496E">
            <w:pPr>
              <w:pStyle w:val="a4"/>
            </w:pPr>
            <w:r w:rsidRPr="000337E3">
              <w:t>&lt;</w:t>
            </w:r>
            <w:proofErr w:type="spellStart"/>
            <w:r w:rsidRPr="000337E3">
              <w:t>OTSn_base</w:t>
            </w:r>
            <w:proofErr w:type="spellEnd"/>
            <w:r w:rsidRPr="000337E3">
              <w:t>&gt; + 20</w:t>
            </w:r>
            <w:r w:rsidRPr="000337E3">
              <w:rPr>
                <w:rStyle w:val="a8"/>
              </w:rPr>
              <w:t>H</w:t>
            </w:r>
          </w:p>
        </w:tc>
        <w:tc>
          <w:tcPr>
            <w:tcW w:w="661" w:type="pct"/>
          </w:tcPr>
          <w:p w14:paraId="46303694" w14:textId="7A0D0F8E" w:rsidR="00C8496E" w:rsidRPr="000337E3" w:rsidRDefault="00C8496E" w:rsidP="00C8496E">
            <w:pPr>
              <w:pStyle w:val="a4"/>
            </w:pPr>
            <w:r w:rsidRPr="000337E3">
              <w:rPr>
                <w:rFonts w:hint="eastAsia"/>
              </w:rPr>
              <w:t>16</w:t>
            </w:r>
          </w:p>
        </w:tc>
      </w:tr>
      <w:tr w:rsidR="00C8496E" w:rsidRPr="000337E3" w14:paraId="22E0E8CF" w14:textId="42AA9FE9" w:rsidTr="00C9517E">
        <w:tc>
          <w:tcPr>
            <w:tcW w:w="439" w:type="pct"/>
          </w:tcPr>
          <w:p w14:paraId="011B13A4" w14:textId="18AC0908" w:rsidR="00C8496E" w:rsidRPr="000337E3" w:rsidRDefault="00C8496E" w:rsidP="00C8496E">
            <w:pPr>
              <w:pStyle w:val="a4"/>
            </w:pPr>
            <w:proofErr w:type="spellStart"/>
            <w:r w:rsidRPr="000337E3">
              <w:t>OTSn</w:t>
            </w:r>
            <w:proofErr w:type="spellEnd"/>
          </w:p>
        </w:tc>
        <w:tc>
          <w:tcPr>
            <w:tcW w:w="1914" w:type="pct"/>
          </w:tcPr>
          <w:p w14:paraId="1E351495" w14:textId="0B63E30B" w:rsidR="00C8496E" w:rsidRPr="000337E3" w:rsidRDefault="00C8496E" w:rsidP="00C8496E">
            <w:pPr>
              <w:pStyle w:val="a4"/>
            </w:pPr>
            <w:r w:rsidRPr="000337E3">
              <w:t>High-temperature border BU register</w:t>
            </w:r>
          </w:p>
        </w:tc>
        <w:tc>
          <w:tcPr>
            <w:tcW w:w="1104" w:type="pct"/>
          </w:tcPr>
          <w:p w14:paraId="06CD328E" w14:textId="7E66591B" w:rsidR="00C8496E" w:rsidRPr="000337E3" w:rsidRDefault="00C8496E" w:rsidP="00C8496E">
            <w:pPr>
              <w:pStyle w:val="a4"/>
            </w:pPr>
            <w:proofErr w:type="spellStart"/>
            <w:r w:rsidRPr="000337E3">
              <w:t>OTSnHTBRBU</w:t>
            </w:r>
            <w:proofErr w:type="spellEnd"/>
          </w:p>
        </w:tc>
        <w:tc>
          <w:tcPr>
            <w:tcW w:w="882" w:type="pct"/>
          </w:tcPr>
          <w:p w14:paraId="09191901" w14:textId="1477F900" w:rsidR="00C8496E" w:rsidRPr="000337E3" w:rsidRDefault="00C8496E" w:rsidP="00C8496E">
            <w:pPr>
              <w:pStyle w:val="a4"/>
            </w:pPr>
            <w:r w:rsidRPr="000337E3">
              <w:t>&lt;</w:t>
            </w:r>
            <w:proofErr w:type="spellStart"/>
            <w:r w:rsidRPr="000337E3">
              <w:t>OTSn_base</w:t>
            </w:r>
            <w:proofErr w:type="spellEnd"/>
            <w:r w:rsidRPr="000337E3">
              <w:t>&gt; + 24</w:t>
            </w:r>
            <w:r w:rsidRPr="000337E3">
              <w:rPr>
                <w:rStyle w:val="a8"/>
              </w:rPr>
              <w:t>H</w:t>
            </w:r>
          </w:p>
        </w:tc>
        <w:tc>
          <w:tcPr>
            <w:tcW w:w="661" w:type="pct"/>
          </w:tcPr>
          <w:p w14:paraId="26C586D0" w14:textId="621AA236" w:rsidR="00C8496E" w:rsidRPr="000337E3" w:rsidRDefault="00C8496E" w:rsidP="00C8496E">
            <w:pPr>
              <w:pStyle w:val="a4"/>
            </w:pPr>
            <w:r w:rsidRPr="000337E3">
              <w:rPr>
                <w:rFonts w:hint="eastAsia"/>
              </w:rPr>
              <w:t>16</w:t>
            </w:r>
          </w:p>
        </w:tc>
      </w:tr>
      <w:tr w:rsidR="00C8496E" w:rsidRPr="000337E3" w14:paraId="72DC1405" w14:textId="02D192E3" w:rsidTr="00C9517E">
        <w:tc>
          <w:tcPr>
            <w:tcW w:w="439" w:type="pct"/>
          </w:tcPr>
          <w:p w14:paraId="29501A31" w14:textId="194BD188" w:rsidR="00C8496E" w:rsidRPr="000337E3" w:rsidRDefault="00C8496E" w:rsidP="00C8496E">
            <w:pPr>
              <w:pStyle w:val="a4"/>
            </w:pPr>
            <w:proofErr w:type="spellStart"/>
            <w:r w:rsidRPr="000337E3">
              <w:t>OTSn</w:t>
            </w:r>
            <w:proofErr w:type="spellEnd"/>
          </w:p>
        </w:tc>
        <w:tc>
          <w:tcPr>
            <w:tcW w:w="1914" w:type="pct"/>
          </w:tcPr>
          <w:p w14:paraId="7EF0789D" w14:textId="1209CA68" w:rsidR="00C8496E" w:rsidRPr="000337E3" w:rsidRDefault="00C8496E" w:rsidP="00C8496E">
            <w:pPr>
              <w:pStyle w:val="a4"/>
            </w:pPr>
            <w:r w:rsidRPr="000337E3">
              <w:t>High-temperature border BL register</w:t>
            </w:r>
          </w:p>
        </w:tc>
        <w:tc>
          <w:tcPr>
            <w:tcW w:w="1104" w:type="pct"/>
          </w:tcPr>
          <w:p w14:paraId="0109827D" w14:textId="2C42CB69" w:rsidR="00C8496E" w:rsidRPr="000337E3" w:rsidRDefault="00C8496E" w:rsidP="00C8496E">
            <w:pPr>
              <w:pStyle w:val="a4"/>
            </w:pPr>
            <w:proofErr w:type="spellStart"/>
            <w:r w:rsidRPr="000337E3">
              <w:t>OTSnHTBRBL</w:t>
            </w:r>
            <w:proofErr w:type="spellEnd"/>
          </w:p>
        </w:tc>
        <w:tc>
          <w:tcPr>
            <w:tcW w:w="882" w:type="pct"/>
          </w:tcPr>
          <w:p w14:paraId="64DFA57A" w14:textId="405DBF13" w:rsidR="00C8496E" w:rsidRPr="000337E3" w:rsidRDefault="00C8496E" w:rsidP="00C8496E">
            <w:pPr>
              <w:pStyle w:val="a4"/>
            </w:pPr>
            <w:r w:rsidRPr="000337E3">
              <w:t>&lt;</w:t>
            </w:r>
            <w:proofErr w:type="spellStart"/>
            <w:r w:rsidRPr="000337E3">
              <w:t>OTSn_base</w:t>
            </w:r>
            <w:proofErr w:type="spellEnd"/>
            <w:r w:rsidRPr="000337E3">
              <w:t>&gt; + 28</w:t>
            </w:r>
            <w:r w:rsidRPr="000337E3">
              <w:rPr>
                <w:rStyle w:val="a8"/>
              </w:rPr>
              <w:t>H</w:t>
            </w:r>
          </w:p>
        </w:tc>
        <w:tc>
          <w:tcPr>
            <w:tcW w:w="661" w:type="pct"/>
          </w:tcPr>
          <w:p w14:paraId="3CFCC038" w14:textId="32CDD38D" w:rsidR="00C8496E" w:rsidRPr="000337E3" w:rsidRDefault="00C8496E" w:rsidP="00C8496E">
            <w:pPr>
              <w:pStyle w:val="a4"/>
            </w:pPr>
            <w:r w:rsidRPr="000337E3">
              <w:rPr>
                <w:rFonts w:hint="eastAsia"/>
              </w:rPr>
              <w:t>16</w:t>
            </w:r>
          </w:p>
        </w:tc>
      </w:tr>
      <w:tr w:rsidR="00C8496E" w:rsidRPr="000337E3" w14:paraId="381A7FCD" w14:textId="4766EF33" w:rsidTr="00C9517E">
        <w:tc>
          <w:tcPr>
            <w:tcW w:w="439" w:type="pct"/>
          </w:tcPr>
          <w:p w14:paraId="7FF8F794" w14:textId="28435BA2" w:rsidR="00C8496E" w:rsidRPr="000337E3" w:rsidRDefault="00C8496E" w:rsidP="00C8496E">
            <w:pPr>
              <w:pStyle w:val="a4"/>
            </w:pPr>
            <w:proofErr w:type="spellStart"/>
            <w:r w:rsidRPr="000337E3">
              <w:t>OTSn</w:t>
            </w:r>
            <w:proofErr w:type="spellEnd"/>
          </w:p>
        </w:tc>
        <w:tc>
          <w:tcPr>
            <w:tcW w:w="1914" w:type="pct"/>
          </w:tcPr>
          <w:p w14:paraId="1D444A7F" w14:textId="1CA6AE1B" w:rsidR="00C8496E" w:rsidRPr="000337E3" w:rsidRDefault="00C8496E" w:rsidP="00C8496E">
            <w:pPr>
              <w:pStyle w:val="a4"/>
            </w:pPr>
            <w:r w:rsidRPr="000337E3">
              <w:t>Low-temperature border AU register</w:t>
            </w:r>
          </w:p>
        </w:tc>
        <w:tc>
          <w:tcPr>
            <w:tcW w:w="1104" w:type="pct"/>
          </w:tcPr>
          <w:p w14:paraId="0D3EDB09" w14:textId="32F2B38C" w:rsidR="00C8496E" w:rsidRPr="000337E3" w:rsidRDefault="00C8496E" w:rsidP="00C8496E">
            <w:pPr>
              <w:pStyle w:val="a4"/>
            </w:pPr>
            <w:proofErr w:type="spellStart"/>
            <w:r w:rsidRPr="000337E3">
              <w:t>OTSnLTBRAU</w:t>
            </w:r>
            <w:proofErr w:type="spellEnd"/>
          </w:p>
        </w:tc>
        <w:tc>
          <w:tcPr>
            <w:tcW w:w="882" w:type="pct"/>
          </w:tcPr>
          <w:p w14:paraId="3F659BE5" w14:textId="04CFECBC" w:rsidR="00C8496E" w:rsidRPr="000337E3" w:rsidRDefault="00C8496E" w:rsidP="00C8496E">
            <w:pPr>
              <w:pStyle w:val="a4"/>
            </w:pPr>
            <w:r w:rsidRPr="000337E3">
              <w:t>&lt;</w:t>
            </w:r>
            <w:proofErr w:type="spellStart"/>
            <w:r w:rsidRPr="000337E3">
              <w:t>OTSn_base</w:t>
            </w:r>
            <w:proofErr w:type="spellEnd"/>
            <w:r w:rsidRPr="000337E3">
              <w:t>&gt; + 2C</w:t>
            </w:r>
            <w:r w:rsidRPr="000337E3">
              <w:rPr>
                <w:rStyle w:val="a8"/>
              </w:rPr>
              <w:t>H</w:t>
            </w:r>
          </w:p>
        </w:tc>
        <w:tc>
          <w:tcPr>
            <w:tcW w:w="661" w:type="pct"/>
          </w:tcPr>
          <w:p w14:paraId="52F3539D" w14:textId="1D398B36" w:rsidR="00C8496E" w:rsidRPr="000337E3" w:rsidRDefault="00C8496E" w:rsidP="00C8496E">
            <w:pPr>
              <w:pStyle w:val="a4"/>
            </w:pPr>
            <w:r w:rsidRPr="000337E3">
              <w:rPr>
                <w:rFonts w:hint="eastAsia"/>
              </w:rPr>
              <w:t>16</w:t>
            </w:r>
          </w:p>
        </w:tc>
      </w:tr>
      <w:tr w:rsidR="00C8496E" w:rsidRPr="000337E3" w14:paraId="1871AE63" w14:textId="5BDB90F0" w:rsidTr="00C9517E">
        <w:tc>
          <w:tcPr>
            <w:tcW w:w="439" w:type="pct"/>
          </w:tcPr>
          <w:p w14:paraId="6BA5AC9E" w14:textId="31ACE211" w:rsidR="00C8496E" w:rsidRPr="000337E3" w:rsidRDefault="00C8496E" w:rsidP="00C8496E">
            <w:pPr>
              <w:pStyle w:val="a4"/>
            </w:pPr>
            <w:proofErr w:type="spellStart"/>
            <w:r w:rsidRPr="000337E3">
              <w:t>OTSn</w:t>
            </w:r>
            <w:proofErr w:type="spellEnd"/>
          </w:p>
        </w:tc>
        <w:tc>
          <w:tcPr>
            <w:tcW w:w="1914" w:type="pct"/>
          </w:tcPr>
          <w:p w14:paraId="4B284E1B" w14:textId="41720FBC" w:rsidR="00C8496E" w:rsidRPr="000337E3" w:rsidRDefault="00C8496E" w:rsidP="00C8496E">
            <w:pPr>
              <w:pStyle w:val="a4"/>
            </w:pPr>
            <w:r w:rsidRPr="000337E3">
              <w:t>Low-temperature border AL register</w:t>
            </w:r>
          </w:p>
        </w:tc>
        <w:tc>
          <w:tcPr>
            <w:tcW w:w="1104" w:type="pct"/>
          </w:tcPr>
          <w:p w14:paraId="4DDC1EBC" w14:textId="34607913" w:rsidR="00C8496E" w:rsidRPr="000337E3" w:rsidRDefault="00C8496E" w:rsidP="00C8496E">
            <w:pPr>
              <w:pStyle w:val="a4"/>
            </w:pPr>
            <w:proofErr w:type="spellStart"/>
            <w:r w:rsidRPr="000337E3">
              <w:t>OTSnLTBRAL</w:t>
            </w:r>
            <w:proofErr w:type="spellEnd"/>
          </w:p>
        </w:tc>
        <w:tc>
          <w:tcPr>
            <w:tcW w:w="882" w:type="pct"/>
          </w:tcPr>
          <w:p w14:paraId="1093FD86" w14:textId="65B996B0" w:rsidR="00C8496E" w:rsidRPr="000337E3" w:rsidRDefault="00C8496E" w:rsidP="00C8496E">
            <w:pPr>
              <w:pStyle w:val="a4"/>
            </w:pPr>
            <w:r w:rsidRPr="000337E3">
              <w:t>&lt;</w:t>
            </w:r>
            <w:proofErr w:type="spellStart"/>
            <w:r w:rsidRPr="000337E3">
              <w:t>OTSn_base</w:t>
            </w:r>
            <w:proofErr w:type="spellEnd"/>
            <w:r w:rsidRPr="000337E3">
              <w:t>&gt; + 30</w:t>
            </w:r>
            <w:r w:rsidRPr="000337E3">
              <w:rPr>
                <w:rStyle w:val="a8"/>
              </w:rPr>
              <w:t>H</w:t>
            </w:r>
          </w:p>
        </w:tc>
        <w:tc>
          <w:tcPr>
            <w:tcW w:w="661" w:type="pct"/>
          </w:tcPr>
          <w:p w14:paraId="11543E67" w14:textId="439E58EE" w:rsidR="00C8496E" w:rsidRPr="000337E3" w:rsidRDefault="00C8496E" w:rsidP="00C8496E">
            <w:pPr>
              <w:pStyle w:val="a4"/>
            </w:pPr>
            <w:r w:rsidRPr="000337E3">
              <w:rPr>
                <w:rFonts w:hint="eastAsia"/>
              </w:rPr>
              <w:t>16</w:t>
            </w:r>
          </w:p>
        </w:tc>
      </w:tr>
      <w:tr w:rsidR="00C8496E" w:rsidRPr="000337E3" w14:paraId="572DE7C6" w14:textId="67EAA884" w:rsidTr="00C9517E">
        <w:tc>
          <w:tcPr>
            <w:tcW w:w="439" w:type="pct"/>
          </w:tcPr>
          <w:p w14:paraId="5C3BC1FD" w14:textId="78F0FBAD" w:rsidR="00C8496E" w:rsidRPr="000337E3" w:rsidRDefault="00C8496E" w:rsidP="00C8496E">
            <w:pPr>
              <w:pStyle w:val="a4"/>
            </w:pPr>
            <w:proofErr w:type="spellStart"/>
            <w:r w:rsidRPr="000337E3">
              <w:t>OTSn</w:t>
            </w:r>
            <w:proofErr w:type="spellEnd"/>
          </w:p>
        </w:tc>
        <w:tc>
          <w:tcPr>
            <w:tcW w:w="1914" w:type="pct"/>
          </w:tcPr>
          <w:p w14:paraId="693CF891" w14:textId="4FD2758A" w:rsidR="00C8496E" w:rsidRPr="000337E3" w:rsidRDefault="00C8496E" w:rsidP="00C8496E">
            <w:pPr>
              <w:pStyle w:val="a4"/>
            </w:pPr>
            <w:r w:rsidRPr="000337E3">
              <w:t>Temperature difference limiting register</w:t>
            </w:r>
          </w:p>
        </w:tc>
        <w:tc>
          <w:tcPr>
            <w:tcW w:w="1104" w:type="pct"/>
          </w:tcPr>
          <w:p w14:paraId="7B8DDF52" w14:textId="648DD37F" w:rsidR="00C8496E" w:rsidRPr="000337E3" w:rsidRDefault="00C8496E" w:rsidP="00C8496E">
            <w:pPr>
              <w:pStyle w:val="a4"/>
            </w:pPr>
            <w:proofErr w:type="spellStart"/>
            <w:r w:rsidRPr="000337E3">
              <w:t>OTSnTDLR</w:t>
            </w:r>
            <w:proofErr w:type="spellEnd"/>
          </w:p>
        </w:tc>
        <w:tc>
          <w:tcPr>
            <w:tcW w:w="882" w:type="pct"/>
          </w:tcPr>
          <w:p w14:paraId="0CBD59E2" w14:textId="197186A7" w:rsidR="00C8496E" w:rsidRPr="000337E3" w:rsidRDefault="00C8496E" w:rsidP="00C8496E">
            <w:pPr>
              <w:pStyle w:val="a4"/>
            </w:pPr>
            <w:r w:rsidRPr="000337E3">
              <w:t>&lt;</w:t>
            </w:r>
            <w:proofErr w:type="spellStart"/>
            <w:r w:rsidRPr="000337E3">
              <w:t>OTSn_base</w:t>
            </w:r>
            <w:proofErr w:type="spellEnd"/>
            <w:r w:rsidRPr="000337E3">
              <w:t>&gt; + 34</w:t>
            </w:r>
            <w:r w:rsidRPr="000337E3">
              <w:rPr>
                <w:rStyle w:val="a8"/>
              </w:rPr>
              <w:t>H</w:t>
            </w:r>
          </w:p>
        </w:tc>
        <w:tc>
          <w:tcPr>
            <w:tcW w:w="661" w:type="pct"/>
          </w:tcPr>
          <w:p w14:paraId="304FCB83" w14:textId="2CC672C9" w:rsidR="00C8496E" w:rsidRPr="000337E3" w:rsidRDefault="00C8496E" w:rsidP="00C8496E">
            <w:pPr>
              <w:pStyle w:val="a4"/>
            </w:pPr>
            <w:r w:rsidRPr="000337E3">
              <w:rPr>
                <w:rFonts w:hint="eastAsia"/>
              </w:rPr>
              <w:t>16</w:t>
            </w:r>
          </w:p>
        </w:tc>
      </w:tr>
      <w:tr w:rsidR="00C8496E" w:rsidRPr="000337E3" w14:paraId="2B208F6E" w14:textId="003F283A" w:rsidTr="00C9517E">
        <w:tc>
          <w:tcPr>
            <w:tcW w:w="439" w:type="pct"/>
          </w:tcPr>
          <w:p w14:paraId="17218B5F" w14:textId="6163C1CC" w:rsidR="00C8496E" w:rsidRPr="000337E3" w:rsidRDefault="00C8496E" w:rsidP="00C8496E">
            <w:pPr>
              <w:pStyle w:val="a4"/>
            </w:pPr>
            <w:proofErr w:type="spellStart"/>
            <w:r w:rsidRPr="000337E3">
              <w:t>OTSn</w:t>
            </w:r>
            <w:proofErr w:type="spellEnd"/>
          </w:p>
        </w:tc>
        <w:tc>
          <w:tcPr>
            <w:tcW w:w="1914" w:type="pct"/>
          </w:tcPr>
          <w:p w14:paraId="4A677306" w14:textId="57F40B98" w:rsidR="00C8496E" w:rsidRPr="000337E3" w:rsidRDefault="00C8496E" w:rsidP="00C8496E">
            <w:pPr>
              <w:pStyle w:val="a4"/>
            </w:pPr>
            <w:r w:rsidRPr="000337E3">
              <w:t>Coefficient A register</w:t>
            </w:r>
          </w:p>
        </w:tc>
        <w:tc>
          <w:tcPr>
            <w:tcW w:w="1104" w:type="pct"/>
          </w:tcPr>
          <w:p w14:paraId="7CEC7953" w14:textId="474025A1" w:rsidR="00C8496E" w:rsidRPr="000337E3" w:rsidRDefault="00C8496E" w:rsidP="00C8496E">
            <w:pPr>
              <w:pStyle w:val="a4"/>
            </w:pPr>
            <w:proofErr w:type="spellStart"/>
            <w:r w:rsidRPr="000337E3">
              <w:t>OTSnCOEFFRA</w:t>
            </w:r>
            <w:proofErr w:type="spellEnd"/>
          </w:p>
        </w:tc>
        <w:tc>
          <w:tcPr>
            <w:tcW w:w="882" w:type="pct"/>
          </w:tcPr>
          <w:p w14:paraId="16F75FBD" w14:textId="5A02309B" w:rsidR="00C8496E" w:rsidRPr="000337E3" w:rsidRDefault="00C8496E" w:rsidP="00C8496E">
            <w:pPr>
              <w:pStyle w:val="a4"/>
            </w:pPr>
            <w:r w:rsidRPr="000337E3">
              <w:t>&lt;</w:t>
            </w:r>
            <w:proofErr w:type="spellStart"/>
            <w:r w:rsidRPr="000337E3">
              <w:t>OTSn_base</w:t>
            </w:r>
            <w:proofErr w:type="spellEnd"/>
            <w:r w:rsidRPr="000337E3">
              <w:t>&gt; + 38</w:t>
            </w:r>
            <w:r w:rsidRPr="000337E3">
              <w:rPr>
                <w:rStyle w:val="a8"/>
              </w:rPr>
              <w:t>H</w:t>
            </w:r>
          </w:p>
        </w:tc>
        <w:tc>
          <w:tcPr>
            <w:tcW w:w="661" w:type="pct"/>
          </w:tcPr>
          <w:p w14:paraId="11F6DF10" w14:textId="542E5811" w:rsidR="00C8496E" w:rsidRPr="000337E3" w:rsidRDefault="00C8496E" w:rsidP="00C8496E">
            <w:pPr>
              <w:pStyle w:val="a4"/>
            </w:pPr>
            <w:r w:rsidRPr="000337E3">
              <w:rPr>
                <w:rFonts w:hint="eastAsia"/>
              </w:rPr>
              <w:t>16</w:t>
            </w:r>
          </w:p>
        </w:tc>
      </w:tr>
      <w:tr w:rsidR="00C8496E" w:rsidRPr="000337E3" w14:paraId="17B80445" w14:textId="46D81FD0" w:rsidTr="00C9517E">
        <w:tc>
          <w:tcPr>
            <w:tcW w:w="439" w:type="pct"/>
          </w:tcPr>
          <w:p w14:paraId="1B2B4A87" w14:textId="0AE75E94" w:rsidR="00C8496E" w:rsidRPr="000337E3" w:rsidRDefault="00C8496E" w:rsidP="00C8496E">
            <w:pPr>
              <w:pStyle w:val="a4"/>
            </w:pPr>
            <w:proofErr w:type="spellStart"/>
            <w:r w:rsidRPr="000337E3">
              <w:t>OTSn</w:t>
            </w:r>
            <w:proofErr w:type="spellEnd"/>
          </w:p>
        </w:tc>
        <w:tc>
          <w:tcPr>
            <w:tcW w:w="1914" w:type="pct"/>
          </w:tcPr>
          <w:p w14:paraId="0FC1129B" w14:textId="486DA59A" w:rsidR="00C8496E" w:rsidRPr="000337E3" w:rsidRDefault="00C8496E" w:rsidP="00C8496E">
            <w:pPr>
              <w:pStyle w:val="a4"/>
            </w:pPr>
            <w:r w:rsidRPr="000337E3">
              <w:t>Coefficient B register</w:t>
            </w:r>
          </w:p>
        </w:tc>
        <w:tc>
          <w:tcPr>
            <w:tcW w:w="1104" w:type="pct"/>
          </w:tcPr>
          <w:p w14:paraId="66D6CF2B" w14:textId="5C1E8984" w:rsidR="00C8496E" w:rsidRPr="000337E3" w:rsidRDefault="00C8496E" w:rsidP="00C8496E">
            <w:pPr>
              <w:pStyle w:val="a4"/>
            </w:pPr>
            <w:proofErr w:type="spellStart"/>
            <w:r w:rsidRPr="000337E3">
              <w:t>OTSnCOEFFRB</w:t>
            </w:r>
            <w:proofErr w:type="spellEnd"/>
          </w:p>
        </w:tc>
        <w:tc>
          <w:tcPr>
            <w:tcW w:w="882" w:type="pct"/>
          </w:tcPr>
          <w:p w14:paraId="59D69251" w14:textId="6D755EA5" w:rsidR="00C8496E" w:rsidRPr="000337E3" w:rsidRDefault="00C8496E" w:rsidP="00C8496E">
            <w:pPr>
              <w:pStyle w:val="a4"/>
            </w:pPr>
            <w:r w:rsidRPr="000337E3">
              <w:t>&lt;</w:t>
            </w:r>
            <w:proofErr w:type="spellStart"/>
            <w:r w:rsidRPr="000337E3">
              <w:t>OTSn_base</w:t>
            </w:r>
            <w:proofErr w:type="spellEnd"/>
            <w:r w:rsidRPr="000337E3">
              <w:t>&gt; + 3C</w:t>
            </w:r>
            <w:r w:rsidRPr="000337E3">
              <w:rPr>
                <w:rStyle w:val="a8"/>
              </w:rPr>
              <w:t>H</w:t>
            </w:r>
          </w:p>
        </w:tc>
        <w:tc>
          <w:tcPr>
            <w:tcW w:w="661" w:type="pct"/>
          </w:tcPr>
          <w:p w14:paraId="6C493CD7" w14:textId="10F57638" w:rsidR="00C8496E" w:rsidRPr="000337E3" w:rsidRDefault="00C8496E" w:rsidP="00C8496E">
            <w:pPr>
              <w:pStyle w:val="a4"/>
            </w:pPr>
            <w:r w:rsidRPr="000337E3">
              <w:rPr>
                <w:rFonts w:hint="eastAsia"/>
              </w:rPr>
              <w:t>16</w:t>
            </w:r>
          </w:p>
        </w:tc>
      </w:tr>
      <w:tr w:rsidR="00C8496E" w:rsidRPr="000337E3" w14:paraId="69DCF274" w14:textId="50B0050E" w:rsidTr="00C9517E">
        <w:tc>
          <w:tcPr>
            <w:tcW w:w="439" w:type="pct"/>
          </w:tcPr>
          <w:p w14:paraId="0988928D" w14:textId="25E34AF3" w:rsidR="00C8496E" w:rsidRPr="000337E3" w:rsidRDefault="00C8496E" w:rsidP="00C8496E">
            <w:pPr>
              <w:pStyle w:val="a4"/>
            </w:pPr>
            <w:proofErr w:type="spellStart"/>
            <w:r w:rsidRPr="000337E3">
              <w:t>OTSn</w:t>
            </w:r>
            <w:proofErr w:type="spellEnd"/>
          </w:p>
        </w:tc>
        <w:tc>
          <w:tcPr>
            <w:tcW w:w="1914" w:type="pct"/>
          </w:tcPr>
          <w:p w14:paraId="255813E6" w14:textId="3176E78D" w:rsidR="00C8496E" w:rsidRPr="000337E3" w:rsidRDefault="00C8496E" w:rsidP="00C8496E">
            <w:pPr>
              <w:pStyle w:val="a4"/>
            </w:pPr>
            <w:r w:rsidRPr="000337E3">
              <w:t>Coefficient C register</w:t>
            </w:r>
          </w:p>
        </w:tc>
        <w:tc>
          <w:tcPr>
            <w:tcW w:w="1104" w:type="pct"/>
          </w:tcPr>
          <w:p w14:paraId="576AE9A3" w14:textId="63976798" w:rsidR="00C8496E" w:rsidRPr="000337E3" w:rsidRDefault="00C8496E" w:rsidP="00C8496E">
            <w:pPr>
              <w:pStyle w:val="a4"/>
            </w:pPr>
            <w:proofErr w:type="spellStart"/>
            <w:r w:rsidRPr="000337E3">
              <w:t>OTSnCOEFFRC</w:t>
            </w:r>
            <w:proofErr w:type="spellEnd"/>
          </w:p>
        </w:tc>
        <w:tc>
          <w:tcPr>
            <w:tcW w:w="882" w:type="pct"/>
          </w:tcPr>
          <w:p w14:paraId="3B91F7D1" w14:textId="4746A759" w:rsidR="00C8496E" w:rsidRPr="000337E3" w:rsidRDefault="00C8496E" w:rsidP="00C8496E">
            <w:pPr>
              <w:pStyle w:val="a4"/>
            </w:pPr>
            <w:r w:rsidRPr="000337E3">
              <w:t>&lt;</w:t>
            </w:r>
            <w:proofErr w:type="spellStart"/>
            <w:r w:rsidRPr="000337E3">
              <w:t>OTSn_base</w:t>
            </w:r>
            <w:proofErr w:type="spellEnd"/>
            <w:r w:rsidRPr="000337E3">
              <w:t>&gt; + 40</w:t>
            </w:r>
            <w:r w:rsidRPr="000337E3">
              <w:rPr>
                <w:rStyle w:val="a8"/>
              </w:rPr>
              <w:t>H</w:t>
            </w:r>
          </w:p>
        </w:tc>
        <w:tc>
          <w:tcPr>
            <w:tcW w:w="661" w:type="pct"/>
          </w:tcPr>
          <w:p w14:paraId="0BBEDB28" w14:textId="33C5075B" w:rsidR="00C8496E" w:rsidRPr="000337E3" w:rsidRDefault="00C8496E" w:rsidP="00C8496E">
            <w:pPr>
              <w:pStyle w:val="a4"/>
            </w:pPr>
            <w:r w:rsidRPr="000337E3">
              <w:rPr>
                <w:rFonts w:hint="eastAsia"/>
              </w:rPr>
              <w:t>16</w:t>
            </w:r>
          </w:p>
        </w:tc>
      </w:tr>
      <w:tr w:rsidR="009C1491" w:rsidRPr="00E3244E" w14:paraId="1230D106" w14:textId="77777777" w:rsidTr="00C9517E">
        <w:tc>
          <w:tcPr>
            <w:tcW w:w="439" w:type="pct"/>
          </w:tcPr>
          <w:p w14:paraId="443F1EA5" w14:textId="23BC71C8" w:rsidR="009C1491" w:rsidRPr="00261841" w:rsidRDefault="009C1491" w:rsidP="00C8496E">
            <w:pPr>
              <w:pStyle w:val="a4"/>
              <w:rPr>
                <w:color w:val="FF0000"/>
              </w:rPr>
            </w:pPr>
            <w:proofErr w:type="spellStart"/>
            <w:r w:rsidRPr="00261841">
              <w:rPr>
                <w:color w:val="FF0000"/>
              </w:rPr>
              <w:t>OTSn</w:t>
            </w:r>
            <w:proofErr w:type="spellEnd"/>
          </w:p>
        </w:tc>
        <w:tc>
          <w:tcPr>
            <w:tcW w:w="1914" w:type="pct"/>
          </w:tcPr>
          <w:p w14:paraId="44877177" w14:textId="0F65C0DA" w:rsidR="009C1491" w:rsidRPr="00261841" w:rsidRDefault="009C1491" w:rsidP="00C8496E">
            <w:pPr>
              <w:pStyle w:val="a4"/>
              <w:rPr>
                <w:color w:val="FF0000"/>
              </w:rPr>
            </w:pPr>
            <w:r w:rsidRPr="00261841">
              <w:rPr>
                <w:color w:val="FF0000"/>
              </w:rPr>
              <w:t>Self-diagnosis control register</w:t>
            </w:r>
          </w:p>
        </w:tc>
        <w:tc>
          <w:tcPr>
            <w:tcW w:w="1104" w:type="pct"/>
          </w:tcPr>
          <w:p w14:paraId="1B18ADB0" w14:textId="4DA431B4" w:rsidR="009C1491" w:rsidRPr="00261841" w:rsidRDefault="009C1491" w:rsidP="00C8496E">
            <w:pPr>
              <w:pStyle w:val="a4"/>
              <w:rPr>
                <w:color w:val="FF0000"/>
              </w:rPr>
            </w:pPr>
            <w:proofErr w:type="spellStart"/>
            <w:r w:rsidRPr="00261841">
              <w:rPr>
                <w:color w:val="FF0000"/>
              </w:rPr>
              <w:t>OTSnSDIAGCTL</w:t>
            </w:r>
            <w:proofErr w:type="spellEnd"/>
          </w:p>
        </w:tc>
        <w:tc>
          <w:tcPr>
            <w:tcW w:w="882" w:type="pct"/>
          </w:tcPr>
          <w:p w14:paraId="1CCBE90B" w14:textId="2F139D4F" w:rsidR="009C1491" w:rsidRPr="00261841" w:rsidRDefault="009C1491" w:rsidP="00C8496E">
            <w:pPr>
              <w:pStyle w:val="a4"/>
              <w:rPr>
                <w:color w:val="FF0000"/>
              </w:rPr>
            </w:pPr>
            <w:r w:rsidRPr="00261841">
              <w:rPr>
                <w:color w:val="FF0000"/>
              </w:rPr>
              <w:t>&lt;</w:t>
            </w:r>
            <w:proofErr w:type="spellStart"/>
            <w:r w:rsidRPr="00261841">
              <w:rPr>
                <w:color w:val="FF0000"/>
              </w:rPr>
              <w:t>OTSn_base</w:t>
            </w:r>
            <w:proofErr w:type="spellEnd"/>
            <w:r w:rsidRPr="00261841">
              <w:rPr>
                <w:color w:val="FF0000"/>
              </w:rPr>
              <w:t>&gt; + A0</w:t>
            </w:r>
            <w:r w:rsidRPr="00261841">
              <w:rPr>
                <w:color w:val="FF0000"/>
                <w:vertAlign w:val="subscript"/>
              </w:rPr>
              <w:t>H</w:t>
            </w:r>
          </w:p>
        </w:tc>
        <w:tc>
          <w:tcPr>
            <w:tcW w:w="661" w:type="pct"/>
          </w:tcPr>
          <w:p w14:paraId="55B81600" w14:textId="1E86AE27" w:rsidR="009C1491" w:rsidRPr="00261841" w:rsidRDefault="009C1491" w:rsidP="00C8496E">
            <w:pPr>
              <w:pStyle w:val="a4"/>
              <w:rPr>
                <w:color w:val="FF0000"/>
              </w:rPr>
            </w:pPr>
            <w:r w:rsidRPr="00261841">
              <w:rPr>
                <w:color w:val="FF0000"/>
              </w:rPr>
              <w:t>8</w:t>
            </w:r>
          </w:p>
        </w:tc>
      </w:tr>
      <w:tr w:rsidR="00773E8B" w:rsidRPr="00E3244E" w14:paraId="1308CE48" w14:textId="33EA44AE" w:rsidTr="00C9517E">
        <w:tc>
          <w:tcPr>
            <w:tcW w:w="439" w:type="pct"/>
          </w:tcPr>
          <w:p w14:paraId="5C4E2AB3" w14:textId="09FEB9EF" w:rsidR="00C8496E" w:rsidRPr="009C1491" w:rsidRDefault="00C8496E" w:rsidP="00C8496E">
            <w:pPr>
              <w:pStyle w:val="a4"/>
              <w:rPr>
                <w:color w:val="000000" w:themeColor="text1"/>
              </w:rPr>
            </w:pPr>
            <w:proofErr w:type="spellStart"/>
            <w:r w:rsidRPr="009C1491">
              <w:rPr>
                <w:color w:val="000000" w:themeColor="text1"/>
              </w:rPr>
              <w:t>OTSn</w:t>
            </w:r>
            <w:proofErr w:type="spellEnd"/>
          </w:p>
        </w:tc>
        <w:tc>
          <w:tcPr>
            <w:tcW w:w="1914" w:type="pct"/>
          </w:tcPr>
          <w:p w14:paraId="020DFF95" w14:textId="41EC617C" w:rsidR="00C8496E" w:rsidRPr="009C1491" w:rsidRDefault="00C8496E" w:rsidP="00C8496E">
            <w:pPr>
              <w:pStyle w:val="a4"/>
              <w:rPr>
                <w:color w:val="000000" w:themeColor="text1"/>
              </w:rPr>
            </w:pPr>
            <w:r w:rsidRPr="009C1491">
              <w:rPr>
                <w:color w:val="000000" w:themeColor="text1"/>
              </w:rPr>
              <w:t>Coefficient select register</w:t>
            </w:r>
            <w:r w:rsidR="00551B54">
              <w:rPr>
                <w:color w:val="000000" w:themeColor="text1"/>
              </w:rPr>
              <w:t xml:space="preserve"> [For internal use only]</w:t>
            </w:r>
          </w:p>
        </w:tc>
        <w:tc>
          <w:tcPr>
            <w:tcW w:w="1104" w:type="pct"/>
          </w:tcPr>
          <w:p w14:paraId="3DC8F7B5" w14:textId="131949E4" w:rsidR="00C8496E" w:rsidRPr="009C1491" w:rsidRDefault="00C8496E" w:rsidP="00C8496E">
            <w:pPr>
              <w:pStyle w:val="a4"/>
              <w:rPr>
                <w:color w:val="000000" w:themeColor="text1"/>
              </w:rPr>
            </w:pPr>
            <w:proofErr w:type="spellStart"/>
            <w:r w:rsidRPr="009C1491">
              <w:rPr>
                <w:color w:val="000000" w:themeColor="text1"/>
              </w:rPr>
              <w:t>OTSnCOEFFSR</w:t>
            </w:r>
            <w:proofErr w:type="spellEnd"/>
          </w:p>
        </w:tc>
        <w:tc>
          <w:tcPr>
            <w:tcW w:w="882" w:type="pct"/>
          </w:tcPr>
          <w:p w14:paraId="61D3BD0F" w14:textId="1091CC1D" w:rsidR="00C8496E" w:rsidRPr="009C1491" w:rsidRDefault="00C8496E" w:rsidP="00C8496E">
            <w:pPr>
              <w:pStyle w:val="a4"/>
              <w:rPr>
                <w:color w:val="000000" w:themeColor="text1"/>
              </w:rPr>
            </w:pPr>
            <w:r w:rsidRPr="009C1491">
              <w:rPr>
                <w:color w:val="000000" w:themeColor="text1"/>
              </w:rPr>
              <w:t>&lt;</w:t>
            </w:r>
            <w:proofErr w:type="spellStart"/>
            <w:r w:rsidRPr="009C1491">
              <w:rPr>
                <w:color w:val="000000" w:themeColor="text1"/>
              </w:rPr>
              <w:t>OTSn_base</w:t>
            </w:r>
            <w:proofErr w:type="spellEnd"/>
            <w:r w:rsidRPr="009C1491">
              <w:rPr>
                <w:color w:val="000000" w:themeColor="text1"/>
              </w:rPr>
              <w:t>&gt; + 80</w:t>
            </w:r>
            <w:r w:rsidRPr="009C1491">
              <w:rPr>
                <w:rStyle w:val="a8"/>
                <w:color w:val="000000" w:themeColor="text1"/>
              </w:rPr>
              <w:t>H</w:t>
            </w:r>
          </w:p>
        </w:tc>
        <w:tc>
          <w:tcPr>
            <w:tcW w:w="661" w:type="pct"/>
          </w:tcPr>
          <w:p w14:paraId="3D599510" w14:textId="341E308D" w:rsidR="00C8496E" w:rsidRPr="009C1491" w:rsidRDefault="00C8496E" w:rsidP="00C8496E">
            <w:pPr>
              <w:pStyle w:val="a4"/>
              <w:rPr>
                <w:color w:val="000000" w:themeColor="text1"/>
              </w:rPr>
            </w:pPr>
            <w:r w:rsidRPr="009C1491">
              <w:rPr>
                <w:rFonts w:hint="eastAsia"/>
                <w:color w:val="000000" w:themeColor="text1"/>
              </w:rPr>
              <w:t>8</w:t>
            </w:r>
          </w:p>
        </w:tc>
      </w:tr>
      <w:tr w:rsidR="00773E8B" w:rsidRPr="00E3244E" w14:paraId="336D4E27" w14:textId="30B85617" w:rsidTr="00C9517E">
        <w:tc>
          <w:tcPr>
            <w:tcW w:w="439" w:type="pct"/>
          </w:tcPr>
          <w:p w14:paraId="53DE4DDD" w14:textId="1F969D1E" w:rsidR="00C8496E" w:rsidRPr="009C1491" w:rsidRDefault="00C8496E" w:rsidP="00C8496E">
            <w:pPr>
              <w:pStyle w:val="a4"/>
              <w:rPr>
                <w:color w:val="000000" w:themeColor="text1"/>
              </w:rPr>
            </w:pPr>
            <w:proofErr w:type="spellStart"/>
            <w:r w:rsidRPr="009C1491">
              <w:rPr>
                <w:color w:val="000000" w:themeColor="text1"/>
              </w:rPr>
              <w:t>OTSn</w:t>
            </w:r>
            <w:proofErr w:type="spellEnd"/>
          </w:p>
        </w:tc>
        <w:tc>
          <w:tcPr>
            <w:tcW w:w="1914" w:type="pct"/>
          </w:tcPr>
          <w:p w14:paraId="5A702D47" w14:textId="2464B28E" w:rsidR="00C8496E" w:rsidRPr="009C1491" w:rsidRDefault="00C8496E" w:rsidP="00C8496E">
            <w:pPr>
              <w:pStyle w:val="a4"/>
              <w:rPr>
                <w:color w:val="000000" w:themeColor="text1"/>
              </w:rPr>
            </w:pPr>
            <w:r w:rsidRPr="009C1491">
              <w:rPr>
                <w:color w:val="000000" w:themeColor="text1"/>
              </w:rPr>
              <w:t>Coefficient A tuning register</w:t>
            </w:r>
            <w:r w:rsidR="00551B54">
              <w:rPr>
                <w:color w:val="000000" w:themeColor="text1"/>
              </w:rPr>
              <w:t xml:space="preserve"> [For internal use only]</w:t>
            </w:r>
          </w:p>
        </w:tc>
        <w:tc>
          <w:tcPr>
            <w:tcW w:w="1104" w:type="pct"/>
          </w:tcPr>
          <w:p w14:paraId="125DE97C" w14:textId="129004F7" w:rsidR="00C8496E" w:rsidRPr="009C1491" w:rsidRDefault="00C8496E" w:rsidP="00C8496E">
            <w:pPr>
              <w:pStyle w:val="a4"/>
              <w:rPr>
                <w:color w:val="000000" w:themeColor="text1"/>
              </w:rPr>
            </w:pPr>
            <w:proofErr w:type="spellStart"/>
            <w:r w:rsidRPr="009C1491">
              <w:rPr>
                <w:color w:val="000000" w:themeColor="text1"/>
              </w:rPr>
              <w:t>OTSnCOEFFTUNERA</w:t>
            </w:r>
            <w:proofErr w:type="spellEnd"/>
          </w:p>
        </w:tc>
        <w:tc>
          <w:tcPr>
            <w:tcW w:w="882" w:type="pct"/>
          </w:tcPr>
          <w:p w14:paraId="37D2F77D" w14:textId="556326FF" w:rsidR="00C8496E" w:rsidRPr="009C1491" w:rsidRDefault="00C8496E" w:rsidP="00C8496E">
            <w:pPr>
              <w:pStyle w:val="a4"/>
              <w:rPr>
                <w:color w:val="000000" w:themeColor="text1"/>
              </w:rPr>
            </w:pPr>
            <w:r w:rsidRPr="009C1491">
              <w:rPr>
                <w:color w:val="000000" w:themeColor="text1"/>
              </w:rPr>
              <w:t>&lt;</w:t>
            </w:r>
            <w:proofErr w:type="spellStart"/>
            <w:r w:rsidRPr="009C1491">
              <w:rPr>
                <w:color w:val="000000" w:themeColor="text1"/>
              </w:rPr>
              <w:t>OTSn_base</w:t>
            </w:r>
            <w:proofErr w:type="spellEnd"/>
            <w:r w:rsidRPr="009C1491">
              <w:rPr>
                <w:color w:val="000000" w:themeColor="text1"/>
              </w:rPr>
              <w:t>&gt; + 84</w:t>
            </w:r>
            <w:r w:rsidRPr="009C1491">
              <w:rPr>
                <w:rStyle w:val="a8"/>
                <w:color w:val="000000" w:themeColor="text1"/>
              </w:rPr>
              <w:t>H</w:t>
            </w:r>
          </w:p>
        </w:tc>
        <w:tc>
          <w:tcPr>
            <w:tcW w:w="661" w:type="pct"/>
          </w:tcPr>
          <w:p w14:paraId="2ACB6A94" w14:textId="7561CF67" w:rsidR="00C8496E" w:rsidRPr="009C1491" w:rsidRDefault="00C8496E" w:rsidP="00C8496E">
            <w:pPr>
              <w:pStyle w:val="a4"/>
              <w:rPr>
                <w:color w:val="000000" w:themeColor="text1"/>
              </w:rPr>
            </w:pPr>
            <w:r w:rsidRPr="009C1491">
              <w:rPr>
                <w:rFonts w:hint="eastAsia"/>
                <w:color w:val="000000" w:themeColor="text1"/>
              </w:rPr>
              <w:t>16</w:t>
            </w:r>
          </w:p>
        </w:tc>
      </w:tr>
      <w:tr w:rsidR="00773E8B" w:rsidRPr="00E3244E" w14:paraId="0645049F" w14:textId="58C46869" w:rsidTr="00C9517E">
        <w:tc>
          <w:tcPr>
            <w:tcW w:w="439" w:type="pct"/>
          </w:tcPr>
          <w:p w14:paraId="035BFC8C" w14:textId="245A50B9" w:rsidR="00C8496E" w:rsidRPr="009C1491" w:rsidRDefault="00C8496E" w:rsidP="00C8496E">
            <w:pPr>
              <w:pStyle w:val="a4"/>
              <w:rPr>
                <w:color w:val="000000" w:themeColor="text1"/>
              </w:rPr>
            </w:pPr>
            <w:proofErr w:type="spellStart"/>
            <w:r w:rsidRPr="009C1491">
              <w:rPr>
                <w:color w:val="000000" w:themeColor="text1"/>
              </w:rPr>
              <w:t>OTSn</w:t>
            </w:r>
            <w:proofErr w:type="spellEnd"/>
          </w:p>
        </w:tc>
        <w:tc>
          <w:tcPr>
            <w:tcW w:w="1914" w:type="pct"/>
          </w:tcPr>
          <w:p w14:paraId="58E62FB9" w14:textId="280ED115" w:rsidR="00C8496E" w:rsidRPr="009C1491" w:rsidRDefault="00C8496E" w:rsidP="00C8496E">
            <w:pPr>
              <w:pStyle w:val="a4"/>
              <w:rPr>
                <w:color w:val="000000" w:themeColor="text1"/>
              </w:rPr>
            </w:pPr>
            <w:r w:rsidRPr="009C1491">
              <w:rPr>
                <w:color w:val="000000" w:themeColor="text1"/>
              </w:rPr>
              <w:t>Coefficient B tuning register</w:t>
            </w:r>
            <w:r w:rsidR="00551B54">
              <w:rPr>
                <w:color w:val="000000" w:themeColor="text1"/>
              </w:rPr>
              <w:t xml:space="preserve"> [For internal use only]</w:t>
            </w:r>
          </w:p>
        </w:tc>
        <w:tc>
          <w:tcPr>
            <w:tcW w:w="1104" w:type="pct"/>
          </w:tcPr>
          <w:p w14:paraId="7AF43A2F" w14:textId="4146AB8D" w:rsidR="00C8496E" w:rsidRPr="009C1491" w:rsidRDefault="00C8496E" w:rsidP="00C8496E">
            <w:pPr>
              <w:pStyle w:val="a4"/>
              <w:rPr>
                <w:color w:val="000000" w:themeColor="text1"/>
              </w:rPr>
            </w:pPr>
            <w:proofErr w:type="spellStart"/>
            <w:r w:rsidRPr="009C1491">
              <w:rPr>
                <w:color w:val="000000" w:themeColor="text1"/>
              </w:rPr>
              <w:t>OTSnCOEFFTUNERB</w:t>
            </w:r>
            <w:proofErr w:type="spellEnd"/>
          </w:p>
        </w:tc>
        <w:tc>
          <w:tcPr>
            <w:tcW w:w="882" w:type="pct"/>
          </w:tcPr>
          <w:p w14:paraId="0669072D" w14:textId="2C84D6DE" w:rsidR="00C8496E" w:rsidRPr="009C1491" w:rsidRDefault="00C8496E" w:rsidP="00C8496E">
            <w:pPr>
              <w:pStyle w:val="a4"/>
              <w:rPr>
                <w:color w:val="000000" w:themeColor="text1"/>
              </w:rPr>
            </w:pPr>
            <w:r w:rsidRPr="009C1491">
              <w:rPr>
                <w:color w:val="000000" w:themeColor="text1"/>
              </w:rPr>
              <w:t>&lt;</w:t>
            </w:r>
            <w:proofErr w:type="spellStart"/>
            <w:r w:rsidRPr="009C1491">
              <w:rPr>
                <w:color w:val="000000" w:themeColor="text1"/>
              </w:rPr>
              <w:t>OTSn_base</w:t>
            </w:r>
            <w:proofErr w:type="spellEnd"/>
            <w:r w:rsidRPr="009C1491">
              <w:rPr>
                <w:color w:val="000000" w:themeColor="text1"/>
              </w:rPr>
              <w:t>&gt; + 88</w:t>
            </w:r>
            <w:r w:rsidRPr="009C1491">
              <w:rPr>
                <w:rStyle w:val="a8"/>
                <w:color w:val="000000" w:themeColor="text1"/>
              </w:rPr>
              <w:t>H</w:t>
            </w:r>
          </w:p>
        </w:tc>
        <w:tc>
          <w:tcPr>
            <w:tcW w:w="661" w:type="pct"/>
          </w:tcPr>
          <w:p w14:paraId="01E66A47" w14:textId="445EA4F1" w:rsidR="00C8496E" w:rsidRPr="009C1491" w:rsidRDefault="00C8496E" w:rsidP="00C8496E">
            <w:pPr>
              <w:pStyle w:val="a4"/>
              <w:rPr>
                <w:color w:val="000000" w:themeColor="text1"/>
              </w:rPr>
            </w:pPr>
            <w:r w:rsidRPr="009C1491">
              <w:rPr>
                <w:rFonts w:hint="eastAsia"/>
                <w:color w:val="000000" w:themeColor="text1"/>
              </w:rPr>
              <w:t>16</w:t>
            </w:r>
          </w:p>
        </w:tc>
      </w:tr>
      <w:tr w:rsidR="00773E8B" w:rsidRPr="00E3244E" w14:paraId="7D971A55" w14:textId="7F87C901" w:rsidTr="00C9517E">
        <w:tc>
          <w:tcPr>
            <w:tcW w:w="439" w:type="pct"/>
          </w:tcPr>
          <w:p w14:paraId="20CEEEE0" w14:textId="65496408" w:rsidR="00C8496E" w:rsidRPr="009C1491" w:rsidRDefault="00C8496E" w:rsidP="00C8496E">
            <w:pPr>
              <w:pStyle w:val="a4"/>
              <w:rPr>
                <w:color w:val="000000" w:themeColor="text1"/>
              </w:rPr>
            </w:pPr>
            <w:proofErr w:type="spellStart"/>
            <w:r w:rsidRPr="009C1491">
              <w:rPr>
                <w:color w:val="000000" w:themeColor="text1"/>
              </w:rPr>
              <w:t>OTSn</w:t>
            </w:r>
            <w:proofErr w:type="spellEnd"/>
          </w:p>
        </w:tc>
        <w:tc>
          <w:tcPr>
            <w:tcW w:w="1914" w:type="pct"/>
          </w:tcPr>
          <w:p w14:paraId="516CF998" w14:textId="1FA10CD5" w:rsidR="00C8496E" w:rsidRPr="009C1491" w:rsidRDefault="00C8496E" w:rsidP="00C8496E">
            <w:pPr>
              <w:pStyle w:val="a4"/>
              <w:rPr>
                <w:color w:val="000000" w:themeColor="text1"/>
              </w:rPr>
            </w:pPr>
            <w:r w:rsidRPr="009C1491">
              <w:rPr>
                <w:color w:val="000000" w:themeColor="text1"/>
              </w:rPr>
              <w:t>Coefficient C tuning register</w:t>
            </w:r>
            <w:r w:rsidR="00551B54">
              <w:rPr>
                <w:color w:val="000000" w:themeColor="text1"/>
              </w:rPr>
              <w:t xml:space="preserve"> [For internal use only]</w:t>
            </w:r>
          </w:p>
        </w:tc>
        <w:tc>
          <w:tcPr>
            <w:tcW w:w="1104" w:type="pct"/>
          </w:tcPr>
          <w:p w14:paraId="3DAEDA2C" w14:textId="05B7AEB8" w:rsidR="00C8496E" w:rsidRPr="009C1491" w:rsidRDefault="00C8496E" w:rsidP="00C8496E">
            <w:pPr>
              <w:pStyle w:val="a4"/>
              <w:rPr>
                <w:color w:val="000000" w:themeColor="text1"/>
              </w:rPr>
            </w:pPr>
            <w:proofErr w:type="spellStart"/>
            <w:r w:rsidRPr="009C1491">
              <w:rPr>
                <w:color w:val="000000" w:themeColor="text1"/>
              </w:rPr>
              <w:t>OTSnCOEFFTUNERC</w:t>
            </w:r>
            <w:proofErr w:type="spellEnd"/>
          </w:p>
        </w:tc>
        <w:tc>
          <w:tcPr>
            <w:tcW w:w="882" w:type="pct"/>
          </w:tcPr>
          <w:p w14:paraId="77F498CE" w14:textId="02A18477" w:rsidR="00C8496E" w:rsidRPr="009C1491" w:rsidRDefault="00C8496E" w:rsidP="00C8496E">
            <w:pPr>
              <w:pStyle w:val="a4"/>
              <w:rPr>
                <w:color w:val="000000" w:themeColor="text1"/>
              </w:rPr>
            </w:pPr>
            <w:r w:rsidRPr="009C1491">
              <w:rPr>
                <w:color w:val="000000" w:themeColor="text1"/>
              </w:rPr>
              <w:t>&lt;</w:t>
            </w:r>
            <w:proofErr w:type="spellStart"/>
            <w:r w:rsidRPr="009C1491">
              <w:rPr>
                <w:color w:val="000000" w:themeColor="text1"/>
              </w:rPr>
              <w:t>OTSn_base</w:t>
            </w:r>
            <w:proofErr w:type="spellEnd"/>
            <w:r w:rsidRPr="009C1491">
              <w:rPr>
                <w:color w:val="000000" w:themeColor="text1"/>
              </w:rPr>
              <w:t>&gt; + 8C</w:t>
            </w:r>
            <w:r w:rsidRPr="009C1491">
              <w:rPr>
                <w:rStyle w:val="a8"/>
                <w:color w:val="000000" w:themeColor="text1"/>
              </w:rPr>
              <w:t>H</w:t>
            </w:r>
          </w:p>
        </w:tc>
        <w:tc>
          <w:tcPr>
            <w:tcW w:w="661" w:type="pct"/>
          </w:tcPr>
          <w:p w14:paraId="173739CF" w14:textId="7DEA9B92" w:rsidR="00C8496E" w:rsidRPr="009C1491" w:rsidRDefault="00C8496E" w:rsidP="00C8496E">
            <w:pPr>
              <w:pStyle w:val="a4"/>
              <w:rPr>
                <w:color w:val="000000" w:themeColor="text1"/>
              </w:rPr>
            </w:pPr>
            <w:r w:rsidRPr="009C1491">
              <w:rPr>
                <w:rFonts w:hint="eastAsia"/>
                <w:color w:val="000000" w:themeColor="text1"/>
              </w:rPr>
              <w:t>16</w:t>
            </w:r>
          </w:p>
        </w:tc>
      </w:tr>
      <w:tr w:rsidR="00773E8B" w:rsidRPr="00E3244E" w14:paraId="5E6AE231" w14:textId="3CB169C7" w:rsidTr="00C9517E">
        <w:tc>
          <w:tcPr>
            <w:tcW w:w="439" w:type="pct"/>
          </w:tcPr>
          <w:p w14:paraId="28DA26B1" w14:textId="59147350" w:rsidR="00C8496E" w:rsidRPr="009C1491" w:rsidRDefault="00C8496E" w:rsidP="00C8496E">
            <w:pPr>
              <w:pStyle w:val="a4"/>
              <w:rPr>
                <w:color w:val="000000" w:themeColor="text1"/>
              </w:rPr>
            </w:pPr>
            <w:proofErr w:type="spellStart"/>
            <w:r w:rsidRPr="009C1491">
              <w:rPr>
                <w:color w:val="000000" w:themeColor="text1"/>
              </w:rPr>
              <w:t>OTSn</w:t>
            </w:r>
            <w:proofErr w:type="spellEnd"/>
          </w:p>
        </w:tc>
        <w:tc>
          <w:tcPr>
            <w:tcW w:w="1914" w:type="pct"/>
          </w:tcPr>
          <w:p w14:paraId="6AD508E9" w14:textId="4C30722F" w:rsidR="00C8496E" w:rsidRPr="009C1491" w:rsidRDefault="00C8496E" w:rsidP="00C8496E">
            <w:pPr>
              <w:pStyle w:val="a4"/>
              <w:rPr>
                <w:color w:val="000000" w:themeColor="text1"/>
              </w:rPr>
            </w:pPr>
            <w:r w:rsidRPr="009C1491">
              <w:rPr>
                <w:color w:val="000000" w:themeColor="text1"/>
              </w:rPr>
              <w:t>Test register A</w:t>
            </w:r>
            <w:r w:rsidR="00551B54">
              <w:rPr>
                <w:color w:val="000000" w:themeColor="text1"/>
              </w:rPr>
              <w:t xml:space="preserve"> [For internal use only]</w:t>
            </w:r>
          </w:p>
        </w:tc>
        <w:tc>
          <w:tcPr>
            <w:tcW w:w="1104" w:type="pct"/>
          </w:tcPr>
          <w:p w14:paraId="540B18DC" w14:textId="5C5F17E2" w:rsidR="00C8496E" w:rsidRPr="009C1491" w:rsidRDefault="00C8496E" w:rsidP="00C8496E">
            <w:pPr>
              <w:pStyle w:val="a4"/>
              <w:rPr>
                <w:color w:val="000000" w:themeColor="text1"/>
              </w:rPr>
            </w:pPr>
            <w:proofErr w:type="spellStart"/>
            <w:r w:rsidRPr="009C1491">
              <w:rPr>
                <w:color w:val="000000" w:themeColor="text1"/>
              </w:rPr>
              <w:t>OTSnTSTRA</w:t>
            </w:r>
            <w:proofErr w:type="spellEnd"/>
          </w:p>
        </w:tc>
        <w:tc>
          <w:tcPr>
            <w:tcW w:w="882" w:type="pct"/>
          </w:tcPr>
          <w:p w14:paraId="48C5917A" w14:textId="4B435FF1" w:rsidR="00C8496E" w:rsidRPr="009C1491" w:rsidRDefault="00C8496E" w:rsidP="00C8496E">
            <w:pPr>
              <w:pStyle w:val="a4"/>
              <w:rPr>
                <w:color w:val="000000" w:themeColor="text1"/>
              </w:rPr>
            </w:pPr>
            <w:r w:rsidRPr="009C1491">
              <w:rPr>
                <w:color w:val="000000" w:themeColor="text1"/>
              </w:rPr>
              <w:t>&lt;</w:t>
            </w:r>
            <w:proofErr w:type="spellStart"/>
            <w:r w:rsidRPr="009C1491">
              <w:rPr>
                <w:color w:val="000000" w:themeColor="text1"/>
              </w:rPr>
              <w:t>OTSn_base</w:t>
            </w:r>
            <w:proofErr w:type="spellEnd"/>
            <w:r w:rsidRPr="009C1491">
              <w:rPr>
                <w:color w:val="000000" w:themeColor="text1"/>
              </w:rPr>
              <w:t>&gt; + 90</w:t>
            </w:r>
            <w:r w:rsidRPr="009C1491">
              <w:rPr>
                <w:rStyle w:val="a8"/>
                <w:color w:val="000000" w:themeColor="text1"/>
              </w:rPr>
              <w:t>H</w:t>
            </w:r>
          </w:p>
        </w:tc>
        <w:tc>
          <w:tcPr>
            <w:tcW w:w="661" w:type="pct"/>
          </w:tcPr>
          <w:p w14:paraId="7D33DE3E" w14:textId="2C5F3111" w:rsidR="00C8496E" w:rsidRPr="009C1491" w:rsidRDefault="00C8496E" w:rsidP="00C8496E">
            <w:pPr>
              <w:pStyle w:val="a4"/>
              <w:rPr>
                <w:color w:val="000000" w:themeColor="text1"/>
              </w:rPr>
            </w:pPr>
            <w:r w:rsidRPr="009C1491">
              <w:rPr>
                <w:rFonts w:hint="eastAsia"/>
                <w:color w:val="000000" w:themeColor="text1"/>
              </w:rPr>
              <w:t>8</w:t>
            </w:r>
          </w:p>
        </w:tc>
      </w:tr>
      <w:tr w:rsidR="00773E8B" w:rsidRPr="00E3244E" w14:paraId="14169DE6" w14:textId="49E1E064" w:rsidTr="00C9517E">
        <w:tc>
          <w:tcPr>
            <w:tcW w:w="439" w:type="pct"/>
          </w:tcPr>
          <w:p w14:paraId="457448B8" w14:textId="7B8C65F7" w:rsidR="00C8496E" w:rsidRPr="009C1491" w:rsidRDefault="00C8496E" w:rsidP="00C8496E">
            <w:pPr>
              <w:pStyle w:val="a4"/>
              <w:rPr>
                <w:color w:val="000000" w:themeColor="text1"/>
              </w:rPr>
            </w:pPr>
            <w:proofErr w:type="spellStart"/>
            <w:r w:rsidRPr="009C1491">
              <w:rPr>
                <w:color w:val="000000" w:themeColor="text1"/>
              </w:rPr>
              <w:t>OTSn</w:t>
            </w:r>
            <w:proofErr w:type="spellEnd"/>
          </w:p>
        </w:tc>
        <w:tc>
          <w:tcPr>
            <w:tcW w:w="1914" w:type="pct"/>
          </w:tcPr>
          <w:p w14:paraId="37856BB4" w14:textId="08C02C4B" w:rsidR="00C8496E" w:rsidRPr="009C1491" w:rsidRDefault="00C8496E" w:rsidP="00C8496E">
            <w:pPr>
              <w:pStyle w:val="a4"/>
              <w:rPr>
                <w:color w:val="000000" w:themeColor="text1"/>
              </w:rPr>
            </w:pPr>
            <w:r w:rsidRPr="009C1491">
              <w:rPr>
                <w:color w:val="000000" w:themeColor="text1"/>
              </w:rPr>
              <w:t>Test register B</w:t>
            </w:r>
            <w:r w:rsidR="00551B54">
              <w:rPr>
                <w:color w:val="000000" w:themeColor="text1"/>
              </w:rPr>
              <w:t xml:space="preserve"> [For internal use only]</w:t>
            </w:r>
          </w:p>
        </w:tc>
        <w:tc>
          <w:tcPr>
            <w:tcW w:w="1104" w:type="pct"/>
          </w:tcPr>
          <w:p w14:paraId="1916894C" w14:textId="519ACF52" w:rsidR="00C8496E" w:rsidRPr="009C1491" w:rsidRDefault="00C8496E" w:rsidP="00C8496E">
            <w:pPr>
              <w:pStyle w:val="a4"/>
              <w:rPr>
                <w:color w:val="000000" w:themeColor="text1"/>
              </w:rPr>
            </w:pPr>
            <w:proofErr w:type="spellStart"/>
            <w:r w:rsidRPr="009C1491">
              <w:rPr>
                <w:color w:val="000000" w:themeColor="text1"/>
              </w:rPr>
              <w:t>OTSnTSTRB</w:t>
            </w:r>
            <w:proofErr w:type="spellEnd"/>
          </w:p>
        </w:tc>
        <w:tc>
          <w:tcPr>
            <w:tcW w:w="882" w:type="pct"/>
          </w:tcPr>
          <w:p w14:paraId="109DE2E8" w14:textId="77249DA6" w:rsidR="00C8496E" w:rsidRPr="009C1491" w:rsidRDefault="00C8496E" w:rsidP="00C8496E">
            <w:pPr>
              <w:pStyle w:val="a4"/>
              <w:rPr>
                <w:color w:val="000000" w:themeColor="text1"/>
              </w:rPr>
            </w:pPr>
            <w:r w:rsidRPr="009C1491">
              <w:rPr>
                <w:color w:val="000000" w:themeColor="text1"/>
              </w:rPr>
              <w:t>&lt;</w:t>
            </w:r>
            <w:proofErr w:type="spellStart"/>
            <w:r w:rsidRPr="009C1491">
              <w:rPr>
                <w:color w:val="000000" w:themeColor="text1"/>
              </w:rPr>
              <w:t>OTSn_base</w:t>
            </w:r>
            <w:proofErr w:type="spellEnd"/>
            <w:r w:rsidRPr="009C1491">
              <w:rPr>
                <w:color w:val="000000" w:themeColor="text1"/>
              </w:rPr>
              <w:t>&gt; + 94</w:t>
            </w:r>
            <w:r w:rsidRPr="009C1491">
              <w:rPr>
                <w:rStyle w:val="a8"/>
                <w:color w:val="000000" w:themeColor="text1"/>
              </w:rPr>
              <w:t>H</w:t>
            </w:r>
          </w:p>
        </w:tc>
        <w:tc>
          <w:tcPr>
            <w:tcW w:w="661" w:type="pct"/>
          </w:tcPr>
          <w:p w14:paraId="796A3D82" w14:textId="5AEA2AEC" w:rsidR="00C8496E" w:rsidRPr="009C1491" w:rsidRDefault="00C8496E" w:rsidP="00C8496E">
            <w:pPr>
              <w:pStyle w:val="a4"/>
              <w:rPr>
                <w:color w:val="000000" w:themeColor="text1"/>
              </w:rPr>
            </w:pPr>
            <w:r w:rsidRPr="009C1491">
              <w:rPr>
                <w:rFonts w:hint="eastAsia"/>
                <w:color w:val="000000" w:themeColor="text1"/>
              </w:rPr>
              <w:t>8</w:t>
            </w:r>
          </w:p>
        </w:tc>
      </w:tr>
      <w:tr w:rsidR="00773E8B" w:rsidRPr="00E3244E" w14:paraId="166EA5DC" w14:textId="7BC6949E" w:rsidTr="00C9517E">
        <w:tc>
          <w:tcPr>
            <w:tcW w:w="439" w:type="pct"/>
          </w:tcPr>
          <w:p w14:paraId="42B43C33" w14:textId="68D6F1EC" w:rsidR="00C8496E" w:rsidRPr="009C1491" w:rsidRDefault="00C8496E" w:rsidP="00C8496E">
            <w:pPr>
              <w:pStyle w:val="a4"/>
              <w:rPr>
                <w:color w:val="000000" w:themeColor="text1"/>
              </w:rPr>
            </w:pPr>
            <w:proofErr w:type="spellStart"/>
            <w:r w:rsidRPr="009C1491">
              <w:rPr>
                <w:color w:val="000000" w:themeColor="text1"/>
              </w:rPr>
              <w:t>OTSn</w:t>
            </w:r>
            <w:proofErr w:type="spellEnd"/>
          </w:p>
        </w:tc>
        <w:tc>
          <w:tcPr>
            <w:tcW w:w="1914" w:type="pct"/>
          </w:tcPr>
          <w:p w14:paraId="4B385A4A" w14:textId="16FE22AC" w:rsidR="00C8496E" w:rsidRPr="009C1491" w:rsidRDefault="00C8496E" w:rsidP="00C8496E">
            <w:pPr>
              <w:pStyle w:val="a4"/>
              <w:rPr>
                <w:color w:val="000000" w:themeColor="text1"/>
              </w:rPr>
            </w:pPr>
            <w:r w:rsidRPr="009C1491">
              <w:rPr>
                <w:color w:val="000000" w:themeColor="text1"/>
              </w:rPr>
              <w:t>Test register C</w:t>
            </w:r>
            <w:r w:rsidR="00551B54">
              <w:rPr>
                <w:color w:val="000000" w:themeColor="text1"/>
              </w:rPr>
              <w:t xml:space="preserve"> [For internal use only]</w:t>
            </w:r>
          </w:p>
        </w:tc>
        <w:tc>
          <w:tcPr>
            <w:tcW w:w="1104" w:type="pct"/>
          </w:tcPr>
          <w:p w14:paraId="17763A7C" w14:textId="7DE66400" w:rsidR="00C8496E" w:rsidRPr="009C1491" w:rsidRDefault="00C8496E" w:rsidP="00C8496E">
            <w:pPr>
              <w:pStyle w:val="a4"/>
              <w:rPr>
                <w:color w:val="000000" w:themeColor="text1"/>
              </w:rPr>
            </w:pPr>
            <w:proofErr w:type="spellStart"/>
            <w:r w:rsidRPr="009C1491">
              <w:rPr>
                <w:color w:val="000000" w:themeColor="text1"/>
              </w:rPr>
              <w:t>OTSnTSTRC</w:t>
            </w:r>
            <w:proofErr w:type="spellEnd"/>
          </w:p>
        </w:tc>
        <w:tc>
          <w:tcPr>
            <w:tcW w:w="882" w:type="pct"/>
          </w:tcPr>
          <w:p w14:paraId="2DAE653D" w14:textId="4BE807B3" w:rsidR="00C8496E" w:rsidRPr="009C1491" w:rsidRDefault="00C8496E" w:rsidP="00C8496E">
            <w:pPr>
              <w:pStyle w:val="a4"/>
              <w:rPr>
                <w:color w:val="000000" w:themeColor="text1"/>
              </w:rPr>
            </w:pPr>
            <w:r w:rsidRPr="009C1491">
              <w:rPr>
                <w:color w:val="000000" w:themeColor="text1"/>
              </w:rPr>
              <w:t>&lt;</w:t>
            </w:r>
            <w:proofErr w:type="spellStart"/>
            <w:r w:rsidRPr="009C1491">
              <w:rPr>
                <w:color w:val="000000" w:themeColor="text1"/>
              </w:rPr>
              <w:t>OTSn_base</w:t>
            </w:r>
            <w:proofErr w:type="spellEnd"/>
            <w:r w:rsidRPr="009C1491">
              <w:rPr>
                <w:color w:val="000000" w:themeColor="text1"/>
              </w:rPr>
              <w:t>&gt; + 98</w:t>
            </w:r>
            <w:r w:rsidRPr="009C1491">
              <w:rPr>
                <w:rStyle w:val="a8"/>
                <w:color w:val="000000" w:themeColor="text1"/>
              </w:rPr>
              <w:t>H</w:t>
            </w:r>
          </w:p>
        </w:tc>
        <w:tc>
          <w:tcPr>
            <w:tcW w:w="661" w:type="pct"/>
          </w:tcPr>
          <w:p w14:paraId="0C405CED" w14:textId="647D8017" w:rsidR="00C8496E" w:rsidRPr="009C1491" w:rsidRDefault="00C8496E" w:rsidP="00C8496E">
            <w:pPr>
              <w:pStyle w:val="a4"/>
              <w:rPr>
                <w:color w:val="000000" w:themeColor="text1"/>
              </w:rPr>
            </w:pPr>
            <w:r w:rsidRPr="009C1491">
              <w:rPr>
                <w:rFonts w:hint="eastAsia"/>
                <w:color w:val="000000" w:themeColor="text1"/>
              </w:rPr>
              <w:t>8</w:t>
            </w:r>
          </w:p>
        </w:tc>
      </w:tr>
      <w:tr w:rsidR="00773E8B" w:rsidRPr="00E3244E" w14:paraId="30738AAE" w14:textId="1C399663" w:rsidTr="00C9517E">
        <w:tc>
          <w:tcPr>
            <w:tcW w:w="439" w:type="pct"/>
          </w:tcPr>
          <w:p w14:paraId="2DDDB473" w14:textId="76C58770" w:rsidR="00C8496E" w:rsidRPr="009C1491" w:rsidRDefault="00C8496E" w:rsidP="00C8496E">
            <w:pPr>
              <w:pStyle w:val="a4"/>
              <w:rPr>
                <w:color w:val="000000" w:themeColor="text1"/>
              </w:rPr>
            </w:pPr>
            <w:proofErr w:type="spellStart"/>
            <w:r w:rsidRPr="009C1491">
              <w:rPr>
                <w:color w:val="000000" w:themeColor="text1"/>
              </w:rPr>
              <w:t>OTSn</w:t>
            </w:r>
            <w:proofErr w:type="spellEnd"/>
          </w:p>
        </w:tc>
        <w:tc>
          <w:tcPr>
            <w:tcW w:w="1914" w:type="pct"/>
          </w:tcPr>
          <w:p w14:paraId="5341E150" w14:textId="38401BFD" w:rsidR="00C8496E" w:rsidRPr="009C1491" w:rsidRDefault="00C8496E" w:rsidP="00C8496E">
            <w:pPr>
              <w:pStyle w:val="a4"/>
              <w:rPr>
                <w:color w:val="000000" w:themeColor="text1"/>
              </w:rPr>
            </w:pPr>
            <w:r w:rsidRPr="009C1491">
              <w:rPr>
                <w:color w:val="000000" w:themeColor="text1"/>
              </w:rPr>
              <w:t>Test register D</w:t>
            </w:r>
            <w:r w:rsidR="00551B54">
              <w:rPr>
                <w:color w:val="000000" w:themeColor="text1"/>
              </w:rPr>
              <w:t xml:space="preserve"> [For internal use only]</w:t>
            </w:r>
          </w:p>
        </w:tc>
        <w:tc>
          <w:tcPr>
            <w:tcW w:w="1104" w:type="pct"/>
          </w:tcPr>
          <w:p w14:paraId="2D607D37" w14:textId="69E527E1" w:rsidR="00C8496E" w:rsidRPr="009C1491" w:rsidRDefault="00C8496E" w:rsidP="00C8496E">
            <w:pPr>
              <w:pStyle w:val="a4"/>
              <w:rPr>
                <w:color w:val="000000" w:themeColor="text1"/>
              </w:rPr>
            </w:pPr>
            <w:proofErr w:type="spellStart"/>
            <w:r w:rsidRPr="009C1491">
              <w:rPr>
                <w:color w:val="000000" w:themeColor="text1"/>
              </w:rPr>
              <w:t>OTSnTSTRD</w:t>
            </w:r>
            <w:proofErr w:type="spellEnd"/>
          </w:p>
        </w:tc>
        <w:tc>
          <w:tcPr>
            <w:tcW w:w="882" w:type="pct"/>
          </w:tcPr>
          <w:p w14:paraId="69B06DDC" w14:textId="7CB722F6" w:rsidR="00C8496E" w:rsidRPr="009C1491" w:rsidRDefault="00C8496E" w:rsidP="00C8496E">
            <w:pPr>
              <w:pStyle w:val="a4"/>
              <w:rPr>
                <w:color w:val="000000" w:themeColor="text1"/>
              </w:rPr>
            </w:pPr>
            <w:r w:rsidRPr="009C1491">
              <w:rPr>
                <w:color w:val="000000" w:themeColor="text1"/>
              </w:rPr>
              <w:t>&lt;</w:t>
            </w:r>
            <w:proofErr w:type="spellStart"/>
            <w:r w:rsidRPr="009C1491">
              <w:rPr>
                <w:color w:val="000000" w:themeColor="text1"/>
              </w:rPr>
              <w:t>OTSn_base</w:t>
            </w:r>
            <w:proofErr w:type="spellEnd"/>
            <w:r w:rsidRPr="009C1491">
              <w:rPr>
                <w:color w:val="000000" w:themeColor="text1"/>
              </w:rPr>
              <w:t>&gt; + 9C</w:t>
            </w:r>
            <w:r w:rsidRPr="009C1491">
              <w:rPr>
                <w:rStyle w:val="a8"/>
                <w:color w:val="000000" w:themeColor="text1"/>
              </w:rPr>
              <w:t>H</w:t>
            </w:r>
          </w:p>
        </w:tc>
        <w:tc>
          <w:tcPr>
            <w:tcW w:w="661" w:type="pct"/>
          </w:tcPr>
          <w:p w14:paraId="684B26D5" w14:textId="3DA7E2D3" w:rsidR="00C8496E" w:rsidRPr="009C1491" w:rsidRDefault="00C8496E" w:rsidP="00C8496E">
            <w:pPr>
              <w:pStyle w:val="a4"/>
              <w:rPr>
                <w:color w:val="000000" w:themeColor="text1"/>
              </w:rPr>
            </w:pPr>
            <w:r w:rsidRPr="009C1491">
              <w:rPr>
                <w:rFonts w:hint="eastAsia"/>
                <w:color w:val="000000" w:themeColor="text1"/>
              </w:rPr>
              <w:t>8</w:t>
            </w:r>
          </w:p>
        </w:tc>
      </w:tr>
    </w:tbl>
    <w:p w14:paraId="3AA83E7A" w14:textId="7394191D" w:rsidR="00AC0DA7" w:rsidRPr="000337E3" w:rsidRDefault="00C8496E" w:rsidP="00773E8B">
      <w:pPr>
        <w:pStyle w:val="ae"/>
      </w:pPr>
      <w:r w:rsidRPr="00773E8B">
        <w:rPr>
          <w:rStyle w:val="a9"/>
        </w:rPr>
        <w:t xml:space="preserve">Note: </w:t>
      </w:r>
      <w:r w:rsidRPr="000337E3">
        <w:t>(n = 0)</w:t>
      </w:r>
    </w:p>
    <w:p w14:paraId="13945C48" w14:textId="77777777" w:rsidR="006A589F" w:rsidRPr="000337E3" w:rsidRDefault="006A589F" w:rsidP="00005733">
      <w:pPr>
        <w:pStyle w:val="BodyText"/>
      </w:pPr>
    </w:p>
    <w:p w14:paraId="63718E9B" w14:textId="69B59EE5" w:rsidR="00AC0DA7" w:rsidRPr="000337E3" w:rsidRDefault="00AC0DA7" w:rsidP="00AC1713">
      <w:pPr>
        <w:pStyle w:val="Heading3"/>
      </w:pPr>
      <w:bookmarkStart w:id="15" w:name="_Toc443438156"/>
      <w:r w:rsidRPr="000337E3">
        <w:t xml:space="preserve">Reset of </w:t>
      </w:r>
      <w:r w:rsidR="00AC1713" w:rsidRPr="000337E3">
        <w:t>R</w:t>
      </w:r>
      <w:r w:rsidRPr="000337E3">
        <w:t>egisters</w:t>
      </w:r>
      <w:bookmarkEnd w:id="15"/>
    </w:p>
    <w:p w14:paraId="1678CAAB" w14:textId="5FFFF41E" w:rsidR="00AC0DA7" w:rsidRPr="000337E3" w:rsidRDefault="00AC1713" w:rsidP="00AC1713">
      <w:pPr>
        <w:pStyle w:val="Caption"/>
      </w:pPr>
      <w:r w:rsidRPr="000337E3">
        <w:t xml:space="preserve">Table </w:t>
      </w:r>
      <w:r w:rsidR="00890203">
        <w:fldChar w:fldCharType="begin"/>
      </w:r>
      <w:r w:rsidR="00890203">
        <w:instrText xml:space="preserve"> STYLEREF 1 \s </w:instrText>
      </w:r>
      <w:r w:rsidR="00890203">
        <w:fldChar w:fldCharType="separate"/>
      </w:r>
      <w:r w:rsidR="001E5303">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1E5303">
        <w:rPr>
          <w:noProof/>
        </w:rPr>
        <w:t>7</w:t>
      </w:r>
      <w:r w:rsidR="00890203">
        <w:rPr>
          <w:noProof/>
        </w:rPr>
        <w:fldChar w:fldCharType="end"/>
      </w:r>
      <w:r w:rsidRPr="000337E3">
        <w:tab/>
      </w:r>
      <w:r w:rsidR="00AC0DA7" w:rsidRPr="000337E3">
        <w:t xml:space="preserve">Register </w:t>
      </w:r>
      <w:r w:rsidRPr="000337E3">
        <w:t>R</w:t>
      </w:r>
      <w:r w:rsidR="00AC0DA7" w:rsidRPr="000337E3">
        <w:t xml:space="preserve">eset </w:t>
      </w:r>
      <w:r w:rsidRPr="000337E3">
        <w:t>C</w:t>
      </w:r>
      <w:r w:rsidR="00AC0DA7" w:rsidRPr="000337E3">
        <w:t>onditions</w:t>
      </w:r>
    </w:p>
    <w:tbl>
      <w:tblPr>
        <w:tblStyle w:val="TableGrid"/>
        <w:tblW w:w="10710" w:type="dxa"/>
        <w:tblBorders>
          <w:left w:val="none" w:sz="0" w:space="0" w:color="auto"/>
          <w:right w:val="none" w:sz="0" w:space="0" w:color="auto"/>
        </w:tblBorders>
        <w:tblLayout w:type="fixed"/>
        <w:tblCellMar>
          <w:left w:w="0" w:type="dxa"/>
          <w:right w:w="0" w:type="dxa"/>
        </w:tblCellMar>
        <w:tblLook w:val="04A0" w:firstRow="1" w:lastRow="0" w:firstColumn="1" w:lastColumn="0" w:noHBand="0" w:noVBand="1"/>
      </w:tblPr>
      <w:tblGrid>
        <w:gridCol w:w="1276"/>
        <w:gridCol w:w="1394"/>
        <w:gridCol w:w="1394"/>
        <w:gridCol w:w="1394"/>
        <w:gridCol w:w="1394"/>
        <w:gridCol w:w="1394"/>
        <w:gridCol w:w="1204"/>
        <w:gridCol w:w="1260"/>
      </w:tblGrid>
      <w:tr w:rsidR="001E5303" w:rsidRPr="000337E3" w14:paraId="538A5BC5" w14:textId="77777777" w:rsidTr="005F0CF1">
        <w:tc>
          <w:tcPr>
            <w:tcW w:w="1276" w:type="dxa"/>
            <w:vMerge w:val="restart"/>
            <w:shd w:val="pct15" w:color="auto" w:fill="auto"/>
            <w:vAlign w:val="bottom"/>
          </w:tcPr>
          <w:p w14:paraId="0DDF8C9F" w14:textId="77777777" w:rsidR="001E5303" w:rsidRPr="000337E3" w:rsidRDefault="001E5303" w:rsidP="00CB414A">
            <w:pPr>
              <w:pStyle w:val="a4"/>
            </w:pPr>
            <w:r w:rsidRPr="000337E3">
              <w:t>Register Name</w:t>
            </w:r>
          </w:p>
        </w:tc>
        <w:tc>
          <w:tcPr>
            <w:tcW w:w="1394" w:type="dxa"/>
            <w:shd w:val="pct15" w:color="auto" w:fill="auto"/>
          </w:tcPr>
          <w:p w14:paraId="51FF6C6E" w14:textId="77777777" w:rsidR="001E5303" w:rsidRPr="000337E3" w:rsidRDefault="001E5303" w:rsidP="00EE5132">
            <w:pPr>
              <w:pStyle w:val="aff1"/>
            </w:pPr>
          </w:p>
        </w:tc>
        <w:tc>
          <w:tcPr>
            <w:tcW w:w="8040" w:type="dxa"/>
            <w:gridSpan w:val="6"/>
            <w:shd w:val="pct15" w:color="auto" w:fill="auto"/>
            <w:vAlign w:val="bottom"/>
          </w:tcPr>
          <w:p w14:paraId="3E3A097A" w14:textId="162985D1" w:rsidR="001E5303" w:rsidRPr="000337E3" w:rsidRDefault="001E5303" w:rsidP="00EE5132">
            <w:pPr>
              <w:pStyle w:val="aff1"/>
            </w:pPr>
            <w:r w:rsidRPr="000337E3">
              <w:t>Reset Source</w:t>
            </w:r>
          </w:p>
        </w:tc>
      </w:tr>
      <w:tr w:rsidR="001E5303" w:rsidRPr="000337E3" w14:paraId="649F0EEB" w14:textId="77777777" w:rsidTr="005F0CF1">
        <w:tc>
          <w:tcPr>
            <w:tcW w:w="1276" w:type="dxa"/>
            <w:vMerge/>
            <w:shd w:val="pct15" w:color="auto" w:fill="auto"/>
            <w:vAlign w:val="bottom"/>
          </w:tcPr>
          <w:p w14:paraId="7DEF7538" w14:textId="77777777" w:rsidR="001E5303" w:rsidRPr="000337E3" w:rsidRDefault="001E5303" w:rsidP="00CB414A">
            <w:pPr>
              <w:pStyle w:val="a4"/>
            </w:pPr>
          </w:p>
        </w:tc>
        <w:tc>
          <w:tcPr>
            <w:tcW w:w="1394" w:type="dxa"/>
            <w:shd w:val="pct15" w:color="auto" w:fill="auto"/>
            <w:vAlign w:val="bottom"/>
          </w:tcPr>
          <w:p w14:paraId="6670F1AF" w14:textId="1F310C7A" w:rsidR="001E5303" w:rsidRPr="000337E3" w:rsidRDefault="001E5303" w:rsidP="00CB414A">
            <w:pPr>
              <w:pStyle w:val="a4"/>
            </w:pPr>
            <w:r w:rsidRPr="000337E3">
              <w:t xml:space="preserve">Power </w:t>
            </w:r>
            <w:r w:rsidR="009C1491">
              <w:t>On</w:t>
            </w:r>
            <w:r w:rsidRPr="000337E3">
              <w:t xml:space="preserve"> Reset</w:t>
            </w:r>
          </w:p>
        </w:tc>
        <w:tc>
          <w:tcPr>
            <w:tcW w:w="1394" w:type="dxa"/>
            <w:shd w:val="pct15" w:color="auto" w:fill="auto"/>
            <w:vAlign w:val="bottom"/>
          </w:tcPr>
          <w:p w14:paraId="15F4A8A9" w14:textId="77777777" w:rsidR="001E5303" w:rsidRPr="000337E3" w:rsidRDefault="001E5303" w:rsidP="00CB414A">
            <w:pPr>
              <w:pStyle w:val="a4"/>
            </w:pPr>
            <w:r w:rsidRPr="000337E3">
              <w:t>System Reset 1</w:t>
            </w:r>
          </w:p>
        </w:tc>
        <w:tc>
          <w:tcPr>
            <w:tcW w:w="1394" w:type="dxa"/>
            <w:shd w:val="pct15" w:color="auto" w:fill="auto"/>
            <w:vAlign w:val="bottom"/>
          </w:tcPr>
          <w:p w14:paraId="65F705F4" w14:textId="77777777" w:rsidR="001E5303" w:rsidRPr="000337E3" w:rsidRDefault="001E5303" w:rsidP="00CB414A">
            <w:pPr>
              <w:pStyle w:val="a4"/>
            </w:pPr>
            <w:r w:rsidRPr="000337E3">
              <w:t>System Reset 2</w:t>
            </w:r>
          </w:p>
        </w:tc>
        <w:tc>
          <w:tcPr>
            <w:tcW w:w="1394" w:type="dxa"/>
            <w:shd w:val="pct15" w:color="auto" w:fill="auto"/>
            <w:vAlign w:val="bottom"/>
          </w:tcPr>
          <w:p w14:paraId="50AC4213" w14:textId="77777777" w:rsidR="001E5303" w:rsidRPr="000337E3" w:rsidRDefault="001E5303" w:rsidP="00CB414A">
            <w:pPr>
              <w:pStyle w:val="a4"/>
            </w:pPr>
            <w:r w:rsidRPr="000337E3">
              <w:t>Application Reset</w:t>
            </w:r>
          </w:p>
        </w:tc>
        <w:tc>
          <w:tcPr>
            <w:tcW w:w="1394" w:type="dxa"/>
            <w:shd w:val="pct15" w:color="auto" w:fill="auto"/>
          </w:tcPr>
          <w:p w14:paraId="58D00A99" w14:textId="5C6A69FE" w:rsidR="001E5303" w:rsidRPr="000337E3" w:rsidRDefault="001E5303" w:rsidP="00CB414A">
            <w:pPr>
              <w:pStyle w:val="a4"/>
            </w:pPr>
            <w:r>
              <w:t>Deep STOP reset</w:t>
            </w:r>
          </w:p>
        </w:tc>
        <w:tc>
          <w:tcPr>
            <w:tcW w:w="1204" w:type="dxa"/>
            <w:shd w:val="pct15" w:color="auto" w:fill="auto"/>
            <w:vAlign w:val="bottom"/>
          </w:tcPr>
          <w:p w14:paraId="7B6FA3F9" w14:textId="4EEF9911" w:rsidR="001E5303" w:rsidRPr="000337E3" w:rsidRDefault="001E5303" w:rsidP="00CB414A">
            <w:pPr>
              <w:pStyle w:val="a4"/>
            </w:pPr>
            <w:r w:rsidRPr="000337E3">
              <w:t>Module Reset</w:t>
            </w:r>
          </w:p>
        </w:tc>
        <w:tc>
          <w:tcPr>
            <w:tcW w:w="1260" w:type="dxa"/>
            <w:shd w:val="pct15" w:color="auto" w:fill="auto"/>
            <w:vAlign w:val="bottom"/>
          </w:tcPr>
          <w:p w14:paraId="04F275D5" w14:textId="77777777" w:rsidR="001E5303" w:rsidRPr="000337E3" w:rsidRDefault="001E5303" w:rsidP="00CB414A">
            <w:pPr>
              <w:pStyle w:val="a4"/>
            </w:pPr>
            <w:r w:rsidRPr="000337E3">
              <w:t>JTAG Reset</w:t>
            </w:r>
          </w:p>
        </w:tc>
      </w:tr>
      <w:tr w:rsidR="001E5303" w:rsidRPr="000337E3" w14:paraId="03A2E519" w14:textId="77777777" w:rsidTr="005F0CF1">
        <w:tc>
          <w:tcPr>
            <w:tcW w:w="1276" w:type="dxa"/>
          </w:tcPr>
          <w:p w14:paraId="450C4375" w14:textId="77777777" w:rsidR="001E5303" w:rsidRPr="000337E3" w:rsidRDefault="001E5303" w:rsidP="00CB414A">
            <w:pPr>
              <w:pStyle w:val="a4"/>
            </w:pPr>
            <w:r w:rsidRPr="000337E3">
              <w:t>All registers</w:t>
            </w:r>
          </w:p>
        </w:tc>
        <w:tc>
          <w:tcPr>
            <w:tcW w:w="1394" w:type="dxa"/>
          </w:tcPr>
          <w:p w14:paraId="0284C38A" w14:textId="5BA18950" w:rsidR="001E5303" w:rsidRPr="000337E3" w:rsidRDefault="001E5303" w:rsidP="00EE5132">
            <w:pPr>
              <w:pStyle w:val="a4"/>
              <w:rPr>
                <w:rFonts w:cs="Arial"/>
              </w:rPr>
            </w:pPr>
            <w:r w:rsidRPr="000337E3">
              <w:rPr>
                <w:rFonts w:cs="Arial"/>
              </w:rPr>
              <w:t>√</w:t>
            </w:r>
          </w:p>
        </w:tc>
        <w:tc>
          <w:tcPr>
            <w:tcW w:w="1394" w:type="dxa"/>
          </w:tcPr>
          <w:p w14:paraId="3A4E250E" w14:textId="0E267C44" w:rsidR="001E5303" w:rsidRPr="000337E3" w:rsidRDefault="001E5303" w:rsidP="00EE5132">
            <w:pPr>
              <w:pStyle w:val="a4"/>
              <w:rPr>
                <w:rFonts w:cs="Arial"/>
              </w:rPr>
            </w:pPr>
            <w:r w:rsidRPr="000337E3">
              <w:rPr>
                <w:rFonts w:cs="Arial"/>
              </w:rPr>
              <w:t>√</w:t>
            </w:r>
          </w:p>
        </w:tc>
        <w:tc>
          <w:tcPr>
            <w:tcW w:w="1394" w:type="dxa"/>
          </w:tcPr>
          <w:p w14:paraId="62F04C19" w14:textId="7579F246" w:rsidR="001E5303" w:rsidRPr="000337E3" w:rsidRDefault="001E5303" w:rsidP="00EE5132">
            <w:pPr>
              <w:pStyle w:val="a4"/>
              <w:rPr>
                <w:rFonts w:cs="Arial"/>
              </w:rPr>
            </w:pPr>
            <w:r w:rsidRPr="000337E3">
              <w:rPr>
                <w:rFonts w:cs="Arial"/>
              </w:rPr>
              <w:t>√</w:t>
            </w:r>
          </w:p>
        </w:tc>
        <w:tc>
          <w:tcPr>
            <w:tcW w:w="1394" w:type="dxa"/>
          </w:tcPr>
          <w:p w14:paraId="37A44CE6" w14:textId="625062C3" w:rsidR="001E5303" w:rsidRPr="000337E3" w:rsidRDefault="001E5303" w:rsidP="00EE5132">
            <w:pPr>
              <w:pStyle w:val="a4"/>
              <w:rPr>
                <w:rFonts w:cs="Arial"/>
              </w:rPr>
            </w:pPr>
            <w:r w:rsidRPr="000337E3">
              <w:rPr>
                <w:rFonts w:cs="Arial"/>
              </w:rPr>
              <w:t>√</w:t>
            </w:r>
          </w:p>
        </w:tc>
        <w:tc>
          <w:tcPr>
            <w:tcW w:w="1394" w:type="dxa"/>
          </w:tcPr>
          <w:p w14:paraId="12A4A047" w14:textId="7F078126" w:rsidR="001E5303" w:rsidRPr="000337E3" w:rsidRDefault="001E5303" w:rsidP="00EE5132">
            <w:pPr>
              <w:pStyle w:val="a4"/>
            </w:pPr>
            <w:r w:rsidRPr="000337E3">
              <w:rPr>
                <w:rFonts w:cs="Arial"/>
              </w:rPr>
              <w:t>√</w:t>
            </w:r>
          </w:p>
        </w:tc>
        <w:tc>
          <w:tcPr>
            <w:tcW w:w="1204" w:type="dxa"/>
          </w:tcPr>
          <w:p w14:paraId="3526EA06" w14:textId="40337F3A" w:rsidR="001E5303" w:rsidRPr="000337E3" w:rsidRDefault="001E5303" w:rsidP="00EE5132">
            <w:pPr>
              <w:pStyle w:val="a4"/>
            </w:pPr>
            <w:r w:rsidRPr="000337E3">
              <w:t>—</w:t>
            </w:r>
          </w:p>
        </w:tc>
        <w:tc>
          <w:tcPr>
            <w:tcW w:w="1260" w:type="dxa"/>
          </w:tcPr>
          <w:p w14:paraId="30ECB32F" w14:textId="59141680" w:rsidR="001E5303" w:rsidRPr="000337E3" w:rsidRDefault="001E5303" w:rsidP="00EE5132">
            <w:pPr>
              <w:pStyle w:val="a4"/>
            </w:pPr>
            <w:r w:rsidRPr="000337E3">
              <w:t>—</w:t>
            </w:r>
          </w:p>
        </w:tc>
      </w:tr>
    </w:tbl>
    <w:p w14:paraId="7D9B4CB6" w14:textId="3BFDD009" w:rsidR="00AC0DA7" w:rsidRPr="000337E3" w:rsidRDefault="00EE5132" w:rsidP="00EE5132">
      <w:pPr>
        <w:pStyle w:val="BodyText"/>
      </w:pPr>
      <w:r w:rsidRPr="000337E3">
        <w:br w:type="page"/>
      </w:r>
    </w:p>
    <w:p w14:paraId="6E316A94" w14:textId="1322CC8D" w:rsidR="00AC0DA7" w:rsidRPr="000337E3" w:rsidRDefault="00AC0DA7" w:rsidP="00EE5132">
      <w:pPr>
        <w:pStyle w:val="Heading3"/>
      </w:pPr>
      <w:bookmarkStart w:id="16" w:name="_Toc443438157"/>
      <w:r w:rsidRPr="000337E3">
        <w:lastRenderedPageBreak/>
        <w:t>OTS0OTSTCR — Temperature Measurement Start Control Register</w:t>
      </w:r>
      <w:bookmarkEnd w:id="16"/>
    </w:p>
    <w:p w14:paraId="78D29F8E" w14:textId="1E2B89D5" w:rsidR="00AC0DA7" w:rsidRPr="000337E3" w:rsidRDefault="00AC0DA7" w:rsidP="00005733">
      <w:pPr>
        <w:pStyle w:val="BodyText"/>
      </w:pPr>
      <w:r w:rsidRPr="000337E3">
        <w:t>OTS0OTSTCR is an 8-bit write-only control register to start the temperature sensor.</w:t>
      </w:r>
    </w:p>
    <w:p w14:paraId="43400B17" w14:textId="77777777" w:rsidR="00AC0DA7" w:rsidRPr="000337E3" w:rsidRDefault="00AC0DA7" w:rsidP="00DA1CF2">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0B5463" w:rsidRPr="000337E3" w14:paraId="2A7CB664" w14:textId="77777777" w:rsidTr="00C5150C">
        <w:trPr>
          <w:jc w:val="right"/>
        </w:trPr>
        <w:tc>
          <w:tcPr>
            <w:tcW w:w="1247" w:type="dxa"/>
            <w:shd w:val="clear" w:color="auto" w:fill="auto"/>
          </w:tcPr>
          <w:p w14:paraId="3CDE34C1" w14:textId="74E35815" w:rsidR="000B5463" w:rsidRPr="000337E3" w:rsidRDefault="000B5463" w:rsidP="00C5150C">
            <w:pPr>
              <w:pStyle w:val="7pt3"/>
              <w:rPr>
                <w:rStyle w:val="a9"/>
              </w:rPr>
            </w:pPr>
            <w:r>
              <w:rPr>
                <w:rStyle w:val="a9"/>
              </w:rPr>
              <w:t>Access:</w:t>
            </w:r>
          </w:p>
        </w:tc>
        <w:tc>
          <w:tcPr>
            <w:tcW w:w="170" w:type="dxa"/>
            <w:shd w:val="clear" w:color="auto" w:fill="auto"/>
          </w:tcPr>
          <w:p w14:paraId="339AAC0D" w14:textId="77777777" w:rsidR="000B5463" w:rsidRPr="000337E3" w:rsidRDefault="000B5463" w:rsidP="00C5150C">
            <w:pPr>
              <w:pStyle w:val="7pt6"/>
              <w:rPr>
                <w:rStyle w:val="a9"/>
              </w:rPr>
            </w:pPr>
          </w:p>
        </w:tc>
        <w:tc>
          <w:tcPr>
            <w:tcW w:w="7462" w:type="dxa"/>
            <w:shd w:val="clear" w:color="auto" w:fill="auto"/>
          </w:tcPr>
          <w:p w14:paraId="4FC743B1" w14:textId="1B1D790A" w:rsidR="000B5463" w:rsidRPr="000337E3" w:rsidRDefault="000B5463" w:rsidP="00DA1CF2">
            <w:pPr>
              <w:pStyle w:val="7pt6"/>
            </w:pPr>
            <w:r w:rsidRPr="000B5463">
              <w:t>This register can be written in 8-bit units.</w:t>
            </w:r>
          </w:p>
        </w:tc>
      </w:tr>
      <w:tr w:rsidR="000B5463" w:rsidRPr="000337E3" w14:paraId="3A128E21" w14:textId="77777777" w:rsidTr="00C5150C">
        <w:trPr>
          <w:jc w:val="right"/>
        </w:trPr>
        <w:tc>
          <w:tcPr>
            <w:tcW w:w="1247" w:type="dxa"/>
            <w:shd w:val="clear" w:color="auto" w:fill="auto"/>
          </w:tcPr>
          <w:p w14:paraId="120CE567" w14:textId="54B92363" w:rsidR="000B5463" w:rsidRPr="000337E3" w:rsidRDefault="000B5463" w:rsidP="00C5150C">
            <w:pPr>
              <w:pStyle w:val="7pt3"/>
              <w:rPr>
                <w:rStyle w:val="a9"/>
              </w:rPr>
            </w:pPr>
            <w:r>
              <w:rPr>
                <w:rStyle w:val="a9"/>
              </w:rPr>
              <w:t>Address:</w:t>
            </w:r>
          </w:p>
        </w:tc>
        <w:tc>
          <w:tcPr>
            <w:tcW w:w="170" w:type="dxa"/>
            <w:shd w:val="clear" w:color="auto" w:fill="auto"/>
          </w:tcPr>
          <w:p w14:paraId="13C95445" w14:textId="77777777" w:rsidR="000B5463" w:rsidRPr="000337E3" w:rsidRDefault="000B5463" w:rsidP="00C5150C">
            <w:pPr>
              <w:pStyle w:val="7pt6"/>
              <w:rPr>
                <w:rStyle w:val="a9"/>
              </w:rPr>
            </w:pPr>
          </w:p>
        </w:tc>
        <w:tc>
          <w:tcPr>
            <w:tcW w:w="7462" w:type="dxa"/>
            <w:shd w:val="clear" w:color="auto" w:fill="auto"/>
          </w:tcPr>
          <w:p w14:paraId="2DB2A938" w14:textId="2DA6EF5E" w:rsidR="000B5463" w:rsidRPr="000337E3" w:rsidRDefault="000B5463" w:rsidP="00DA1CF2">
            <w:pPr>
              <w:pStyle w:val="7pt6"/>
            </w:pPr>
            <w:r w:rsidRPr="000B5463">
              <w:t>&lt;</w:t>
            </w:r>
            <w:proofErr w:type="spellStart"/>
            <w:r w:rsidRPr="000B5463">
              <w:t>OTSn_base</w:t>
            </w:r>
            <w:proofErr w:type="spellEnd"/>
            <w:r w:rsidRPr="000B5463">
              <w:t>&gt; + 00</w:t>
            </w:r>
            <w:r w:rsidRPr="000B5463">
              <w:rPr>
                <w:vertAlign w:val="subscript"/>
              </w:rPr>
              <w:t>H</w:t>
            </w:r>
          </w:p>
        </w:tc>
      </w:tr>
      <w:tr w:rsidR="00DA1CF2" w:rsidRPr="000337E3" w14:paraId="0B8AA7C4" w14:textId="77777777" w:rsidTr="00C5150C">
        <w:trPr>
          <w:jc w:val="right"/>
        </w:trPr>
        <w:tc>
          <w:tcPr>
            <w:tcW w:w="1247" w:type="dxa"/>
            <w:shd w:val="clear" w:color="auto" w:fill="auto"/>
          </w:tcPr>
          <w:p w14:paraId="7B3FC391" w14:textId="77777777" w:rsidR="00DA1CF2" w:rsidRPr="000337E3" w:rsidRDefault="00DA1CF2" w:rsidP="00C5150C">
            <w:pPr>
              <w:pStyle w:val="7pt3"/>
              <w:rPr>
                <w:rStyle w:val="a9"/>
              </w:rPr>
            </w:pPr>
            <w:r w:rsidRPr="000337E3">
              <w:rPr>
                <w:rStyle w:val="a9"/>
              </w:rPr>
              <w:t>Value after reset:</w:t>
            </w:r>
          </w:p>
        </w:tc>
        <w:tc>
          <w:tcPr>
            <w:tcW w:w="170" w:type="dxa"/>
            <w:shd w:val="clear" w:color="auto" w:fill="auto"/>
          </w:tcPr>
          <w:p w14:paraId="583E8BE2" w14:textId="77777777" w:rsidR="00DA1CF2" w:rsidRPr="000337E3" w:rsidRDefault="00DA1CF2" w:rsidP="00C5150C">
            <w:pPr>
              <w:pStyle w:val="7pt6"/>
              <w:rPr>
                <w:rStyle w:val="a9"/>
              </w:rPr>
            </w:pPr>
          </w:p>
        </w:tc>
        <w:tc>
          <w:tcPr>
            <w:tcW w:w="7462" w:type="dxa"/>
            <w:shd w:val="clear" w:color="auto" w:fill="auto"/>
          </w:tcPr>
          <w:p w14:paraId="6D87BDD6" w14:textId="288F7BE0" w:rsidR="00DA1CF2" w:rsidRPr="000337E3" w:rsidRDefault="00DA1CF2" w:rsidP="00DA1CF2">
            <w:pPr>
              <w:pStyle w:val="7pt6"/>
            </w:pPr>
            <w:r w:rsidRPr="000337E3">
              <w:t>00</w:t>
            </w:r>
            <w:r w:rsidRPr="000337E3">
              <w:rPr>
                <w:rStyle w:val="a8"/>
              </w:rPr>
              <w:t>H</w:t>
            </w:r>
          </w:p>
        </w:tc>
      </w:tr>
    </w:tbl>
    <w:p w14:paraId="390E0A8D" w14:textId="77777777" w:rsidR="00EE5132" w:rsidRPr="000337E3" w:rsidRDefault="00EE5132" w:rsidP="00DA1CF2">
      <w:pPr>
        <w:pStyle w:val="SP"/>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DA1CF2" w:rsidRPr="000337E3" w14:paraId="078B44A4" w14:textId="77777777" w:rsidTr="00C5150C">
        <w:trPr>
          <w:trHeight w:val="238"/>
        </w:trPr>
        <w:tc>
          <w:tcPr>
            <w:tcW w:w="1111" w:type="dxa"/>
            <w:shd w:val="clear" w:color="auto" w:fill="auto"/>
            <w:vAlign w:val="center"/>
          </w:tcPr>
          <w:p w14:paraId="42D91997" w14:textId="764859B2" w:rsidR="00DA1CF2" w:rsidRPr="000337E3" w:rsidRDefault="00DA1CF2" w:rsidP="00C5150C">
            <w:pPr>
              <w:pStyle w:val="bit"/>
            </w:pPr>
            <w:r w:rsidRPr="000337E3">
              <w:t>Bit</w:t>
            </w:r>
          </w:p>
        </w:tc>
        <w:tc>
          <w:tcPr>
            <w:tcW w:w="1066" w:type="dxa"/>
            <w:tcBorders>
              <w:bottom w:val="single" w:sz="4" w:space="0" w:color="auto"/>
            </w:tcBorders>
            <w:shd w:val="clear" w:color="auto" w:fill="auto"/>
            <w:vAlign w:val="center"/>
          </w:tcPr>
          <w:p w14:paraId="1DB77B3E" w14:textId="77777777" w:rsidR="00DA1CF2" w:rsidRPr="000337E3" w:rsidRDefault="00DA1CF2" w:rsidP="00C5150C">
            <w:pPr>
              <w:pStyle w:val="bit0"/>
            </w:pPr>
            <w:r w:rsidRPr="000337E3">
              <w:rPr>
                <w:rFonts w:hint="eastAsia"/>
              </w:rPr>
              <w:t>7</w:t>
            </w:r>
          </w:p>
        </w:tc>
        <w:tc>
          <w:tcPr>
            <w:tcW w:w="1066" w:type="dxa"/>
            <w:tcBorders>
              <w:bottom w:val="single" w:sz="4" w:space="0" w:color="auto"/>
            </w:tcBorders>
            <w:shd w:val="clear" w:color="auto" w:fill="auto"/>
            <w:vAlign w:val="center"/>
          </w:tcPr>
          <w:p w14:paraId="22FFB4A5" w14:textId="77777777" w:rsidR="00DA1CF2" w:rsidRPr="000337E3" w:rsidRDefault="00DA1CF2" w:rsidP="00C5150C">
            <w:pPr>
              <w:pStyle w:val="bit0"/>
            </w:pPr>
            <w:r w:rsidRPr="000337E3">
              <w:rPr>
                <w:rFonts w:hint="eastAsia"/>
              </w:rPr>
              <w:t>6</w:t>
            </w:r>
          </w:p>
        </w:tc>
        <w:tc>
          <w:tcPr>
            <w:tcW w:w="1066" w:type="dxa"/>
            <w:tcBorders>
              <w:bottom w:val="single" w:sz="4" w:space="0" w:color="auto"/>
            </w:tcBorders>
            <w:shd w:val="clear" w:color="auto" w:fill="auto"/>
            <w:vAlign w:val="center"/>
          </w:tcPr>
          <w:p w14:paraId="46C1DD7B" w14:textId="77777777" w:rsidR="00DA1CF2" w:rsidRPr="000337E3" w:rsidRDefault="00DA1CF2" w:rsidP="00C5150C">
            <w:pPr>
              <w:pStyle w:val="bit0"/>
            </w:pPr>
            <w:r w:rsidRPr="000337E3">
              <w:rPr>
                <w:rFonts w:hint="eastAsia"/>
              </w:rPr>
              <w:t>5</w:t>
            </w:r>
          </w:p>
        </w:tc>
        <w:tc>
          <w:tcPr>
            <w:tcW w:w="1066" w:type="dxa"/>
            <w:tcBorders>
              <w:bottom w:val="single" w:sz="4" w:space="0" w:color="auto"/>
            </w:tcBorders>
            <w:shd w:val="clear" w:color="auto" w:fill="auto"/>
            <w:vAlign w:val="center"/>
          </w:tcPr>
          <w:p w14:paraId="165A92B9" w14:textId="77777777" w:rsidR="00DA1CF2" w:rsidRPr="000337E3" w:rsidRDefault="00DA1CF2" w:rsidP="00C5150C">
            <w:pPr>
              <w:pStyle w:val="bit0"/>
            </w:pPr>
            <w:r w:rsidRPr="000337E3">
              <w:rPr>
                <w:rFonts w:hint="eastAsia"/>
              </w:rPr>
              <w:t>4</w:t>
            </w:r>
          </w:p>
        </w:tc>
        <w:tc>
          <w:tcPr>
            <w:tcW w:w="1066" w:type="dxa"/>
            <w:tcBorders>
              <w:bottom w:val="single" w:sz="4" w:space="0" w:color="auto"/>
            </w:tcBorders>
            <w:shd w:val="clear" w:color="auto" w:fill="auto"/>
            <w:vAlign w:val="center"/>
          </w:tcPr>
          <w:p w14:paraId="2BBB9149" w14:textId="77777777" w:rsidR="00DA1CF2" w:rsidRPr="000337E3" w:rsidRDefault="00DA1CF2" w:rsidP="00C5150C">
            <w:pPr>
              <w:pStyle w:val="bit0"/>
            </w:pPr>
            <w:r w:rsidRPr="000337E3">
              <w:rPr>
                <w:rFonts w:hint="eastAsia"/>
              </w:rPr>
              <w:t>3</w:t>
            </w:r>
          </w:p>
        </w:tc>
        <w:tc>
          <w:tcPr>
            <w:tcW w:w="1066" w:type="dxa"/>
            <w:tcBorders>
              <w:bottom w:val="single" w:sz="4" w:space="0" w:color="auto"/>
            </w:tcBorders>
            <w:shd w:val="clear" w:color="auto" w:fill="auto"/>
            <w:vAlign w:val="center"/>
          </w:tcPr>
          <w:p w14:paraId="55C15B56" w14:textId="77777777" w:rsidR="00DA1CF2" w:rsidRPr="000337E3" w:rsidRDefault="00DA1CF2" w:rsidP="00C5150C">
            <w:pPr>
              <w:pStyle w:val="bit0"/>
            </w:pPr>
            <w:r w:rsidRPr="000337E3">
              <w:rPr>
                <w:rFonts w:hint="eastAsia"/>
              </w:rPr>
              <w:t>2</w:t>
            </w:r>
          </w:p>
        </w:tc>
        <w:tc>
          <w:tcPr>
            <w:tcW w:w="1066" w:type="dxa"/>
            <w:tcBorders>
              <w:bottom w:val="single" w:sz="4" w:space="0" w:color="auto"/>
            </w:tcBorders>
            <w:shd w:val="clear" w:color="auto" w:fill="auto"/>
            <w:vAlign w:val="center"/>
          </w:tcPr>
          <w:p w14:paraId="75D9C675" w14:textId="77777777" w:rsidR="00DA1CF2" w:rsidRPr="000337E3" w:rsidRDefault="00DA1CF2" w:rsidP="00C5150C">
            <w:pPr>
              <w:pStyle w:val="bit0"/>
            </w:pPr>
            <w:r w:rsidRPr="000337E3">
              <w:rPr>
                <w:rFonts w:hint="eastAsia"/>
              </w:rPr>
              <w:t>1</w:t>
            </w:r>
          </w:p>
        </w:tc>
        <w:tc>
          <w:tcPr>
            <w:tcW w:w="1066" w:type="dxa"/>
            <w:tcBorders>
              <w:bottom w:val="single" w:sz="4" w:space="0" w:color="auto"/>
            </w:tcBorders>
            <w:shd w:val="clear" w:color="auto" w:fill="auto"/>
            <w:vAlign w:val="center"/>
          </w:tcPr>
          <w:p w14:paraId="3E9F7D00" w14:textId="77777777" w:rsidR="00DA1CF2" w:rsidRPr="000337E3" w:rsidRDefault="00DA1CF2" w:rsidP="00C5150C">
            <w:pPr>
              <w:pStyle w:val="bit0"/>
            </w:pPr>
            <w:r w:rsidRPr="000337E3">
              <w:rPr>
                <w:rFonts w:hint="eastAsia"/>
              </w:rPr>
              <w:t>0</w:t>
            </w:r>
          </w:p>
        </w:tc>
      </w:tr>
      <w:tr w:rsidR="00DA1CF2" w:rsidRPr="000337E3" w14:paraId="35F8725F" w14:textId="77777777" w:rsidTr="00C5150C">
        <w:trPr>
          <w:trHeight w:val="567"/>
        </w:trPr>
        <w:tc>
          <w:tcPr>
            <w:tcW w:w="1111" w:type="dxa"/>
            <w:tcBorders>
              <w:right w:val="single" w:sz="4" w:space="0" w:color="auto"/>
            </w:tcBorders>
            <w:shd w:val="clear" w:color="auto" w:fill="auto"/>
            <w:vAlign w:val="center"/>
          </w:tcPr>
          <w:p w14:paraId="04D500AD" w14:textId="77777777" w:rsidR="00DA1CF2" w:rsidRPr="000337E3" w:rsidRDefault="00DA1CF2" w:rsidP="00C5150C">
            <w:pPr>
              <w:pStyle w:val="bit"/>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A87B00E" w14:textId="77777777" w:rsidR="00DA1CF2" w:rsidRPr="000337E3" w:rsidRDefault="00DA1CF2"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427A06AA" w14:textId="77777777" w:rsidR="00DA1CF2" w:rsidRPr="000337E3" w:rsidRDefault="00DA1CF2"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E5E9214" w14:textId="77777777" w:rsidR="00DA1CF2" w:rsidRPr="000337E3" w:rsidRDefault="00DA1CF2"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6D16FFCD" w14:textId="4E122722" w:rsidR="00DA1CF2" w:rsidRPr="000337E3" w:rsidRDefault="00DA1CF2"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266042F3" w14:textId="77777777" w:rsidR="00DA1CF2" w:rsidRPr="000337E3" w:rsidRDefault="00DA1CF2"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5F53845" w14:textId="77777777" w:rsidR="00DA1CF2" w:rsidRPr="000337E3" w:rsidRDefault="00DA1CF2"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3B7CA0A9" w14:textId="69A72EE8" w:rsidR="00DA1CF2" w:rsidRPr="000337E3" w:rsidRDefault="00DA1CF2"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372C34F5" w14:textId="76B01311" w:rsidR="00DA1CF2" w:rsidRPr="000337E3" w:rsidRDefault="00DA1CF2" w:rsidP="00C5150C">
            <w:pPr>
              <w:pStyle w:val="bit0"/>
            </w:pPr>
            <w:r w:rsidRPr="000337E3">
              <w:rPr>
                <w:rFonts w:cs="Arial"/>
              </w:rPr>
              <w:t>OTST</w:t>
            </w:r>
          </w:p>
        </w:tc>
      </w:tr>
      <w:tr w:rsidR="00DA1CF2" w:rsidRPr="000337E3" w14:paraId="48E0C144" w14:textId="77777777" w:rsidTr="00C5150C">
        <w:trPr>
          <w:trHeight w:val="238"/>
        </w:trPr>
        <w:tc>
          <w:tcPr>
            <w:tcW w:w="1111" w:type="dxa"/>
            <w:shd w:val="clear" w:color="auto" w:fill="auto"/>
            <w:vAlign w:val="center"/>
          </w:tcPr>
          <w:p w14:paraId="17487869" w14:textId="77777777" w:rsidR="00DA1CF2" w:rsidRPr="000337E3" w:rsidRDefault="00DA1CF2" w:rsidP="00C5150C">
            <w:pPr>
              <w:pStyle w:val="bit"/>
            </w:pPr>
            <w:r w:rsidRPr="000337E3">
              <w:t>Value after reset</w:t>
            </w:r>
          </w:p>
        </w:tc>
        <w:tc>
          <w:tcPr>
            <w:tcW w:w="1066" w:type="dxa"/>
            <w:tcBorders>
              <w:top w:val="single" w:sz="4" w:space="0" w:color="auto"/>
            </w:tcBorders>
            <w:shd w:val="clear" w:color="auto" w:fill="auto"/>
            <w:vAlign w:val="center"/>
          </w:tcPr>
          <w:p w14:paraId="52401C13" w14:textId="77777777" w:rsidR="00DA1CF2" w:rsidRPr="000337E3" w:rsidRDefault="00DA1CF2" w:rsidP="00C5150C">
            <w:pPr>
              <w:pStyle w:val="bit0"/>
            </w:pPr>
            <w:r w:rsidRPr="000337E3">
              <w:rPr>
                <w:rFonts w:hint="eastAsia"/>
              </w:rPr>
              <w:t>0</w:t>
            </w:r>
          </w:p>
        </w:tc>
        <w:tc>
          <w:tcPr>
            <w:tcW w:w="1066" w:type="dxa"/>
            <w:tcBorders>
              <w:top w:val="single" w:sz="4" w:space="0" w:color="auto"/>
            </w:tcBorders>
            <w:shd w:val="clear" w:color="auto" w:fill="auto"/>
            <w:vAlign w:val="center"/>
          </w:tcPr>
          <w:p w14:paraId="0081ED22" w14:textId="77777777" w:rsidR="00DA1CF2" w:rsidRPr="000337E3" w:rsidRDefault="00DA1CF2" w:rsidP="00C5150C">
            <w:pPr>
              <w:pStyle w:val="bit0"/>
            </w:pPr>
            <w:r w:rsidRPr="000337E3">
              <w:t>0</w:t>
            </w:r>
          </w:p>
        </w:tc>
        <w:tc>
          <w:tcPr>
            <w:tcW w:w="1066" w:type="dxa"/>
            <w:tcBorders>
              <w:top w:val="single" w:sz="4" w:space="0" w:color="auto"/>
            </w:tcBorders>
            <w:shd w:val="clear" w:color="auto" w:fill="auto"/>
            <w:vAlign w:val="center"/>
          </w:tcPr>
          <w:p w14:paraId="1372D7DE" w14:textId="77777777" w:rsidR="00DA1CF2" w:rsidRPr="000337E3" w:rsidRDefault="00DA1CF2" w:rsidP="00C5150C">
            <w:pPr>
              <w:pStyle w:val="bit0"/>
            </w:pPr>
            <w:r w:rsidRPr="000337E3">
              <w:t>0</w:t>
            </w:r>
          </w:p>
        </w:tc>
        <w:tc>
          <w:tcPr>
            <w:tcW w:w="1066" w:type="dxa"/>
            <w:tcBorders>
              <w:top w:val="single" w:sz="4" w:space="0" w:color="auto"/>
            </w:tcBorders>
            <w:shd w:val="clear" w:color="auto" w:fill="auto"/>
            <w:vAlign w:val="center"/>
          </w:tcPr>
          <w:p w14:paraId="37D02110" w14:textId="77777777" w:rsidR="00DA1CF2" w:rsidRPr="000337E3" w:rsidRDefault="00DA1CF2" w:rsidP="00C5150C">
            <w:pPr>
              <w:pStyle w:val="bit0"/>
            </w:pPr>
            <w:r w:rsidRPr="000337E3">
              <w:t>0</w:t>
            </w:r>
          </w:p>
        </w:tc>
        <w:tc>
          <w:tcPr>
            <w:tcW w:w="1066" w:type="dxa"/>
            <w:tcBorders>
              <w:top w:val="single" w:sz="4" w:space="0" w:color="auto"/>
            </w:tcBorders>
            <w:shd w:val="clear" w:color="auto" w:fill="auto"/>
            <w:vAlign w:val="center"/>
          </w:tcPr>
          <w:p w14:paraId="469137BE" w14:textId="77777777" w:rsidR="00DA1CF2" w:rsidRPr="000337E3" w:rsidRDefault="00DA1CF2" w:rsidP="00C5150C">
            <w:pPr>
              <w:pStyle w:val="bit0"/>
            </w:pPr>
            <w:r w:rsidRPr="000337E3">
              <w:t>0</w:t>
            </w:r>
          </w:p>
        </w:tc>
        <w:tc>
          <w:tcPr>
            <w:tcW w:w="1066" w:type="dxa"/>
            <w:tcBorders>
              <w:top w:val="single" w:sz="4" w:space="0" w:color="auto"/>
            </w:tcBorders>
            <w:shd w:val="clear" w:color="auto" w:fill="auto"/>
            <w:vAlign w:val="center"/>
          </w:tcPr>
          <w:p w14:paraId="4C145CC6" w14:textId="77777777" w:rsidR="00DA1CF2" w:rsidRPr="000337E3" w:rsidRDefault="00DA1CF2" w:rsidP="00C5150C">
            <w:pPr>
              <w:pStyle w:val="bit0"/>
            </w:pPr>
            <w:r w:rsidRPr="000337E3">
              <w:t>0</w:t>
            </w:r>
          </w:p>
        </w:tc>
        <w:tc>
          <w:tcPr>
            <w:tcW w:w="1066" w:type="dxa"/>
            <w:tcBorders>
              <w:top w:val="single" w:sz="4" w:space="0" w:color="auto"/>
            </w:tcBorders>
            <w:shd w:val="clear" w:color="auto" w:fill="auto"/>
            <w:vAlign w:val="center"/>
          </w:tcPr>
          <w:p w14:paraId="4437EF39" w14:textId="77777777" w:rsidR="00DA1CF2" w:rsidRPr="000337E3" w:rsidRDefault="00DA1CF2" w:rsidP="00C5150C">
            <w:pPr>
              <w:pStyle w:val="bit0"/>
            </w:pPr>
            <w:r w:rsidRPr="000337E3">
              <w:t>0</w:t>
            </w:r>
          </w:p>
        </w:tc>
        <w:tc>
          <w:tcPr>
            <w:tcW w:w="1066" w:type="dxa"/>
            <w:tcBorders>
              <w:top w:val="single" w:sz="4" w:space="0" w:color="auto"/>
            </w:tcBorders>
            <w:shd w:val="clear" w:color="auto" w:fill="auto"/>
            <w:vAlign w:val="center"/>
          </w:tcPr>
          <w:p w14:paraId="30E128A3" w14:textId="77777777" w:rsidR="00DA1CF2" w:rsidRPr="000337E3" w:rsidRDefault="00DA1CF2" w:rsidP="00C5150C">
            <w:pPr>
              <w:pStyle w:val="bit0"/>
            </w:pPr>
            <w:r w:rsidRPr="000337E3">
              <w:t>0</w:t>
            </w:r>
          </w:p>
        </w:tc>
      </w:tr>
      <w:tr w:rsidR="00DA1CF2" w:rsidRPr="000337E3" w14:paraId="35DA355F" w14:textId="77777777" w:rsidTr="00C5150C">
        <w:trPr>
          <w:trHeight w:val="238"/>
        </w:trPr>
        <w:tc>
          <w:tcPr>
            <w:tcW w:w="1111" w:type="dxa"/>
            <w:shd w:val="clear" w:color="auto" w:fill="auto"/>
            <w:vAlign w:val="center"/>
          </w:tcPr>
          <w:p w14:paraId="7163358D" w14:textId="77777777" w:rsidR="00DA1CF2" w:rsidRPr="000337E3" w:rsidRDefault="00DA1CF2" w:rsidP="00C5150C">
            <w:pPr>
              <w:pStyle w:val="bit"/>
            </w:pPr>
            <w:r w:rsidRPr="000337E3">
              <w:t>R/W</w:t>
            </w:r>
          </w:p>
        </w:tc>
        <w:tc>
          <w:tcPr>
            <w:tcW w:w="1066" w:type="dxa"/>
            <w:shd w:val="clear" w:color="auto" w:fill="auto"/>
            <w:vAlign w:val="center"/>
          </w:tcPr>
          <w:p w14:paraId="060A58FD" w14:textId="1642CADB" w:rsidR="00DA1CF2" w:rsidRPr="000337E3" w:rsidRDefault="00DA1CF2" w:rsidP="00C5150C">
            <w:pPr>
              <w:pStyle w:val="bit0"/>
            </w:pPr>
            <w:r w:rsidRPr="000337E3">
              <w:t>R</w:t>
            </w:r>
          </w:p>
        </w:tc>
        <w:tc>
          <w:tcPr>
            <w:tcW w:w="1066" w:type="dxa"/>
            <w:shd w:val="clear" w:color="auto" w:fill="auto"/>
            <w:vAlign w:val="center"/>
          </w:tcPr>
          <w:p w14:paraId="560491A3" w14:textId="3C91AE50" w:rsidR="00DA1CF2" w:rsidRPr="000337E3" w:rsidRDefault="00DA1CF2" w:rsidP="00C5150C">
            <w:pPr>
              <w:pStyle w:val="bit0"/>
            </w:pPr>
            <w:r w:rsidRPr="000337E3">
              <w:t>R</w:t>
            </w:r>
          </w:p>
        </w:tc>
        <w:tc>
          <w:tcPr>
            <w:tcW w:w="1066" w:type="dxa"/>
            <w:shd w:val="clear" w:color="auto" w:fill="auto"/>
            <w:vAlign w:val="center"/>
          </w:tcPr>
          <w:p w14:paraId="08540F1B" w14:textId="0ECE42BE" w:rsidR="00DA1CF2" w:rsidRPr="000337E3" w:rsidRDefault="00DA1CF2" w:rsidP="00C5150C">
            <w:pPr>
              <w:pStyle w:val="bit0"/>
            </w:pPr>
            <w:r w:rsidRPr="000337E3">
              <w:t>R</w:t>
            </w:r>
          </w:p>
        </w:tc>
        <w:tc>
          <w:tcPr>
            <w:tcW w:w="1066" w:type="dxa"/>
            <w:shd w:val="clear" w:color="auto" w:fill="auto"/>
            <w:vAlign w:val="center"/>
          </w:tcPr>
          <w:p w14:paraId="1BD44013" w14:textId="3B87DFD1" w:rsidR="00DA1CF2" w:rsidRPr="000337E3" w:rsidRDefault="00DA1CF2" w:rsidP="00C5150C">
            <w:pPr>
              <w:pStyle w:val="bit0"/>
            </w:pPr>
            <w:r w:rsidRPr="000337E3">
              <w:t>R</w:t>
            </w:r>
          </w:p>
        </w:tc>
        <w:tc>
          <w:tcPr>
            <w:tcW w:w="1066" w:type="dxa"/>
            <w:shd w:val="clear" w:color="auto" w:fill="auto"/>
            <w:vAlign w:val="center"/>
          </w:tcPr>
          <w:p w14:paraId="38AAD465" w14:textId="7747C29B" w:rsidR="00DA1CF2" w:rsidRPr="000337E3" w:rsidRDefault="00DA1CF2" w:rsidP="00C5150C">
            <w:pPr>
              <w:pStyle w:val="bit0"/>
            </w:pPr>
            <w:r w:rsidRPr="000337E3">
              <w:t>R</w:t>
            </w:r>
          </w:p>
        </w:tc>
        <w:tc>
          <w:tcPr>
            <w:tcW w:w="1066" w:type="dxa"/>
            <w:shd w:val="clear" w:color="auto" w:fill="auto"/>
            <w:vAlign w:val="center"/>
          </w:tcPr>
          <w:p w14:paraId="0CA30913" w14:textId="34439C45" w:rsidR="00DA1CF2" w:rsidRPr="000337E3" w:rsidRDefault="00DA1CF2" w:rsidP="00C5150C">
            <w:pPr>
              <w:pStyle w:val="bit0"/>
            </w:pPr>
            <w:r w:rsidRPr="000337E3">
              <w:t>R</w:t>
            </w:r>
          </w:p>
        </w:tc>
        <w:tc>
          <w:tcPr>
            <w:tcW w:w="1066" w:type="dxa"/>
            <w:shd w:val="clear" w:color="auto" w:fill="auto"/>
            <w:vAlign w:val="center"/>
          </w:tcPr>
          <w:p w14:paraId="659FE455" w14:textId="3ACCA427" w:rsidR="00DA1CF2" w:rsidRPr="000337E3" w:rsidRDefault="00DA1CF2" w:rsidP="00C5150C">
            <w:pPr>
              <w:pStyle w:val="bit0"/>
            </w:pPr>
            <w:r w:rsidRPr="000337E3">
              <w:t>R</w:t>
            </w:r>
          </w:p>
        </w:tc>
        <w:tc>
          <w:tcPr>
            <w:tcW w:w="1066" w:type="dxa"/>
            <w:shd w:val="clear" w:color="auto" w:fill="auto"/>
            <w:vAlign w:val="center"/>
          </w:tcPr>
          <w:p w14:paraId="42078731" w14:textId="57C23EE3" w:rsidR="00DA1CF2" w:rsidRPr="000337E3" w:rsidRDefault="00DA1CF2" w:rsidP="00C5150C">
            <w:pPr>
              <w:pStyle w:val="bit0"/>
            </w:pPr>
            <w:r w:rsidRPr="000337E3">
              <w:t>W</w:t>
            </w:r>
          </w:p>
        </w:tc>
      </w:tr>
    </w:tbl>
    <w:p w14:paraId="51574698" w14:textId="06733A4B" w:rsidR="00AC0DA7" w:rsidRPr="000337E3" w:rsidRDefault="00225379" w:rsidP="00225379">
      <w:pPr>
        <w:pStyle w:val="Caption"/>
      </w:pPr>
      <w:r w:rsidRPr="000337E3">
        <w:t xml:space="preserve">Table </w:t>
      </w:r>
      <w:r w:rsidR="00890203">
        <w:fldChar w:fldCharType="begin"/>
      </w:r>
      <w:r w:rsidR="00890203">
        <w:instrText xml:space="preserve"> STYLEREF 1 \s </w:instrText>
      </w:r>
      <w:r w:rsidR="00890203">
        <w:fldChar w:fldCharType="separate"/>
      </w:r>
      <w:r w:rsidR="001E5303">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1E5303">
        <w:rPr>
          <w:noProof/>
        </w:rPr>
        <w:t>8</w:t>
      </w:r>
      <w:r w:rsidR="00890203">
        <w:rPr>
          <w:noProof/>
        </w:rPr>
        <w:fldChar w:fldCharType="end"/>
      </w:r>
      <w:r w:rsidRPr="000337E3">
        <w:tab/>
      </w:r>
      <w:r w:rsidR="005E4453" w:rsidRPr="000337E3">
        <w:t>OTS0OTSTCR Register</w:t>
      </w:r>
      <w:r w:rsidR="00356644">
        <w:t xml:space="preserve"> Contents</w:t>
      </w:r>
    </w:p>
    <w:tbl>
      <w:tblPr>
        <w:tblW w:w="9639" w:type="dxa"/>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0649DE" w:rsidRPr="000337E3" w14:paraId="5D6D81C1" w14:textId="77777777" w:rsidTr="00C5150C">
        <w:trPr>
          <w:trHeight w:val="238"/>
        </w:trPr>
        <w:tc>
          <w:tcPr>
            <w:tcW w:w="1134" w:type="dxa"/>
            <w:shd w:val="pct15" w:color="auto" w:fill="auto"/>
            <w:vAlign w:val="bottom"/>
          </w:tcPr>
          <w:p w14:paraId="3BDC900D" w14:textId="00BD66DD" w:rsidR="000649DE" w:rsidRPr="000337E3" w:rsidRDefault="000649DE" w:rsidP="00C5150C">
            <w:pPr>
              <w:pStyle w:val="a3"/>
            </w:pPr>
            <w:r w:rsidRPr="000337E3">
              <w:t>Bit Position</w:t>
            </w:r>
          </w:p>
        </w:tc>
        <w:tc>
          <w:tcPr>
            <w:tcW w:w="1701" w:type="dxa"/>
            <w:shd w:val="pct15" w:color="auto" w:fill="auto"/>
            <w:vAlign w:val="bottom"/>
          </w:tcPr>
          <w:p w14:paraId="178F27A7" w14:textId="7D1FE873" w:rsidR="000649DE" w:rsidRPr="000337E3" w:rsidRDefault="000649DE" w:rsidP="000649DE">
            <w:pPr>
              <w:pStyle w:val="a3"/>
            </w:pPr>
            <w:r w:rsidRPr="000337E3">
              <w:t>Bit Name</w:t>
            </w:r>
          </w:p>
        </w:tc>
        <w:tc>
          <w:tcPr>
            <w:tcW w:w="6804" w:type="dxa"/>
            <w:shd w:val="pct15" w:color="auto" w:fill="auto"/>
            <w:vAlign w:val="bottom"/>
          </w:tcPr>
          <w:p w14:paraId="69F0FED8" w14:textId="4C257E83" w:rsidR="000649DE" w:rsidRPr="000337E3" w:rsidRDefault="000649DE" w:rsidP="000649DE">
            <w:pPr>
              <w:pStyle w:val="a3"/>
            </w:pPr>
            <w:r w:rsidRPr="000337E3">
              <w:t>Function</w:t>
            </w:r>
          </w:p>
        </w:tc>
      </w:tr>
      <w:tr w:rsidR="000649DE" w:rsidRPr="000337E3" w14:paraId="72EA1510" w14:textId="77777777" w:rsidTr="00C5150C">
        <w:trPr>
          <w:trHeight w:val="238"/>
        </w:trPr>
        <w:tc>
          <w:tcPr>
            <w:tcW w:w="1134" w:type="dxa"/>
            <w:shd w:val="clear" w:color="auto" w:fill="auto"/>
          </w:tcPr>
          <w:p w14:paraId="4D17A86C" w14:textId="137EBBDE" w:rsidR="000649DE" w:rsidRPr="000337E3" w:rsidRDefault="000649DE" w:rsidP="000649DE">
            <w:pPr>
              <w:pStyle w:val="a4"/>
            </w:pPr>
            <w:r w:rsidRPr="000337E3">
              <w:t>7 to 1</w:t>
            </w:r>
          </w:p>
        </w:tc>
        <w:tc>
          <w:tcPr>
            <w:tcW w:w="1701" w:type="dxa"/>
            <w:shd w:val="clear" w:color="auto" w:fill="auto"/>
          </w:tcPr>
          <w:p w14:paraId="1FA512E0" w14:textId="7E567383" w:rsidR="000649DE" w:rsidRPr="000337E3" w:rsidRDefault="00773E8B" w:rsidP="00C5150C">
            <w:pPr>
              <w:pStyle w:val="a4"/>
            </w:pPr>
            <w:r>
              <w:rPr>
                <w:rFonts w:cs="Arial"/>
              </w:rPr>
              <w:t>—</w:t>
            </w:r>
          </w:p>
        </w:tc>
        <w:tc>
          <w:tcPr>
            <w:tcW w:w="6804" w:type="dxa"/>
            <w:shd w:val="clear" w:color="auto" w:fill="auto"/>
          </w:tcPr>
          <w:p w14:paraId="53791748" w14:textId="31F2A72D" w:rsidR="00F34DE6" w:rsidRPr="000337E3" w:rsidRDefault="00A51DA0" w:rsidP="000649DE">
            <w:pPr>
              <w:pStyle w:val="a4"/>
            </w:pPr>
            <w:r w:rsidRPr="000337E3">
              <w:t>Reserved</w:t>
            </w:r>
          </w:p>
          <w:p w14:paraId="2F8DEDD7" w14:textId="677F121A" w:rsidR="000649DE" w:rsidRPr="000337E3" w:rsidRDefault="000649DE" w:rsidP="000649DE">
            <w:pPr>
              <w:pStyle w:val="a4"/>
            </w:pPr>
            <w:r w:rsidRPr="000337E3">
              <w:t>When read, the value after reset is returned. When writing, write the value after reset.</w:t>
            </w:r>
          </w:p>
        </w:tc>
      </w:tr>
      <w:tr w:rsidR="000649DE" w:rsidRPr="000337E3" w14:paraId="698B334E" w14:textId="77777777" w:rsidTr="00C5150C">
        <w:trPr>
          <w:trHeight w:val="238"/>
        </w:trPr>
        <w:tc>
          <w:tcPr>
            <w:tcW w:w="1134" w:type="dxa"/>
            <w:shd w:val="clear" w:color="auto" w:fill="auto"/>
          </w:tcPr>
          <w:p w14:paraId="00449E45" w14:textId="1C3C1C7E" w:rsidR="000649DE" w:rsidRPr="000337E3" w:rsidRDefault="000649DE" w:rsidP="000649DE">
            <w:pPr>
              <w:pStyle w:val="a4"/>
            </w:pPr>
            <w:r w:rsidRPr="000337E3">
              <w:rPr>
                <w:rFonts w:hint="eastAsia"/>
              </w:rPr>
              <w:t>0</w:t>
            </w:r>
          </w:p>
        </w:tc>
        <w:tc>
          <w:tcPr>
            <w:tcW w:w="1701" w:type="dxa"/>
            <w:shd w:val="clear" w:color="auto" w:fill="auto"/>
          </w:tcPr>
          <w:p w14:paraId="63787616" w14:textId="68D1BE94" w:rsidR="000649DE" w:rsidRPr="000337E3" w:rsidRDefault="000649DE" w:rsidP="00C5150C">
            <w:pPr>
              <w:pStyle w:val="a4"/>
            </w:pPr>
            <w:r w:rsidRPr="000337E3">
              <w:t>OTST</w:t>
            </w:r>
          </w:p>
        </w:tc>
        <w:tc>
          <w:tcPr>
            <w:tcW w:w="6804" w:type="dxa"/>
            <w:shd w:val="clear" w:color="auto" w:fill="auto"/>
          </w:tcPr>
          <w:p w14:paraId="786F5397" w14:textId="77777777" w:rsidR="000649DE" w:rsidRPr="000337E3" w:rsidRDefault="000649DE" w:rsidP="000649DE">
            <w:pPr>
              <w:pStyle w:val="a4"/>
            </w:pPr>
            <w:r w:rsidRPr="000337E3">
              <w:t>Temperature Measurement Start</w:t>
            </w:r>
          </w:p>
          <w:p w14:paraId="61E6D279" w14:textId="4B543C02" w:rsidR="000649DE" w:rsidRPr="000337E3" w:rsidRDefault="000649DE" w:rsidP="000649DE">
            <w:pPr>
              <w:pStyle w:val="a4"/>
            </w:pPr>
            <w:r w:rsidRPr="000337E3">
              <w:t>Condition for starting temperature measurement by OTST.</w:t>
            </w:r>
          </w:p>
          <w:p w14:paraId="1F570C9A" w14:textId="6F25474B" w:rsidR="000649DE" w:rsidRPr="000337E3" w:rsidRDefault="000649DE" w:rsidP="000649DE">
            <w:pPr>
              <w:pStyle w:val="af8"/>
            </w:pPr>
            <w:r w:rsidRPr="000337E3">
              <w:t>Write 1 to OTST when OTACT = 0</w:t>
            </w:r>
          </w:p>
        </w:tc>
      </w:tr>
    </w:tbl>
    <w:p w14:paraId="027CD0C7" w14:textId="4D0C2AF1" w:rsidR="000649DE" w:rsidRPr="000337E3" w:rsidRDefault="000649DE" w:rsidP="00005733">
      <w:pPr>
        <w:pStyle w:val="BodyText"/>
      </w:pPr>
    </w:p>
    <w:p w14:paraId="0D5D3D7A" w14:textId="0E49F815" w:rsidR="00AC0DA7" w:rsidRPr="000337E3" w:rsidRDefault="000649DE" w:rsidP="000649DE">
      <w:pPr>
        <w:pStyle w:val="BodyText"/>
      </w:pPr>
      <w:r w:rsidRPr="000337E3">
        <w:br w:type="page"/>
      </w:r>
    </w:p>
    <w:p w14:paraId="09620763" w14:textId="46BF0436" w:rsidR="00AC0DA7" w:rsidRPr="000337E3" w:rsidRDefault="00AC0DA7" w:rsidP="000649DE">
      <w:pPr>
        <w:pStyle w:val="Heading3"/>
      </w:pPr>
      <w:bookmarkStart w:id="17" w:name="_Toc443438158"/>
      <w:r w:rsidRPr="000337E3">
        <w:lastRenderedPageBreak/>
        <w:t>OTS0OTENDCR — Temperature Measurement End Control Register</w:t>
      </w:r>
      <w:bookmarkEnd w:id="17"/>
    </w:p>
    <w:p w14:paraId="10C21113" w14:textId="07536129" w:rsidR="00AC0DA7" w:rsidRPr="000337E3" w:rsidRDefault="00AC0DA7" w:rsidP="00005733">
      <w:pPr>
        <w:pStyle w:val="BodyText"/>
      </w:pPr>
      <w:r w:rsidRPr="000337E3">
        <w:t xml:space="preserve">OTS0OTENDCR is an 8-bit write-only control register to terminate the temperature sensor. </w:t>
      </w:r>
    </w:p>
    <w:p w14:paraId="29116981" w14:textId="77777777" w:rsidR="000649DE" w:rsidRPr="000337E3" w:rsidRDefault="000649DE" w:rsidP="000649DE">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0B5463" w:rsidRPr="000337E3" w14:paraId="1C720EF7" w14:textId="77777777" w:rsidTr="00C5150C">
        <w:trPr>
          <w:jc w:val="right"/>
        </w:trPr>
        <w:tc>
          <w:tcPr>
            <w:tcW w:w="1247" w:type="dxa"/>
            <w:shd w:val="clear" w:color="auto" w:fill="auto"/>
          </w:tcPr>
          <w:p w14:paraId="7F6A44DC" w14:textId="44C9429C" w:rsidR="000B5463" w:rsidRPr="000337E3" w:rsidRDefault="000B5463" w:rsidP="000B5463">
            <w:pPr>
              <w:pStyle w:val="7pt3"/>
              <w:rPr>
                <w:rStyle w:val="a9"/>
              </w:rPr>
            </w:pPr>
            <w:r>
              <w:rPr>
                <w:rStyle w:val="a9"/>
              </w:rPr>
              <w:t>Access:</w:t>
            </w:r>
          </w:p>
        </w:tc>
        <w:tc>
          <w:tcPr>
            <w:tcW w:w="170" w:type="dxa"/>
            <w:shd w:val="clear" w:color="auto" w:fill="auto"/>
          </w:tcPr>
          <w:p w14:paraId="2AE0AB60" w14:textId="77777777" w:rsidR="000B5463" w:rsidRPr="000337E3" w:rsidRDefault="000B5463" w:rsidP="000B5463">
            <w:pPr>
              <w:pStyle w:val="7pt6"/>
              <w:rPr>
                <w:rStyle w:val="a9"/>
              </w:rPr>
            </w:pPr>
          </w:p>
        </w:tc>
        <w:tc>
          <w:tcPr>
            <w:tcW w:w="7462" w:type="dxa"/>
            <w:shd w:val="clear" w:color="auto" w:fill="auto"/>
          </w:tcPr>
          <w:p w14:paraId="081B5AAB" w14:textId="780D3F73" w:rsidR="000B5463" w:rsidRPr="000337E3" w:rsidRDefault="000B5463" w:rsidP="000B5463">
            <w:pPr>
              <w:pStyle w:val="7pt6"/>
            </w:pPr>
            <w:r w:rsidRPr="000B5463">
              <w:t>This register can be written in 8-bit units.</w:t>
            </w:r>
          </w:p>
        </w:tc>
      </w:tr>
      <w:tr w:rsidR="000B5463" w:rsidRPr="000337E3" w14:paraId="532C497E" w14:textId="77777777" w:rsidTr="00C5150C">
        <w:trPr>
          <w:jc w:val="right"/>
        </w:trPr>
        <w:tc>
          <w:tcPr>
            <w:tcW w:w="1247" w:type="dxa"/>
            <w:shd w:val="clear" w:color="auto" w:fill="auto"/>
          </w:tcPr>
          <w:p w14:paraId="4DD498BB" w14:textId="2F480462" w:rsidR="000B5463" w:rsidRPr="000337E3" w:rsidRDefault="000B5463" w:rsidP="000B5463">
            <w:pPr>
              <w:pStyle w:val="7pt3"/>
              <w:rPr>
                <w:rStyle w:val="a9"/>
              </w:rPr>
            </w:pPr>
            <w:r>
              <w:rPr>
                <w:rStyle w:val="a9"/>
              </w:rPr>
              <w:t>Address:</w:t>
            </w:r>
          </w:p>
        </w:tc>
        <w:tc>
          <w:tcPr>
            <w:tcW w:w="170" w:type="dxa"/>
            <w:shd w:val="clear" w:color="auto" w:fill="auto"/>
          </w:tcPr>
          <w:p w14:paraId="6FF42AF4" w14:textId="77777777" w:rsidR="000B5463" w:rsidRPr="000337E3" w:rsidRDefault="000B5463" w:rsidP="000B5463">
            <w:pPr>
              <w:pStyle w:val="7pt6"/>
              <w:rPr>
                <w:rStyle w:val="a9"/>
              </w:rPr>
            </w:pPr>
          </w:p>
        </w:tc>
        <w:tc>
          <w:tcPr>
            <w:tcW w:w="7462" w:type="dxa"/>
            <w:shd w:val="clear" w:color="auto" w:fill="auto"/>
          </w:tcPr>
          <w:p w14:paraId="0520B77F" w14:textId="54D7B6AB" w:rsidR="000B5463" w:rsidRPr="000337E3" w:rsidRDefault="000B5463" w:rsidP="000B5463">
            <w:pPr>
              <w:pStyle w:val="7pt6"/>
            </w:pPr>
            <w:r>
              <w:t>&lt;</w:t>
            </w:r>
            <w:proofErr w:type="spellStart"/>
            <w:r>
              <w:t>OTSn_base</w:t>
            </w:r>
            <w:proofErr w:type="spellEnd"/>
            <w:r>
              <w:t>&gt; + 04</w:t>
            </w:r>
            <w:r w:rsidRPr="000B5463">
              <w:rPr>
                <w:vertAlign w:val="subscript"/>
              </w:rPr>
              <w:t>H</w:t>
            </w:r>
          </w:p>
        </w:tc>
      </w:tr>
      <w:tr w:rsidR="000B5463" w:rsidRPr="000337E3" w14:paraId="68194063" w14:textId="77777777" w:rsidTr="00C5150C">
        <w:trPr>
          <w:jc w:val="right"/>
        </w:trPr>
        <w:tc>
          <w:tcPr>
            <w:tcW w:w="1247" w:type="dxa"/>
            <w:shd w:val="clear" w:color="auto" w:fill="auto"/>
          </w:tcPr>
          <w:p w14:paraId="391C9A74" w14:textId="77777777" w:rsidR="000B5463" w:rsidRPr="000337E3" w:rsidRDefault="000B5463" w:rsidP="000B5463">
            <w:pPr>
              <w:pStyle w:val="7pt3"/>
              <w:rPr>
                <w:rStyle w:val="a9"/>
              </w:rPr>
            </w:pPr>
            <w:r w:rsidRPr="000337E3">
              <w:rPr>
                <w:rStyle w:val="a9"/>
              </w:rPr>
              <w:t>Value after reset:</w:t>
            </w:r>
          </w:p>
        </w:tc>
        <w:tc>
          <w:tcPr>
            <w:tcW w:w="170" w:type="dxa"/>
            <w:shd w:val="clear" w:color="auto" w:fill="auto"/>
          </w:tcPr>
          <w:p w14:paraId="195E3746" w14:textId="77777777" w:rsidR="000B5463" w:rsidRPr="000337E3" w:rsidRDefault="000B5463" w:rsidP="000B5463">
            <w:pPr>
              <w:pStyle w:val="7pt6"/>
              <w:rPr>
                <w:rStyle w:val="a9"/>
              </w:rPr>
            </w:pPr>
          </w:p>
        </w:tc>
        <w:tc>
          <w:tcPr>
            <w:tcW w:w="7462" w:type="dxa"/>
            <w:shd w:val="clear" w:color="auto" w:fill="auto"/>
          </w:tcPr>
          <w:p w14:paraId="4E7B37D2" w14:textId="77777777" w:rsidR="000B5463" w:rsidRPr="000337E3" w:rsidRDefault="000B5463" w:rsidP="000B5463">
            <w:pPr>
              <w:pStyle w:val="7pt6"/>
            </w:pPr>
            <w:r w:rsidRPr="000337E3">
              <w:t>00</w:t>
            </w:r>
            <w:r w:rsidRPr="000337E3">
              <w:rPr>
                <w:rStyle w:val="a8"/>
              </w:rPr>
              <w:t>H</w:t>
            </w:r>
          </w:p>
        </w:tc>
      </w:tr>
    </w:tbl>
    <w:p w14:paraId="1C094432" w14:textId="77777777" w:rsidR="000649DE" w:rsidRPr="000337E3" w:rsidRDefault="000649DE" w:rsidP="000649DE">
      <w:pPr>
        <w:pStyle w:val="SP"/>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0649DE" w:rsidRPr="000337E3" w14:paraId="36D3C30F" w14:textId="77777777" w:rsidTr="00C5150C">
        <w:trPr>
          <w:trHeight w:val="238"/>
        </w:trPr>
        <w:tc>
          <w:tcPr>
            <w:tcW w:w="1111" w:type="dxa"/>
            <w:shd w:val="clear" w:color="auto" w:fill="auto"/>
            <w:vAlign w:val="center"/>
          </w:tcPr>
          <w:p w14:paraId="472898AB" w14:textId="77777777" w:rsidR="000649DE" w:rsidRPr="000337E3" w:rsidRDefault="000649DE" w:rsidP="00C5150C">
            <w:pPr>
              <w:pStyle w:val="bit"/>
            </w:pPr>
            <w:r w:rsidRPr="000337E3">
              <w:t>Bit</w:t>
            </w:r>
          </w:p>
        </w:tc>
        <w:tc>
          <w:tcPr>
            <w:tcW w:w="1066" w:type="dxa"/>
            <w:tcBorders>
              <w:bottom w:val="single" w:sz="4" w:space="0" w:color="auto"/>
            </w:tcBorders>
            <w:shd w:val="clear" w:color="auto" w:fill="auto"/>
            <w:vAlign w:val="center"/>
          </w:tcPr>
          <w:p w14:paraId="7B75AC0A" w14:textId="77777777" w:rsidR="000649DE" w:rsidRPr="000337E3" w:rsidRDefault="000649DE" w:rsidP="00C5150C">
            <w:pPr>
              <w:pStyle w:val="bit0"/>
            </w:pPr>
            <w:r w:rsidRPr="000337E3">
              <w:rPr>
                <w:rFonts w:hint="eastAsia"/>
              </w:rPr>
              <w:t>7</w:t>
            </w:r>
          </w:p>
        </w:tc>
        <w:tc>
          <w:tcPr>
            <w:tcW w:w="1066" w:type="dxa"/>
            <w:tcBorders>
              <w:bottom w:val="single" w:sz="4" w:space="0" w:color="auto"/>
            </w:tcBorders>
            <w:shd w:val="clear" w:color="auto" w:fill="auto"/>
            <w:vAlign w:val="center"/>
          </w:tcPr>
          <w:p w14:paraId="6C55E641" w14:textId="77777777" w:rsidR="000649DE" w:rsidRPr="000337E3" w:rsidRDefault="000649DE" w:rsidP="00C5150C">
            <w:pPr>
              <w:pStyle w:val="bit0"/>
            </w:pPr>
            <w:r w:rsidRPr="000337E3">
              <w:rPr>
                <w:rFonts w:hint="eastAsia"/>
              </w:rPr>
              <w:t>6</w:t>
            </w:r>
          </w:p>
        </w:tc>
        <w:tc>
          <w:tcPr>
            <w:tcW w:w="1066" w:type="dxa"/>
            <w:tcBorders>
              <w:bottom w:val="single" w:sz="4" w:space="0" w:color="auto"/>
            </w:tcBorders>
            <w:shd w:val="clear" w:color="auto" w:fill="auto"/>
            <w:vAlign w:val="center"/>
          </w:tcPr>
          <w:p w14:paraId="366F37BC" w14:textId="77777777" w:rsidR="000649DE" w:rsidRPr="000337E3" w:rsidRDefault="000649DE" w:rsidP="00C5150C">
            <w:pPr>
              <w:pStyle w:val="bit0"/>
            </w:pPr>
            <w:r w:rsidRPr="000337E3">
              <w:rPr>
                <w:rFonts w:hint="eastAsia"/>
              </w:rPr>
              <w:t>5</w:t>
            </w:r>
          </w:p>
        </w:tc>
        <w:tc>
          <w:tcPr>
            <w:tcW w:w="1066" w:type="dxa"/>
            <w:tcBorders>
              <w:bottom w:val="single" w:sz="4" w:space="0" w:color="auto"/>
            </w:tcBorders>
            <w:shd w:val="clear" w:color="auto" w:fill="auto"/>
            <w:vAlign w:val="center"/>
          </w:tcPr>
          <w:p w14:paraId="63BA0554" w14:textId="77777777" w:rsidR="000649DE" w:rsidRPr="000337E3" w:rsidRDefault="000649DE" w:rsidP="00C5150C">
            <w:pPr>
              <w:pStyle w:val="bit0"/>
            </w:pPr>
            <w:r w:rsidRPr="000337E3">
              <w:rPr>
                <w:rFonts w:hint="eastAsia"/>
              </w:rPr>
              <w:t>4</w:t>
            </w:r>
          </w:p>
        </w:tc>
        <w:tc>
          <w:tcPr>
            <w:tcW w:w="1066" w:type="dxa"/>
            <w:tcBorders>
              <w:bottom w:val="single" w:sz="4" w:space="0" w:color="auto"/>
            </w:tcBorders>
            <w:shd w:val="clear" w:color="auto" w:fill="auto"/>
            <w:vAlign w:val="center"/>
          </w:tcPr>
          <w:p w14:paraId="726B6624" w14:textId="77777777" w:rsidR="000649DE" w:rsidRPr="000337E3" w:rsidRDefault="000649DE" w:rsidP="00C5150C">
            <w:pPr>
              <w:pStyle w:val="bit0"/>
            </w:pPr>
            <w:r w:rsidRPr="000337E3">
              <w:rPr>
                <w:rFonts w:hint="eastAsia"/>
              </w:rPr>
              <w:t>3</w:t>
            </w:r>
          </w:p>
        </w:tc>
        <w:tc>
          <w:tcPr>
            <w:tcW w:w="1066" w:type="dxa"/>
            <w:tcBorders>
              <w:bottom w:val="single" w:sz="4" w:space="0" w:color="auto"/>
            </w:tcBorders>
            <w:shd w:val="clear" w:color="auto" w:fill="auto"/>
            <w:vAlign w:val="center"/>
          </w:tcPr>
          <w:p w14:paraId="1D3A723C" w14:textId="77777777" w:rsidR="000649DE" w:rsidRPr="000337E3" w:rsidRDefault="000649DE" w:rsidP="00C5150C">
            <w:pPr>
              <w:pStyle w:val="bit0"/>
            </w:pPr>
            <w:r w:rsidRPr="000337E3">
              <w:rPr>
                <w:rFonts w:hint="eastAsia"/>
              </w:rPr>
              <w:t>2</w:t>
            </w:r>
          </w:p>
        </w:tc>
        <w:tc>
          <w:tcPr>
            <w:tcW w:w="1066" w:type="dxa"/>
            <w:tcBorders>
              <w:bottom w:val="single" w:sz="4" w:space="0" w:color="auto"/>
            </w:tcBorders>
            <w:shd w:val="clear" w:color="auto" w:fill="auto"/>
            <w:vAlign w:val="center"/>
          </w:tcPr>
          <w:p w14:paraId="663D24B6" w14:textId="77777777" w:rsidR="000649DE" w:rsidRPr="000337E3" w:rsidRDefault="000649DE" w:rsidP="00C5150C">
            <w:pPr>
              <w:pStyle w:val="bit0"/>
            </w:pPr>
            <w:r w:rsidRPr="000337E3">
              <w:rPr>
                <w:rFonts w:hint="eastAsia"/>
              </w:rPr>
              <w:t>1</w:t>
            </w:r>
          </w:p>
        </w:tc>
        <w:tc>
          <w:tcPr>
            <w:tcW w:w="1066" w:type="dxa"/>
            <w:tcBorders>
              <w:bottom w:val="single" w:sz="4" w:space="0" w:color="auto"/>
            </w:tcBorders>
            <w:shd w:val="clear" w:color="auto" w:fill="auto"/>
            <w:vAlign w:val="center"/>
          </w:tcPr>
          <w:p w14:paraId="52B64DCE" w14:textId="77777777" w:rsidR="000649DE" w:rsidRPr="000337E3" w:rsidRDefault="000649DE" w:rsidP="00C5150C">
            <w:pPr>
              <w:pStyle w:val="bit0"/>
            </w:pPr>
            <w:r w:rsidRPr="000337E3">
              <w:rPr>
                <w:rFonts w:hint="eastAsia"/>
              </w:rPr>
              <w:t>0</w:t>
            </w:r>
          </w:p>
        </w:tc>
      </w:tr>
      <w:tr w:rsidR="000649DE" w:rsidRPr="000337E3" w14:paraId="466EB824" w14:textId="77777777" w:rsidTr="00C5150C">
        <w:trPr>
          <w:trHeight w:val="567"/>
        </w:trPr>
        <w:tc>
          <w:tcPr>
            <w:tcW w:w="1111" w:type="dxa"/>
            <w:tcBorders>
              <w:right w:val="single" w:sz="4" w:space="0" w:color="auto"/>
            </w:tcBorders>
            <w:shd w:val="clear" w:color="auto" w:fill="auto"/>
            <w:vAlign w:val="center"/>
          </w:tcPr>
          <w:p w14:paraId="74EEED83" w14:textId="77777777" w:rsidR="000649DE" w:rsidRPr="000337E3" w:rsidRDefault="000649DE" w:rsidP="00C5150C">
            <w:pPr>
              <w:pStyle w:val="bit"/>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D1ABD58" w14:textId="77777777" w:rsidR="000649DE" w:rsidRPr="000337E3" w:rsidRDefault="000649DE"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5DE8B18" w14:textId="77777777" w:rsidR="000649DE" w:rsidRPr="000337E3" w:rsidRDefault="000649DE"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58B056A" w14:textId="77777777" w:rsidR="000649DE" w:rsidRPr="000337E3" w:rsidRDefault="000649DE"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15B8A59" w14:textId="77777777" w:rsidR="000649DE" w:rsidRPr="000337E3" w:rsidRDefault="000649DE"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3FD7662D" w14:textId="77777777" w:rsidR="000649DE" w:rsidRPr="000337E3" w:rsidRDefault="000649DE"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4577B120" w14:textId="77777777" w:rsidR="000649DE" w:rsidRPr="000337E3" w:rsidRDefault="000649DE"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1BD2FE3B" w14:textId="77777777" w:rsidR="000649DE" w:rsidRPr="000337E3" w:rsidRDefault="000649DE"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86FDC9A" w14:textId="79E27C95" w:rsidR="000649DE" w:rsidRPr="000337E3" w:rsidRDefault="000649DE" w:rsidP="00C5150C">
            <w:pPr>
              <w:pStyle w:val="bit0"/>
            </w:pPr>
            <w:r w:rsidRPr="000337E3">
              <w:rPr>
                <w:rFonts w:cs="Arial"/>
              </w:rPr>
              <w:t>OTEND</w:t>
            </w:r>
          </w:p>
        </w:tc>
      </w:tr>
      <w:tr w:rsidR="000649DE" w:rsidRPr="000337E3" w14:paraId="67DEBA78" w14:textId="77777777" w:rsidTr="00C5150C">
        <w:trPr>
          <w:trHeight w:val="238"/>
        </w:trPr>
        <w:tc>
          <w:tcPr>
            <w:tcW w:w="1111" w:type="dxa"/>
            <w:shd w:val="clear" w:color="auto" w:fill="auto"/>
            <w:vAlign w:val="center"/>
          </w:tcPr>
          <w:p w14:paraId="209B1FC3" w14:textId="77777777" w:rsidR="000649DE" w:rsidRPr="000337E3" w:rsidRDefault="000649DE" w:rsidP="00C5150C">
            <w:pPr>
              <w:pStyle w:val="bit"/>
            </w:pPr>
            <w:r w:rsidRPr="000337E3">
              <w:t>Value after reset</w:t>
            </w:r>
          </w:p>
        </w:tc>
        <w:tc>
          <w:tcPr>
            <w:tcW w:w="1066" w:type="dxa"/>
            <w:tcBorders>
              <w:top w:val="single" w:sz="4" w:space="0" w:color="auto"/>
            </w:tcBorders>
            <w:shd w:val="clear" w:color="auto" w:fill="auto"/>
            <w:vAlign w:val="center"/>
          </w:tcPr>
          <w:p w14:paraId="7A1E37C7" w14:textId="77777777" w:rsidR="000649DE" w:rsidRPr="000337E3" w:rsidRDefault="000649DE" w:rsidP="00C5150C">
            <w:pPr>
              <w:pStyle w:val="bit0"/>
            </w:pPr>
            <w:r w:rsidRPr="000337E3">
              <w:rPr>
                <w:rFonts w:hint="eastAsia"/>
              </w:rPr>
              <w:t>0</w:t>
            </w:r>
          </w:p>
        </w:tc>
        <w:tc>
          <w:tcPr>
            <w:tcW w:w="1066" w:type="dxa"/>
            <w:tcBorders>
              <w:top w:val="single" w:sz="4" w:space="0" w:color="auto"/>
            </w:tcBorders>
            <w:shd w:val="clear" w:color="auto" w:fill="auto"/>
            <w:vAlign w:val="center"/>
          </w:tcPr>
          <w:p w14:paraId="744ED97B" w14:textId="77777777" w:rsidR="000649DE" w:rsidRPr="000337E3" w:rsidRDefault="000649DE" w:rsidP="00C5150C">
            <w:pPr>
              <w:pStyle w:val="bit0"/>
            </w:pPr>
            <w:r w:rsidRPr="000337E3">
              <w:t>0</w:t>
            </w:r>
          </w:p>
        </w:tc>
        <w:tc>
          <w:tcPr>
            <w:tcW w:w="1066" w:type="dxa"/>
            <w:tcBorders>
              <w:top w:val="single" w:sz="4" w:space="0" w:color="auto"/>
            </w:tcBorders>
            <w:shd w:val="clear" w:color="auto" w:fill="auto"/>
            <w:vAlign w:val="center"/>
          </w:tcPr>
          <w:p w14:paraId="0FFA3E32" w14:textId="77777777" w:rsidR="000649DE" w:rsidRPr="000337E3" w:rsidRDefault="000649DE" w:rsidP="00C5150C">
            <w:pPr>
              <w:pStyle w:val="bit0"/>
            </w:pPr>
            <w:r w:rsidRPr="000337E3">
              <w:t>0</w:t>
            </w:r>
          </w:p>
        </w:tc>
        <w:tc>
          <w:tcPr>
            <w:tcW w:w="1066" w:type="dxa"/>
            <w:tcBorders>
              <w:top w:val="single" w:sz="4" w:space="0" w:color="auto"/>
            </w:tcBorders>
            <w:shd w:val="clear" w:color="auto" w:fill="auto"/>
            <w:vAlign w:val="center"/>
          </w:tcPr>
          <w:p w14:paraId="0E30B70B" w14:textId="77777777" w:rsidR="000649DE" w:rsidRPr="000337E3" w:rsidRDefault="000649DE" w:rsidP="00C5150C">
            <w:pPr>
              <w:pStyle w:val="bit0"/>
            </w:pPr>
            <w:r w:rsidRPr="000337E3">
              <w:t>0</w:t>
            </w:r>
          </w:p>
        </w:tc>
        <w:tc>
          <w:tcPr>
            <w:tcW w:w="1066" w:type="dxa"/>
            <w:tcBorders>
              <w:top w:val="single" w:sz="4" w:space="0" w:color="auto"/>
            </w:tcBorders>
            <w:shd w:val="clear" w:color="auto" w:fill="auto"/>
            <w:vAlign w:val="center"/>
          </w:tcPr>
          <w:p w14:paraId="7DEAE148" w14:textId="77777777" w:rsidR="000649DE" w:rsidRPr="000337E3" w:rsidRDefault="000649DE" w:rsidP="00C5150C">
            <w:pPr>
              <w:pStyle w:val="bit0"/>
            </w:pPr>
            <w:r w:rsidRPr="000337E3">
              <w:t>0</w:t>
            </w:r>
          </w:p>
        </w:tc>
        <w:tc>
          <w:tcPr>
            <w:tcW w:w="1066" w:type="dxa"/>
            <w:tcBorders>
              <w:top w:val="single" w:sz="4" w:space="0" w:color="auto"/>
            </w:tcBorders>
            <w:shd w:val="clear" w:color="auto" w:fill="auto"/>
            <w:vAlign w:val="center"/>
          </w:tcPr>
          <w:p w14:paraId="36D18184" w14:textId="77777777" w:rsidR="000649DE" w:rsidRPr="000337E3" w:rsidRDefault="000649DE" w:rsidP="00C5150C">
            <w:pPr>
              <w:pStyle w:val="bit0"/>
            </w:pPr>
            <w:r w:rsidRPr="000337E3">
              <w:t>0</w:t>
            </w:r>
          </w:p>
        </w:tc>
        <w:tc>
          <w:tcPr>
            <w:tcW w:w="1066" w:type="dxa"/>
            <w:tcBorders>
              <w:top w:val="single" w:sz="4" w:space="0" w:color="auto"/>
            </w:tcBorders>
            <w:shd w:val="clear" w:color="auto" w:fill="auto"/>
            <w:vAlign w:val="center"/>
          </w:tcPr>
          <w:p w14:paraId="1E627042" w14:textId="77777777" w:rsidR="000649DE" w:rsidRPr="000337E3" w:rsidRDefault="000649DE" w:rsidP="00C5150C">
            <w:pPr>
              <w:pStyle w:val="bit0"/>
            </w:pPr>
            <w:r w:rsidRPr="000337E3">
              <w:t>0</w:t>
            </w:r>
          </w:p>
        </w:tc>
        <w:tc>
          <w:tcPr>
            <w:tcW w:w="1066" w:type="dxa"/>
            <w:tcBorders>
              <w:top w:val="single" w:sz="4" w:space="0" w:color="auto"/>
            </w:tcBorders>
            <w:shd w:val="clear" w:color="auto" w:fill="auto"/>
            <w:vAlign w:val="center"/>
          </w:tcPr>
          <w:p w14:paraId="41795C82" w14:textId="77777777" w:rsidR="000649DE" w:rsidRPr="000337E3" w:rsidRDefault="000649DE" w:rsidP="00C5150C">
            <w:pPr>
              <w:pStyle w:val="bit0"/>
            </w:pPr>
            <w:r w:rsidRPr="000337E3">
              <w:t>0</w:t>
            </w:r>
          </w:p>
        </w:tc>
      </w:tr>
      <w:tr w:rsidR="000649DE" w:rsidRPr="000337E3" w14:paraId="37B50546" w14:textId="77777777" w:rsidTr="00C5150C">
        <w:trPr>
          <w:trHeight w:val="238"/>
        </w:trPr>
        <w:tc>
          <w:tcPr>
            <w:tcW w:w="1111" w:type="dxa"/>
            <w:shd w:val="clear" w:color="auto" w:fill="auto"/>
            <w:vAlign w:val="center"/>
          </w:tcPr>
          <w:p w14:paraId="66A4863A" w14:textId="77777777" w:rsidR="000649DE" w:rsidRPr="000337E3" w:rsidRDefault="000649DE" w:rsidP="00C5150C">
            <w:pPr>
              <w:pStyle w:val="bit"/>
            </w:pPr>
            <w:r w:rsidRPr="000337E3">
              <w:t>R/W</w:t>
            </w:r>
          </w:p>
        </w:tc>
        <w:tc>
          <w:tcPr>
            <w:tcW w:w="1066" w:type="dxa"/>
            <w:shd w:val="clear" w:color="auto" w:fill="auto"/>
            <w:vAlign w:val="center"/>
          </w:tcPr>
          <w:p w14:paraId="50BE49D8" w14:textId="77777777" w:rsidR="000649DE" w:rsidRPr="000337E3" w:rsidRDefault="000649DE" w:rsidP="00C5150C">
            <w:pPr>
              <w:pStyle w:val="bit0"/>
            </w:pPr>
            <w:r w:rsidRPr="000337E3">
              <w:t>R</w:t>
            </w:r>
          </w:p>
        </w:tc>
        <w:tc>
          <w:tcPr>
            <w:tcW w:w="1066" w:type="dxa"/>
            <w:shd w:val="clear" w:color="auto" w:fill="auto"/>
            <w:vAlign w:val="center"/>
          </w:tcPr>
          <w:p w14:paraId="2F23B717" w14:textId="77777777" w:rsidR="000649DE" w:rsidRPr="000337E3" w:rsidRDefault="000649DE" w:rsidP="00C5150C">
            <w:pPr>
              <w:pStyle w:val="bit0"/>
            </w:pPr>
            <w:r w:rsidRPr="000337E3">
              <w:t>R</w:t>
            </w:r>
          </w:p>
        </w:tc>
        <w:tc>
          <w:tcPr>
            <w:tcW w:w="1066" w:type="dxa"/>
            <w:shd w:val="clear" w:color="auto" w:fill="auto"/>
            <w:vAlign w:val="center"/>
          </w:tcPr>
          <w:p w14:paraId="0833BC1C" w14:textId="77777777" w:rsidR="000649DE" w:rsidRPr="000337E3" w:rsidRDefault="000649DE" w:rsidP="00C5150C">
            <w:pPr>
              <w:pStyle w:val="bit0"/>
            </w:pPr>
            <w:r w:rsidRPr="000337E3">
              <w:t>R</w:t>
            </w:r>
          </w:p>
        </w:tc>
        <w:tc>
          <w:tcPr>
            <w:tcW w:w="1066" w:type="dxa"/>
            <w:shd w:val="clear" w:color="auto" w:fill="auto"/>
            <w:vAlign w:val="center"/>
          </w:tcPr>
          <w:p w14:paraId="43C42DFA" w14:textId="77777777" w:rsidR="000649DE" w:rsidRPr="000337E3" w:rsidRDefault="000649DE" w:rsidP="00C5150C">
            <w:pPr>
              <w:pStyle w:val="bit0"/>
            </w:pPr>
            <w:r w:rsidRPr="000337E3">
              <w:t>R</w:t>
            </w:r>
          </w:p>
        </w:tc>
        <w:tc>
          <w:tcPr>
            <w:tcW w:w="1066" w:type="dxa"/>
            <w:shd w:val="clear" w:color="auto" w:fill="auto"/>
            <w:vAlign w:val="center"/>
          </w:tcPr>
          <w:p w14:paraId="5824A550" w14:textId="77777777" w:rsidR="000649DE" w:rsidRPr="000337E3" w:rsidRDefault="000649DE" w:rsidP="00C5150C">
            <w:pPr>
              <w:pStyle w:val="bit0"/>
            </w:pPr>
            <w:r w:rsidRPr="000337E3">
              <w:t>R</w:t>
            </w:r>
          </w:p>
        </w:tc>
        <w:tc>
          <w:tcPr>
            <w:tcW w:w="1066" w:type="dxa"/>
            <w:shd w:val="clear" w:color="auto" w:fill="auto"/>
            <w:vAlign w:val="center"/>
          </w:tcPr>
          <w:p w14:paraId="10E6D192" w14:textId="77777777" w:rsidR="000649DE" w:rsidRPr="000337E3" w:rsidRDefault="000649DE" w:rsidP="00C5150C">
            <w:pPr>
              <w:pStyle w:val="bit0"/>
            </w:pPr>
            <w:r w:rsidRPr="000337E3">
              <w:t>R</w:t>
            </w:r>
          </w:p>
        </w:tc>
        <w:tc>
          <w:tcPr>
            <w:tcW w:w="1066" w:type="dxa"/>
            <w:shd w:val="clear" w:color="auto" w:fill="auto"/>
            <w:vAlign w:val="center"/>
          </w:tcPr>
          <w:p w14:paraId="020289E9" w14:textId="77777777" w:rsidR="000649DE" w:rsidRPr="000337E3" w:rsidRDefault="000649DE" w:rsidP="00C5150C">
            <w:pPr>
              <w:pStyle w:val="bit0"/>
            </w:pPr>
            <w:r w:rsidRPr="000337E3">
              <w:t>R</w:t>
            </w:r>
          </w:p>
        </w:tc>
        <w:tc>
          <w:tcPr>
            <w:tcW w:w="1066" w:type="dxa"/>
            <w:shd w:val="clear" w:color="auto" w:fill="auto"/>
            <w:vAlign w:val="center"/>
          </w:tcPr>
          <w:p w14:paraId="36716824" w14:textId="77777777" w:rsidR="000649DE" w:rsidRPr="000337E3" w:rsidRDefault="000649DE" w:rsidP="00C5150C">
            <w:pPr>
              <w:pStyle w:val="bit0"/>
            </w:pPr>
            <w:r w:rsidRPr="000337E3">
              <w:t>W</w:t>
            </w:r>
          </w:p>
        </w:tc>
      </w:tr>
    </w:tbl>
    <w:p w14:paraId="6927A036" w14:textId="4477547F" w:rsidR="00AC0DA7" w:rsidRPr="000337E3" w:rsidRDefault="000649DE" w:rsidP="000649DE">
      <w:pPr>
        <w:pStyle w:val="Caption"/>
      </w:pPr>
      <w:r w:rsidRPr="000337E3">
        <w:t xml:space="preserve">Table </w:t>
      </w:r>
      <w:r w:rsidR="00890203">
        <w:fldChar w:fldCharType="begin"/>
      </w:r>
      <w:r w:rsidR="00890203">
        <w:instrText xml:space="preserve"> STYLEREF 1 \s </w:instrText>
      </w:r>
      <w:r w:rsidR="00890203">
        <w:fldChar w:fldCharType="separate"/>
      </w:r>
      <w:r w:rsidR="001E5303">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1E5303">
        <w:rPr>
          <w:noProof/>
        </w:rPr>
        <w:t>9</w:t>
      </w:r>
      <w:r w:rsidR="00890203">
        <w:rPr>
          <w:noProof/>
        </w:rPr>
        <w:fldChar w:fldCharType="end"/>
      </w:r>
      <w:r w:rsidRPr="000337E3">
        <w:tab/>
        <w:t>OTS0OTENDCR Register</w:t>
      </w:r>
      <w:r w:rsidR="00356644">
        <w:t xml:space="preserve"> Contents</w:t>
      </w:r>
    </w:p>
    <w:tbl>
      <w:tblPr>
        <w:tblW w:w="9639" w:type="dxa"/>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0649DE" w:rsidRPr="000337E3" w14:paraId="096396D2" w14:textId="77777777" w:rsidTr="00C5150C">
        <w:trPr>
          <w:trHeight w:val="238"/>
        </w:trPr>
        <w:tc>
          <w:tcPr>
            <w:tcW w:w="1134" w:type="dxa"/>
            <w:shd w:val="pct15" w:color="auto" w:fill="auto"/>
            <w:vAlign w:val="bottom"/>
          </w:tcPr>
          <w:p w14:paraId="1BBAF533" w14:textId="77777777" w:rsidR="000649DE" w:rsidRPr="000337E3" w:rsidRDefault="000649DE" w:rsidP="00C5150C">
            <w:pPr>
              <w:pStyle w:val="a3"/>
            </w:pPr>
            <w:r w:rsidRPr="000337E3">
              <w:t>Bit Position</w:t>
            </w:r>
          </w:p>
        </w:tc>
        <w:tc>
          <w:tcPr>
            <w:tcW w:w="1701" w:type="dxa"/>
            <w:shd w:val="pct15" w:color="auto" w:fill="auto"/>
            <w:vAlign w:val="bottom"/>
          </w:tcPr>
          <w:p w14:paraId="6E5D6763" w14:textId="77777777" w:rsidR="000649DE" w:rsidRPr="000337E3" w:rsidRDefault="000649DE" w:rsidP="00C5150C">
            <w:pPr>
              <w:pStyle w:val="a3"/>
            </w:pPr>
            <w:r w:rsidRPr="000337E3">
              <w:t>Bit Name</w:t>
            </w:r>
          </w:p>
        </w:tc>
        <w:tc>
          <w:tcPr>
            <w:tcW w:w="6804" w:type="dxa"/>
            <w:shd w:val="pct15" w:color="auto" w:fill="auto"/>
            <w:vAlign w:val="bottom"/>
          </w:tcPr>
          <w:p w14:paraId="10543435" w14:textId="77777777" w:rsidR="000649DE" w:rsidRPr="000337E3" w:rsidRDefault="000649DE" w:rsidP="00C5150C">
            <w:pPr>
              <w:pStyle w:val="a3"/>
            </w:pPr>
            <w:r w:rsidRPr="000337E3">
              <w:t>Function</w:t>
            </w:r>
          </w:p>
        </w:tc>
      </w:tr>
      <w:tr w:rsidR="000649DE" w:rsidRPr="000337E3" w14:paraId="319855BD" w14:textId="77777777" w:rsidTr="00C5150C">
        <w:trPr>
          <w:trHeight w:val="238"/>
        </w:trPr>
        <w:tc>
          <w:tcPr>
            <w:tcW w:w="1134" w:type="dxa"/>
            <w:shd w:val="clear" w:color="auto" w:fill="auto"/>
          </w:tcPr>
          <w:p w14:paraId="4C9DA74B" w14:textId="77777777" w:rsidR="000649DE" w:rsidRPr="000337E3" w:rsidRDefault="000649DE" w:rsidP="00C5150C">
            <w:pPr>
              <w:pStyle w:val="a4"/>
            </w:pPr>
            <w:r w:rsidRPr="000337E3">
              <w:t>7 to 1</w:t>
            </w:r>
          </w:p>
        </w:tc>
        <w:tc>
          <w:tcPr>
            <w:tcW w:w="1701" w:type="dxa"/>
            <w:shd w:val="clear" w:color="auto" w:fill="auto"/>
          </w:tcPr>
          <w:p w14:paraId="5727BA24" w14:textId="4700EAE5" w:rsidR="000649DE" w:rsidRPr="000337E3" w:rsidRDefault="00773E8B" w:rsidP="00C5150C">
            <w:pPr>
              <w:pStyle w:val="a4"/>
            </w:pPr>
            <w:r>
              <w:rPr>
                <w:rFonts w:cs="Arial"/>
              </w:rPr>
              <w:t>—</w:t>
            </w:r>
          </w:p>
        </w:tc>
        <w:tc>
          <w:tcPr>
            <w:tcW w:w="6804" w:type="dxa"/>
            <w:shd w:val="clear" w:color="auto" w:fill="auto"/>
          </w:tcPr>
          <w:p w14:paraId="022D58D1" w14:textId="3BEF9208" w:rsidR="00F34DE6" w:rsidRPr="000337E3" w:rsidRDefault="00A51DA0" w:rsidP="00C5150C">
            <w:pPr>
              <w:pStyle w:val="a4"/>
            </w:pPr>
            <w:r w:rsidRPr="000337E3">
              <w:t>Reserved</w:t>
            </w:r>
          </w:p>
          <w:p w14:paraId="2A1CE560" w14:textId="20B506B2" w:rsidR="000649DE" w:rsidRPr="000337E3" w:rsidRDefault="000649DE" w:rsidP="00C5150C">
            <w:pPr>
              <w:pStyle w:val="a4"/>
            </w:pPr>
            <w:r w:rsidRPr="000337E3">
              <w:t>When read, the value after reset is returned. When writing, write the value after reset.</w:t>
            </w:r>
          </w:p>
        </w:tc>
      </w:tr>
      <w:tr w:rsidR="000649DE" w:rsidRPr="000337E3" w14:paraId="56FD3DB0" w14:textId="77777777" w:rsidTr="00C5150C">
        <w:trPr>
          <w:trHeight w:val="238"/>
        </w:trPr>
        <w:tc>
          <w:tcPr>
            <w:tcW w:w="1134" w:type="dxa"/>
            <w:shd w:val="clear" w:color="auto" w:fill="auto"/>
          </w:tcPr>
          <w:p w14:paraId="3C1E008A" w14:textId="77777777" w:rsidR="000649DE" w:rsidRPr="000337E3" w:rsidRDefault="000649DE" w:rsidP="00C5150C">
            <w:pPr>
              <w:pStyle w:val="a4"/>
            </w:pPr>
            <w:r w:rsidRPr="000337E3">
              <w:rPr>
                <w:rFonts w:hint="eastAsia"/>
              </w:rPr>
              <w:t>0</w:t>
            </w:r>
          </w:p>
        </w:tc>
        <w:tc>
          <w:tcPr>
            <w:tcW w:w="1701" w:type="dxa"/>
            <w:shd w:val="clear" w:color="auto" w:fill="auto"/>
          </w:tcPr>
          <w:p w14:paraId="66076F8B" w14:textId="0428B256" w:rsidR="000649DE" w:rsidRPr="000337E3" w:rsidRDefault="000649DE" w:rsidP="00C5150C">
            <w:pPr>
              <w:pStyle w:val="a4"/>
            </w:pPr>
            <w:r w:rsidRPr="000337E3">
              <w:t>OTEND</w:t>
            </w:r>
          </w:p>
        </w:tc>
        <w:tc>
          <w:tcPr>
            <w:tcW w:w="6804" w:type="dxa"/>
            <w:shd w:val="clear" w:color="auto" w:fill="auto"/>
          </w:tcPr>
          <w:p w14:paraId="4707ACB1" w14:textId="77777777" w:rsidR="008D24A9" w:rsidRDefault="008D24A9" w:rsidP="008D24A9">
            <w:pPr>
              <w:pStyle w:val="a4"/>
              <w:rPr>
                <w:snapToGrid/>
              </w:rPr>
            </w:pPr>
            <w:r>
              <w:t>Temperature Measurement End</w:t>
            </w:r>
          </w:p>
          <w:p w14:paraId="0C78EE6D" w14:textId="77777777" w:rsidR="008D24A9" w:rsidRDefault="008D24A9" w:rsidP="008D24A9">
            <w:pPr>
              <w:pStyle w:val="a4"/>
            </w:pPr>
            <w:r>
              <w:t>Condition for terminating temperature measurement by OTEND.</w:t>
            </w:r>
          </w:p>
          <w:p w14:paraId="419A495D" w14:textId="165F8333" w:rsidR="000649DE" w:rsidRPr="000337E3" w:rsidRDefault="008D24A9" w:rsidP="008D24A9">
            <w:pPr>
              <w:pStyle w:val="af8"/>
            </w:pPr>
            <w:r>
              <w:t>Write 1 to OTEND and then wait f</w:t>
            </w:r>
            <w:r w:rsidRPr="00E3244E">
              <w:t>or 2 cycles of the OT</w:t>
            </w:r>
            <w:r>
              <w:t>S clock.</w:t>
            </w:r>
          </w:p>
        </w:tc>
      </w:tr>
    </w:tbl>
    <w:p w14:paraId="447290DB" w14:textId="2D149D78" w:rsidR="000649DE" w:rsidRPr="000337E3" w:rsidRDefault="000649DE" w:rsidP="00005733">
      <w:pPr>
        <w:pStyle w:val="BodyText"/>
      </w:pPr>
    </w:p>
    <w:p w14:paraId="282EF909" w14:textId="48FE7A62" w:rsidR="00AC0DA7" w:rsidRPr="000337E3" w:rsidRDefault="000649DE" w:rsidP="000649DE">
      <w:pPr>
        <w:pStyle w:val="BodyText"/>
      </w:pPr>
      <w:r w:rsidRPr="000337E3">
        <w:br w:type="page"/>
      </w:r>
    </w:p>
    <w:p w14:paraId="7A2BF88C" w14:textId="65A9E75A" w:rsidR="00AC0DA7" w:rsidRPr="000337E3" w:rsidRDefault="00AC0DA7" w:rsidP="000649DE">
      <w:pPr>
        <w:pStyle w:val="Heading3"/>
      </w:pPr>
      <w:bookmarkStart w:id="18" w:name="_Toc443438159"/>
      <w:r w:rsidRPr="000337E3">
        <w:lastRenderedPageBreak/>
        <w:t>OTS0OTCR — Temperature Sensor Control Register</w:t>
      </w:r>
      <w:bookmarkEnd w:id="18"/>
    </w:p>
    <w:p w14:paraId="03EB0EA5" w14:textId="3B96FF94" w:rsidR="00AC0DA7" w:rsidRPr="000337E3" w:rsidRDefault="00AC0DA7" w:rsidP="00005733">
      <w:pPr>
        <w:pStyle w:val="BodyText"/>
      </w:pPr>
      <w:r w:rsidRPr="000337E3">
        <w:t xml:space="preserve">OTS0OTCR is an 8-bit readable/writable register to </w:t>
      </w:r>
      <w:r w:rsidR="004A09C4" w:rsidRPr="000337E3">
        <w:t>control the temperature sensor.</w:t>
      </w:r>
    </w:p>
    <w:p w14:paraId="76D50DC8" w14:textId="77777777" w:rsidR="00763B09" w:rsidRPr="000337E3" w:rsidRDefault="00763B09" w:rsidP="00763B09">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0B5463" w:rsidRPr="000337E3" w14:paraId="081A2B75" w14:textId="77777777" w:rsidTr="00C5150C">
        <w:trPr>
          <w:jc w:val="right"/>
        </w:trPr>
        <w:tc>
          <w:tcPr>
            <w:tcW w:w="1247" w:type="dxa"/>
            <w:shd w:val="clear" w:color="auto" w:fill="auto"/>
          </w:tcPr>
          <w:p w14:paraId="00E7DB52" w14:textId="6F01E937" w:rsidR="000B5463" w:rsidRPr="000337E3" w:rsidRDefault="000B5463" w:rsidP="00C5150C">
            <w:pPr>
              <w:pStyle w:val="7pt3"/>
              <w:rPr>
                <w:rStyle w:val="a9"/>
              </w:rPr>
            </w:pPr>
            <w:r>
              <w:rPr>
                <w:rStyle w:val="a9"/>
              </w:rPr>
              <w:t>Access:</w:t>
            </w:r>
          </w:p>
        </w:tc>
        <w:tc>
          <w:tcPr>
            <w:tcW w:w="170" w:type="dxa"/>
            <w:shd w:val="clear" w:color="auto" w:fill="auto"/>
          </w:tcPr>
          <w:p w14:paraId="59D57C01" w14:textId="77777777" w:rsidR="000B5463" w:rsidRPr="000337E3" w:rsidRDefault="000B5463" w:rsidP="00C5150C">
            <w:pPr>
              <w:pStyle w:val="7pt6"/>
              <w:rPr>
                <w:rStyle w:val="a9"/>
              </w:rPr>
            </w:pPr>
          </w:p>
        </w:tc>
        <w:tc>
          <w:tcPr>
            <w:tcW w:w="7462" w:type="dxa"/>
            <w:shd w:val="clear" w:color="auto" w:fill="auto"/>
          </w:tcPr>
          <w:p w14:paraId="6E031A70" w14:textId="7770809B" w:rsidR="000B5463" w:rsidRPr="000337E3" w:rsidRDefault="000B5463" w:rsidP="00C5150C">
            <w:pPr>
              <w:pStyle w:val="7pt6"/>
            </w:pPr>
            <w:r w:rsidRPr="000B5463">
              <w:t>This register can be read or written in 8-bit units.</w:t>
            </w:r>
          </w:p>
        </w:tc>
      </w:tr>
      <w:tr w:rsidR="000B5463" w:rsidRPr="000337E3" w14:paraId="493404D2" w14:textId="77777777" w:rsidTr="00C5150C">
        <w:trPr>
          <w:jc w:val="right"/>
        </w:trPr>
        <w:tc>
          <w:tcPr>
            <w:tcW w:w="1247" w:type="dxa"/>
            <w:shd w:val="clear" w:color="auto" w:fill="auto"/>
          </w:tcPr>
          <w:p w14:paraId="2371EFE8" w14:textId="3202A861" w:rsidR="000B5463" w:rsidRPr="000337E3" w:rsidRDefault="000B5463" w:rsidP="00C5150C">
            <w:pPr>
              <w:pStyle w:val="7pt3"/>
              <w:rPr>
                <w:rStyle w:val="a9"/>
              </w:rPr>
            </w:pPr>
            <w:r>
              <w:rPr>
                <w:rStyle w:val="a9"/>
              </w:rPr>
              <w:t>Address:</w:t>
            </w:r>
          </w:p>
        </w:tc>
        <w:tc>
          <w:tcPr>
            <w:tcW w:w="170" w:type="dxa"/>
            <w:shd w:val="clear" w:color="auto" w:fill="auto"/>
          </w:tcPr>
          <w:p w14:paraId="650D4DC1" w14:textId="77777777" w:rsidR="000B5463" w:rsidRPr="000337E3" w:rsidRDefault="000B5463" w:rsidP="00C5150C">
            <w:pPr>
              <w:pStyle w:val="7pt6"/>
              <w:rPr>
                <w:rStyle w:val="a9"/>
              </w:rPr>
            </w:pPr>
          </w:p>
        </w:tc>
        <w:tc>
          <w:tcPr>
            <w:tcW w:w="7462" w:type="dxa"/>
            <w:shd w:val="clear" w:color="auto" w:fill="auto"/>
          </w:tcPr>
          <w:p w14:paraId="4A6CC0FA" w14:textId="7E326F31" w:rsidR="000B5463" w:rsidRPr="000337E3" w:rsidRDefault="000B5463" w:rsidP="00C5150C">
            <w:pPr>
              <w:pStyle w:val="7pt6"/>
            </w:pPr>
            <w:r>
              <w:t>&lt;</w:t>
            </w:r>
            <w:proofErr w:type="spellStart"/>
            <w:r>
              <w:t>OTSn_base</w:t>
            </w:r>
            <w:proofErr w:type="spellEnd"/>
            <w:r>
              <w:t xml:space="preserve">&gt; + </w:t>
            </w:r>
            <w:r w:rsidRPr="000B5463">
              <w:t>08</w:t>
            </w:r>
            <w:r w:rsidRPr="000B5463">
              <w:rPr>
                <w:vertAlign w:val="subscript"/>
              </w:rPr>
              <w:t>H</w:t>
            </w:r>
          </w:p>
        </w:tc>
      </w:tr>
      <w:tr w:rsidR="00763B09" w:rsidRPr="000337E3" w14:paraId="6088B1F1" w14:textId="77777777" w:rsidTr="00C5150C">
        <w:trPr>
          <w:jc w:val="right"/>
        </w:trPr>
        <w:tc>
          <w:tcPr>
            <w:tcW w:w="1247" w:type="dxa"/>
            <w:shd w:val="clear" w:color="auto" w:fill="auto"/>
          </w:tcPr>
          <w:p w14:paraId="0AA195D2" w14:textId="77777777" w:rsidR="00763B09" w:rsidRPr="000337E3" w:rsidRDefault="00763B09" w:rsidP="00C5150C">
            <w:pPr>
              <w:pStyle w:val="7pt3"/>
              <w:rPr>
                <w:rStyle w:val="a9"/>
              </w:rPr>
            </w:pPr>
            <w:r w:rsidRPr="000337E3">
              <w:rPr>
                <w:rStyle w:val="a9"/>
              </w:rPr>
              <w:t>Value after reset:</w:t>
            </w:r>
          </w:p>
        </w:tc>
        <w:tc>
          <w:tcPr>
            <w:tcW w:w="170" w:type="dxa"/>
            <w:shd w:val="clear" w:color="auto" w:fill="auto"/>
          </w:tcPr>
          <w:p w14:paraId="73FD3E4D" w14:textId="77777777" w:rsidR="00763B09" w:rsidRPr="000337E3" w:rsidRDefault="00763B09" w:rsidP="00C5150C">
            <w:pPr>
              <w:pStyle w:val="7pt6"/>
              <w:rPr>
                <w:rStyle w:val="a9"/>
              </w:rPr>
            </w:pPr>
          </w:p>
        </w:tc>
        <w:tc>
          <w:tcPr>
            <w:tcW w:w="7462" w:type="dxa"/>
            <w:shd w:val="clear" w:color="auto" w:fill="auto"/>
          </w:tcPr>
          <w:p w14:paraId="554C05D5" w14:textId="77777777" w:rsidR="00763B09" w:rsidRPr="000337E3" w:rsidRDefault="00763B09" w:rsidP="00C5150C">
            <w:pPr>
              <w:pStyle w:val="7pt6"/>
            </w:pPr>
            <w:r w:rsidRPr="000337E3">
              <w:t>00</w:t>
            </w:r>
            <w:r w:rsidRPr="000337E3">
              <w:rPr>
                <w:rStyle w:val="a8"/>
              </w:rPr>
              <w:t>H</w:t>
            </w:r>
          </w:p>
        </w:tc>
      </w:tr>
    </w:tbl>
    <w:p w14:paraId="667EAC63" w14:textId="77777777" w:rsidR="00763B09" w:rsidRPr="000337E3" w:rsidRDefault="00763B09" w:rsidP="00763B09">
      <w:pPr>
        <w:pStyle w:val="SP"/>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763B09" w:rsidRPr="000337E3" w14:paraId="775FCE27" w14:textId="77777777" w:rsidTr="00C5150C">
        <w:trPr>
          <w:trHeight w:val="238"/>
        </w:trPr>
        <w:tc>
          <w:tcPr>
            <w:tcW w:w="1111" w:type="dxa"/>
            <w:shd w:val="clear" w:color="auto" w:fill="auto"/>
            <w:vAlign w:val="center"/>
          </w:tcPr>
          <w:p w14:paraId="5E272AB7" w14:textId="77777777" w:rsidR="00763B09" w:rsidRPr="000337E3" w:rsidRDefault="00763B09" w:rsidP="00C5150C">
            <w:pPr>
              <w:pStyle w:val="bit"/>
            </w:pPr>
            <w:r w:rsidRPr="000337E3">
              <w:t>Bit</w:t>
            </w:r>
          </w:p>
        </w:tc>
        <w:tc>
          <w:tcPr>
            <w:tcW w:w="1066" w:type="dxa"/>
            <w:tcBorders>
              <w:bottom w:val="single" w:sz="4" w:space="0" w:color="auto"/>
            </w:tcBorders>
            <w:shd w:val="clear" w:color="auto" w:fill="auto"/>
            <w:vAlign w:val="center"/>
          </w:tcPr>
          <w:p w14:paraId="1F9E8F71" w14:textId="77777777" w:rsidR="00763B09" w:rsidRPr="000337E3" w:rsidRDefault="00763B09" w:rsidP="00C5150C">
            <w:pPr>
              <w:pStyle w:val="bit0"/>
            </w:pPr>
            <w:r w:rsidRPr="000337E3">
              <w:rPr>
                <w:rFonts w:hint="eastAsia"/>
              </w:rPr>
              <w:t>7</w:t>
            </w:r>
          </w:p>
        </w:tc>
        <w:tc>
          <w:tcPr>
            <w:tcW w:w="1066" w:type="dxa"/>
            <w:tcBorders>
              <w:bottom w:val="single" w:sz="4" w:space="0" w:color="auto"/>
            </w:tcBorders>
            <w:shd w:val="clear" w:color="auto" w:fill="auto"/>
            <w:vAlign w:val="center"/>
          </w:tcPr>
          <w:p w14:paraId="20F1972D" w14:textId="77777777" w:rsidR="00763B09" w:rsidRPr="000337E3" w:rsidRDefault="00763B09" w:rsidP="00C5150C">
            <w:pPr>
              <w:pStyle w:val="bit0"/>
            </w:pPr>
            <w:r w:rsidRPr="000337E3">
              <w:rPr>
                <w:rFonts w:hint="eastAsia"/>
              </w:rPr>
              <w:t>6</w:t>
            </w:r>
          </w:p>
        </w:tc>
        <w:tc>
          <w:tcPr>
            <w:tcW w:w="1066" w:type="dxa"/>
            <w:tcBorders>
              <w:bottom w:val="single" w:sz="4" w:space="0" w:color="auto"/>
            </w:tcBorders>
            <w:shd w:val="clear" w:color="auto" w:fill="auto"/>
            <w:vAlign w:val="center"/>
          </w:tcPr>
          <w:p w14:paraId="6F416ADE" w14:textId="77777777" w:rsidR="00763B09" w:rsidRPr="000337E3" w:rsidRDefault="00763B09" w:rsidP="00C5150C">
            <w:pPr>
              <w:pStyle w:val="bit0"/>
            </w:pPr>
            <w:r w:rsidRPr="000337E3">
              <w:rPr>
                <w:rFonts w:hint="eastAsia"/>
              </w:rPr>
              <w:t>5</w:t>
            </w:r>
          </w:p>
        </w:tc>
        <w:tc>
          <w:tcPr>
            <w:tcW w:w="1066" w:type="dxa"/>
            <w:tcBorders>
              <w:bottom w:val="single" w:sz="4" w:space="0" w:color="auto"/>
            </w:tcBorders>
            <w:shd w:val="clear" w:color="auto" w:fill="auto"/>
            <w:vAlign w:val="center"/>
          </w:tcPr>
          <w:p w14:paraId="3BADB877" w14:textId="77777777" w:rsidR="00763B09" w:rsidRPr="000337E3" w:rsidRDefault="00763B09" w:rsidP="00C5150C">
            <w:pPr>
              <w:pStyle w:val="bit0"/>
            </w:pPr>
            <w:r w:rsidRPr="000337E3">
              <w:rPr>
                <w:rFonts w:hint="eastAsia"/>
              </w:rPr>
              <w:t>4</w:t>
            </w:r>
          </w:p>
        </w:tc>
        <w:tc>
          <w:tcPr>
            <w:tcW w:w="1066" w:type="dxa"/>
            <w:tcBorders>
              <w:bottom w:val="single" w:sz="4" w:space="0" w:color="auto"/>
            </w:tcBorders>
            <w:shd w:val="clear" w:color="auto" w:fill="auto"/>
            <w:vAlign w:val="center"/>
          </w:tcPr>
          <w:p w14:paraId="128A83C7" w14:textId="77777777" w:rsidR="00763B09" w:rsidRPr="000337E3" w:rsidRDefault="00763B09" w:rsidP="00C5150C">
            <w:pPr>
              <w:pStyle w:val="bit0"/>
            </w:pPr>
            <w:r w:rsidRPr="000337E3">
              <w:rPr>
                <w:rFonts w:hint="eastAsia"/>
              </w:rPr>
              <w:t>3</w:t>
            </w:r>
          </w:p>
        </w:tc>
        <w:tc>
          <w:tcPr>
            <w:tcW w:w="1066" w:type="dxa"/>
            <w:tcBorders>
              <w:bottom w:val="single" w:sz="4" w:space="0" w:color="auto"/>
            </w:tcBorders>
            <w:shd w:val="clear" w:color="auto" w:fill="auto"/>
            <w:vAlign w:val="center"/>
          </w:tcPr>
          <w:p w14:paraId="66EE14E6" w14:textId="77777777" w:rsidR="00763B09" w:rsidRPr="000337E3" w:rsidRDefault="00763B09" w:rsidP="00C5150C">
            <w:pPr>
              <w:pStyle w:val="bit0"/>
            </w:pPr>
            <w:r w:rsidRPr="000337E3">
              <w:rPr>
                <w:rFonts w:hint="eastAsia"/>
              </w:rPr>
              <w:t>2</w:t>
            </w:r>
          </w:p>
        </w:tc>
        <w:tc>
          <w:tcPr>
            <w:tcW w:w="1066" w:type="dxa"/>
            <w:tcBorders>
              <w:bottom w:val="single" w:sz="4" w:space="0" w:color="auto"/>
            </w:tcBorders>
            <w:shd w:val="clear" w:color="auto" w:fill="auto"/>
            <w:vAlign w:val="center"/>
          </w:tcPr>
          <w:p w14:paraId="56A4B0D1" w14:textId="77777777" w:rsidR="00763B09" w:rsidRPr="000337E3" w:rsidRDefault="00763B09" w:rsidP="00C5150C">
            <w:pPr>
              <w:pStyle w:val="bit0"/>
            </w:pPr>
            <w:r w:rsidRPr="000337E3">
              <w:rPr>
                <w:rFonts w:hint="eastAsia"/>
              </w:rPr>
              <w:t>1</w:t>
            </w:r>
          </w:p>
        </w:tc>
        <w:tc>
          <w:tcPr>
            <w:tcW w:w="1066" w:type="dxa"/>
            <w:tcBorders>
              <w:bottom w:val="single" w:sz="4" w:space="0" w:color="auto"/>
            </w:tcBorders>
            <w:shd w:val="clear" w:color="auto" w:fill="auto"/>
            <w:vAlign w:val="center"/>
          </w:tcPr>
          <w:p w14:paraId="07202609" w14:textId="77777777" w:rsidR="00763B09" w:rsidRPr="000337E3" w:rsidRDefault="00763B09" w:rsidP="00C5150C">
            <w:pPr>
              <w:pStyle w:val="bit0"/>
            </w:pPr>
            <w:r w:rsidRPr="000337E3">
              <w:rPr>
                <w:rFonts w:hint="eastAsia"/>
              </w:rPr>
              <w:t>0</w:t>
            </w:r>
          </w:p>
        </w:tc>
      </w:tr>
      <w:tr w:rsidR="00763B09" w:rsidRPr="000337E3" w14:paraId="3458C2AF" w14:textId="77777777" w:rsidTr="00C5150C">
        <w:trPr>
          <w:trHeight w:val="567"/>
        </w:trPr>
        <w:tc>
          <w:tcPr>
            <w:tcW w:w="1111" w:type="dxa"/>
            <w:tcBorders>
              <w:right w:val="single" w:sz="4" w:space="0" w:color="auto"/>
            </w:tcBorders>
            <w:shd w:val="clear" w:color="auto" w:fill="auto"/>
            <w:vAlign w:val="center"/>
          </w:tcPr>
          <w:p w14:paraId="3174B8C9" w14:textId="77777777" w:rsidR="00763B09" w:rsidRPr="000337E3" w:rsidRDefault="00763B09" w:rsidP="00C5150C">
            <w:pPr>
              <w:pStyle w:val="bit"/>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65E1D25B" w14:textId="77777777" w:rsidR="00763B09" w:rsidRPr="000337E3" w:rsidRDefault="00763B09"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234FD702" w14:textId="77777777" w:rsidR="00763B09" w:rsidRPr="000337E3" w:rsidRDefault="00763B09"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48F83B6C" w14:textId="77777777" w:rsidR="00763B09" w:rsidRPr="000337E3" w:rsidRDefault="00763B09" w:rsidP="00C5150C">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60C73F3" w14:textId="00061DFA" w:rsidR="00763B09" w:rsidRPr="000337E3" w:rsidRDefault="00FA3CCA" w:rsidP="00C5150C">
            <w:pPr>
              <w:pStyle w:val="bit0"/>
            </w:pPr>
            <w:r w:rsidRPr="000337E3">
              <w:rPr>
                <w:rFonts w:cs="Arial"/>
              </w:rPr>
              <w:t>OTEE</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6C929B0" w14:textId="345D85B8" w:rsidR="00763B09" w:rsidRPr="000337E3" w:rsidRDefault="00FA3CCA" w:rsidP="00C5150C">
            <w:pPr>
              <w:pStyle w:val="bit0"/>
            </w:pPr>
            <w:r w:rsidRPr="000337E3">
              <w:rPr>
                <w:rFonts w:cs="Arial"/>
              </w:rPr>
              <w:t>OTULIE</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E511AE0" w14:textId="458FD4C3" w:rsidR="00763B09" w:rsidRPr="000337E3" w:rsidRDefault="00FA3CCA" w:rsidP="00C5150C">
            <w:pPr>
              <w:pStyle w:val="bit0"/>
            </w:pPr>
            <w:r w:rsidRPr="000337E3">
              <w:rPr>
                <w:rFonts w:cs="Arial"/>
              </w:rPr>
              <w:t>OTABEE</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88110B2" w14:textId="1166FD45" w:rsidR="00763B09" w:rsidRPr="000337E3" w:rsidRDefault="00FA3CCA" w:rsidP="00C5150C">
            <w:pPr>
              <w:pStyle w:val="bit0"/>
            </w:pPr>
            <w:r w:rsidRPr="000337E3">
              <w:rPr>
                <w:rFonts w:cs="Arial"/>
              </w:rPr>
              <w:t>SDE</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A6A1FF4" w14:textId="60C341D9" w:rsidR="00763B09" w:rsidRPr="000337E3" w:rsidRDefault="00FA3CCA" w:rsidP="00C5150C">
            <w:pPr>
              <w:pStyle w:val="bit0"/>
            </w:pPr>
            <w:r w:rsidRPr="000337E3">
              <w:rPr>
                <w:rFonts w:cs="Arial"/>
              </w:rPr>
              <w:t>OTMD</w:t>
            </w:r>
          </w:p>
        </w:tc>
      </w:tr>
      <w:tr w:rsidR="00763B09" w:rsidRPr="000337E3" w14:paraId="457F57C4" w14:textId="77777777" w:rsidTr="00C5150C">
        <w:trPr>
          <w:trHeight w:val="238"/>
        </w:trPr>
        <w:tc>
          <w:tcPr>
            <w:tcW w:w="1111" w:type="dxa"/>
            <w:shd w:val="clear" w:color="auto" w:fill="auto"/>
            <w:vAlign w:val="center"/>
          </w:tcPr>
          <w:p w14:paraId="4C3194C1" w14:textId="77777777" w:rsidR="00763B09" w:rsidRPr="000337E3" w:rsidRDefault="00763B09" w:rsidP="00C5150C">
            <w:pPr>
              <w:pStyle w:val="bit"/>
            </w:pPr>
            <w:r w:rsidRPr="000337E3">
              <w:t>Value after reset</w:t>
            </w:r>
          </w:p>
        </w:tc>
        <w:tc>
          <w:tcPr>
            <w:tcW w:w="1066" w:type="dxa"/>
            <w:tcBorders>
              <w:top w:val="single" w:sz="4" w:space="0" w:color="auto"/>
            </w:tcBorders>
            <w:shd w:val="clear" w:color="auto" w:fill="auto"/>
            <w:vAlign w:val="center"/>
          </w:tcPr>
          <w:p w14:paraId="2524A082" w14:textId="77777777" w:rsidR="00763B09" w:rsidRPr="000337E3" w:rsidRDefault="00763B09" w:rsidP="00C5150C">
            <w:pPr>
              <w:pStyle w:val="bit0"/>
            </w:pPr>
            <w:r w:rsidRPr="000337E3">
              <w:rPr>
                <w:rFonts w:hint="eastAsia"/>
              </w:rPr>
              <w:t>0</w:t>
            </w:r>
          </w:p>
        </w:tc>
        <w:tc>
          <w:tcPr>
            <w:tcW w:w="1066" w:type="dxa"/>
            <w:tcBorders>
              <w:top w:val="single" w:sz="4" w:space="0" w:color="auto"/>
            </w:tcBorders>
            <w:shd w:val="clear" w:color="auto" w:fill="auto"/>
            <w:vAlign w:val="center"/>
          </w:tcPr>
          <w:p w14:paraId="092E6064" w14:textId="77777777" w:rsidR="00763B09" w:rsidRPr="000337E3" w:rsidRDefault="00763B09" w:rsidP="00C5150C">
            <w:pPr>
              <w:pStyle w:val="bit0"/>
            </w:pPr>
            <w:r w:rsidRPr="000337E3">
              <w:t>0</w:t>
            </w:r>
          </w:p>
        </w:tc>
        <w:tc>
          <w:tcPr>
            <w:tcW w:w="1066" w:type="dxa"/>
            <w:tcBorders>
              <w:top w:val="single" w:sz="4" w:space="0" w:color="auto"/>
            </w:tcBorders>
            <w:shd w:val="clear" w:color="auto" w:fill="auto"/>
            <w:vAlign w:val="center"/>
          </w:tcPr>
          <w:p w14:paraId="5334828A" w14:textId="77777777" w:rsidR="00763B09" w:rsidRPr="000337E3" w:rsidRDefault="00763B09" w:rsidP="00C5150C">
            <w:pPr>
              <w:pStyle w:val="bit0"/>
            </w:pPr>
            <w:r w:rsidRPr="000337E3">
              <w:t>0</w:t>
            </w:r>
          </w:p>
        </w:tc>
        <w:tc>
          <w:tcPr>
            <w:tcW w:w="1066" w:type="dxa"/>
            <w:tcBorders>
              <w:top w:val="single" w:sz="4" w:space="0" w:color="auto"/>
            </w:tcBorders>
            <w:shd w:val="clear" w:color="auto" w:fill="auto"/>
            <w:vAlign w:val="center"/>
          </w:tcPr>
          <w:p w14:paraId="2080DA67" w14:textId="77777777" w:rsidR="00763B09" w:rsidRPr="000337E3" w:rsidRDefault="00763B09" w:rsidP="00C5150C">
            <w:pPr>
              <w:pStyle w:val="bit0"/>
            </w:pPr>
            <w:r w:rsidRPr="000337E3">
              <w:t>0</w:t>
            </w:r>
          </w:p>
        </w:tc>
        <w:tc>
          <w:tcPr>
            <w:tcW w:w="1066" w:type="dxa"/>
            <w:tcBorders>
              <w:top w:val="single" w:sz="4" w:space="0" w:color="auto"/>
            </w:tcBorders>
            <w:shd w:val="clear" w:color="auto" w:fill="auto"/>
            <w:vAlign w:val="center"/>
          </w:tcPr>
          <w:p w14:paraId="0A4754F9" w14:textId="77777777" w:rsidR="00763B09" w:rsidRPr="000337E3" w:rsidRDefault="00763B09" w:rsidP="00C5150C">
            <w:pPr>
              <w:pStyle w:val="bit0"/>
            </w:pPr>
            <w:r w:rsidRPr="000337E3">
              <w:t>0</w:t>
            </w:r>
          </w:p>
        </w:tc>
        <w:tc>
          <w:tcPr>
            <w:tcW w:w="1066" w:type="dxa"/>
            <w:tcBorders>
              <w:top w:val="single" w:sz="4" w:space="0" w:color="auto"/>
            </w:tcBorders>
            <w:shd w:val="clear" w:color="auto" w:fill="auto"/>
            <w:vAlign w:val="center"/>
          </w:tcPr>
          <w:p w14:paraId="6D9386BB" w14:textId="77777777" w:rsidR="00763B09" w:rsidRPr="000337E3" w:rsidRDefault="00763B09" w:rsidP="00C5150C">
            <w:pPr>
              <w:pStyle w:val="bit0"/>
            </w:pPr>
            <w:r w:rsidRPr="000337E3">
              <w:t>0</w:t>
            </w:r>
          </w:p>
        </w:tc>
        <w:tc>
          <w:tcPr>
            <w:tcW w:w="1066" w:type="dxa"/>
            <w:tcBorders>
              <w:top w:val="single" w:sz="4" w:space="0" w:color="auto"/>
            </w:tcBorders>
            <w:shd w:val="clear" w:color="auto" w:fill="auto"/>
            <w:vAlign w:val="center"/>
          </w:tcPr>
          <w:p w14:paraId="4FA4AF91" w14:textId="77777777" w:rsidR="00763B09" w:rsidRPr="000337E3" w:rsidRDefault="00763B09" w:rsidP="00C5150C">
            <w:pPr>
              <w:pStyle w:val="bit0"/>
            </w:pPr>
            <w:r w:rsidRPr="000337E3">
              <w:t>0</w:t>
            </w:r>
          </w:p>
        </w:tc>
        <w:tc>
          <w:tcPr>
            <w:tcW w:w="1066" w:type="dxa"/>
            <w:tcBorders>
              <w:top w:val="single" w:sz="4" w:space="0" w:color="auto"/>
            </w:tcBorders>
            <w:shd w:val="clear" w:color="auto" w:fill="auto"/>
            <w:vAlign w:val="center"/>
          </w:tcPr>
          <w:p w14:paraId="7BF01C6C" w14:textId="77777777" w:rsidR="00763B09" w:rsidRPr="000337E3" w:rsidRDefault="00763B09" w:rsidP="00C5150C">
            <w:pPr>
              <w:pStyle w:val="bit0"/>
            </w:pPr>
            <w:r w:rsidRPr="000337E3">
              <w:t>0</w:t>
            </w:r>
          </w:p>
        </w:tc>
      </w:tr>
      <w:tr w:rsidR="00763B09" w:rsidRPr="000337E3" w14:paraId="5AB0E0CE" w14:textId="77777777" w:rsidTr="00C5150C">
        <w:trPr>
          <w:trHeight w:val="238"/>
        </w:trPr>
        <w:tc>
          <w:tcPr>
            <w:tcW w:w="1111" w:type="dxa"/>
            <w:shd w:val="clear" w:color="auto" w:fill="auto"/>
            <w:vAlign w:val="center"/>
          </w:tcPr>
          <w:p w14:paraId="4156CFD9" w14:textId="77777777" w:rsidR="00763B09" w:rsidRPr="000337E3" w:rsidRDefault="00763B09" w:rsidP="00C5150C">
            <w:pPr>
              <w:pStyle w:val="bit"/>
            </w:pPr>
            <w:r w:rsidRPr="000337E3">
              <w:t>R/W</w:t>
            </w:r>
          </w:p>
        </w:tc>
        <w:tc>
          <w:tcPr>
            <w:tcW w:w="1066" w:type="dxa"/>
            <w:shd w:val="clear" w:color="auto" w:fill="auto"/>
            <w:vAlign w:val="center"/>
          </w:tcPr>
          <w:p w14:paraId="3A7082E9" w14:textId="77777777" w:rsidR="00763B09" w:rsidRPr="000337E3" w:rsidRDefault="00763B09" w:rsidP="00C5150C">
            <w:pPr>
              <w:pStyle w:val="bit0"/>
            </w:pPr>
            <w:r w:rsidRPr="000337E3">
              <w:t>R</w:t>
            </w:r>
          </w:p>
        </w:tc>
        <w:tc>
          <w:tcPr>
            <w:tcW w:w="1066" w:type="dxa"/>
            <w:shd w:val="clear" w:color="auto" w:fill="auto"/>
            <w:vAlign w:val="center"/>
          </w:tcPr>
          <w:p w14:paraId="095AFEA3" w14:textId="77777777" w:rsidR="00763B09" w:rsidRPr="000337E3" w:rsidRDefault="00763B09" w:rsidP="00C5150C">
            <w:pPr>
              <w:pStyle w:val="bit0"/>
            </w:pPr>
            <w:r w:rsidRPr="000337E3">
              <w:t>R</w:t>
            </w:r>
          </w:p>
        </w:tc>
        <w:tc>
          <w:tcPr>
            <w:tcW w:w="1066" w:type="dxa"/>
            <w:shd w:val="clear" w:color="auto" w:fill="auto"/>
            <w:vAlign w:val="center"/>
          </w:tcPr>
          <w:p w14:paraId="02E76C77" w14:textId="77777777" w:rsidR="00763B09" w:rsidRPr="000337E3" w:rsidRDefault="00763B09" w:rsidP="00C5150C">
            <w:pPr>
              <w:pStyle w:val="bit0"/>
            </w:pPr>
            <w:r w:rsidRPr="000337E3">
              <w:t>R</w:t>
            </w:r>
          </w:p>
        </w:tc>
        <w:tc>
          <w:tcPr>
            <w:tcW w:w="1066" w:type="dxa"/>
            <w:shd w:val="clear" w:color="auto" w:fill="auto"/>
            <w:vAlign w:val="center"/>
          </w:tcPr>
          <w:p w14:paraId="0338BC05" w14:textId="3DC210E0" w:rsidR="00763B09" w:rsidRPr="000337E3" w:rsidRDefault="00763B09" w:rsidP="00C5150C">
            <w:pPr>
              <w:pStyle w:val="bit0"/>
            </w:pPr>
            <w:r w:rsidRPr="000337E3">
              <w:t>R</w:t>
            </w:r>
            <w:r w:rsidR="00FA3CCA" w:rsidRPr="000337E3">
              <w:t>/W</w:t>
            </w:r>
          </w:p>
        </w:tc>
        <w:tc>
          <w:tcPr>
            <w:tcW w:w="1066" w:type="dxa"/>
            <w:shd w:val="clear" w:color="auto" w:fill="auto"/>
            <w:vAlign w:val="center"/>
          </w:tcPr>
          <w:p w14:paraId="3291B46E" w14:textId="57430F8B" w:rsidR="00763B09" w:rsidRPr="000337E3" w:rsidRDefault="00FA3CCA" w:rsidP="00C5150C">
            <w:pPr>
              <w:pStyle w:val="bit0"/>
            </w:pPr>
            <w:r w:rsidRPr="000337E3">
              <w:t>R/W</w:t>
            </w:r>
          </w:p>
        </w:tc>
        <w:tc>
          <w:tcPr>
            <w:tcW w:w="1066" w:type="dxa"/>
            <w:shd w:val="clear" w:color="auto" w:fill="auto"/>
            <w:vAlign w:val="center"/>
          </w:tcPr>
          <w:p w14:paraId="1AC3BBAC" w14:textId="308CC7C1" w:rsidR="00763B09" w:rsidRPr="000337E3" w:rsidRDefault="00FA3CCA" w:rsidP="00C5150C">
            <w:pPr>
              <w:pStyle w:val="bit0"/>
            </w:pPr>
            <w:r w:rsidRPr="000337E3">
              <w:t>R/W</w:t>
            </w:r>
          </w:p>
        </w:tc>
        <w:tc>
          <w:tcPr>
            <w:tcW w:w="1066" w:type="dxa"/>
            <w:shd w:val="clear" w:color="auto" w:fill="auto"/>
            <w:vAlign w:val="center"/>
          </w:tcPr>
          <w:p w14:paraId="62036DE7" w14:textId="32E13462" w:rsidR="00763B09" w:rsidRPr="000337E3" w:rsidRDefault="00FA3CCA" w:rsidP="00C5150C">
            <w:pPr>
              <w:pStyle w:val="bit0"/>
            </w:pPr>
            <w:r w:rsidRPr="000337E3">
              <w:t>R/W</w:t>
            </w:r>
          </w:p>
        </w:tc>
        <w:tc>
          <w:tcPr>
            <w:tcW w:w="1066" w:type="dxa"/>
            <w:shd w:val="clear" w:color="auto" w:fill="auto"/>
            <w:vAlign w:val="center"/>
          </w:tcPr>
          <w:p w14:paraId="389C2E81" w14:textId="0AFB2D20" w:rsidR="00763B09" w:rsidRPr="000337E3" w:rsidRDefault="00FA3CCA" w:rsidP="00C5150C">
            <w:pPr>
              <w:pStyle w:val="bit0"/>
            </w:pPr>
            <w:r w:rsidRPr="000337E3">
              <w:t>R/W</w:t>
            </w:r>
          </w:p>
        </w:tc>
      </w:tr>
    </w:tbl>
    <w:p w14:paraId="701F5918" w14:textId="35EDCFFF" w:rsidR="00115405" w:rsidRPr="000337E3" w:rsidRDefault="002B078C" w:rsidP="00BD5CF7">
      <w:pPr>
        <w:pStyle w:val="Caption"/>
      </w:pPr>
      <w:r w:rsidRPr="000337E3">
        <w:t xml:space="preserve">Table </w:t>
      </w:r>
      <w:r w:rsidR="00890203">
        <w:fldChar w:fldCharType="begin"/>
      </w:r>
      <w:r w:rsidR="00890203">
        <w:instrText xml:space="preserve"> STYLEREF 1 \s </w:instrText>
      </w:r>
      <w:r w:rsidR="00890203">
        <w:fldChar w:fldCharType="separate"/>
      </w:r>
      <w:r w:rsidR="00473C60">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473C60">
        <w:rPr>
          <w:noProof/>
        </w:rPr>
        <w:t>10</w:t>
      </w:r>
      <w:r w:rsidR="00890203">
        <w:rPr>
          <w:noProof/>
        </w:rPr>
        <w:fldChar w:fldCharType="end"/>
      </w:r>
      <w:r w:rsidRPr="000337E3">
        <w:tab/>
      </w:r>
      <w:r w:rsidR="00115405" w:rsidRPr="000337E3">
        <w:t>OTS0OTCR Register</w:t>
      </w:r>
      <w:r w:rsidR="00356644">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BD5CF7" w:rsidRPr="000337E3" w14:paraId="299A8B99" w14:textId="77777777" w:rsidTr="00BD5CF7">
        <w:tc>
          <w:tcPr>
            <w:tcW w:w="1134" w:type="dxa"/>
            <w:shd w:val="pct15" w:color="auto" w:fill="auto"/>
            <w:vAlign w:val="bottom"/>
          </w:tcPr>
          <w:p w14:paraId="17CCDFC7" w14:textId="77777777" w:rsidR="00BD5CF7" w:rsidRPr="000337E3" w:rsidRDefault="00BD5CF7" w:rsidP="00BD5CF7">
            <w:pPr>
              <w:pStyle w:val="a3"/>
            </w:pPr>
            <w:r w:rsidRPr="000337E3">
              <w:t>Bit Position</w:t>
            </w:r>
          </w:p>
        </w:tc>
        <w:tc>
          <w:tcPr>
            <w:tcW w:w="1701" w:type="dxa"/>
            <w:shd w:val="pct15" w:color="auto" w:fill="auto"/>
            <w:vAlign w:val="bottom"/>
          </w:tcPr>
          <w:p w14:paraId="29B18ACB" w14:textId="77777777" w:rsidR="00BD5CF7" w:rsidRPr="000337E3" w:rsidRDefault="00BD5CF7" w:rsidP="00BD5CF7">
            <w:pPr>
              <w:pStyle w:val="a3"/>
            </w:pPr>
            <w:r w:rsidRPr="000337E3">
              <w:t>Bit Name</w:t>
            </w:r>
          </w:p>
        </w:tc>
        <w:tc>
          <w:tcPr>
            <w:tcW w:w="6804" w:type="dxa"/>
            <w:shd w:val="pct15" w:color="auto" w:fill="auto"/>
            <w:vAlign w:val="bottom"/>
          </w:tcPr>
          <w:p w14:paraId="1B265BC0" w14:textId="77777777" w:rsidR="00BD5CF7" w:rsidRPr="000337E3" w:rsidRDefault="00BD5CF7" w:rsidP="00BD5CF7">
            <w:pPr>
              <w:pStyle w:val="a3"/>
            </w:pPr>
            <w:r w:rsidRPr="000337E3">
              <w:t>Function</w:t>
            </w:r>
          </w:p>
        </w:tc>
      </w:tr>
      <w:tr w:rsidR="00BD5CF7" w:rsidRPr="000337E3" w14:paraId="02D2B7A9" w14:textId="77777777" w:rsidTr="00BD5CF7">
        <w:tc>
          <w:tcPr>
            <w:tcW w:w="1134" w:type="dxa"/>
          </w:tcPr>
          <w:p w14:paraId="28EA44ED" w14:textId="77777777" w:rsidR="00BD5CF7" w:rsidRPr="000337E3" w:rsidRDefault="00BD5CF7" w:rsidP="00BD5CF7">
            <w:pPr>
              <w:pStyle w:val="a4"/>
            </w:pPr>
            <w:r w:rsidRPr="000337E3">
              <w:t>7 to 5</w:t>
            </w:r>
          </w:p>
        </w:tc>
        <w:tc>
          <w:tcPr>
            <w:tcW w:w="1701" w:type="dxa"/>
          </w:tcPr>
          <w:p w14:paraId="3E62F17E" w14:textId="7C4BF1C0" w:rsidR="00BD5CF7" w:rsidRPr="000337E3" w:rsidRDefault="00773E8B" w:rsidP="00BD5CF7">
            <w:pPr>
              <w:pStyle w:val="a4"/>
            </w:pPr>
            <w:r>
              <w:rPr>
                <w:rFonts w:cs="Arial"/>
              </w:rPr>
              <w:t>—</w:t>
            </w:r>
          </w:p>
        </w:tc>
        <w:tc>
          <w:tcPr>
            <w:tcW w:w="6804" w:type="dxa"/>
          </w:tcPr>
          <w:p w14:paraId="2E5DC88D" w14:textId="5DEFF196" w:rsidR="00F34DE6" w:rsidRPr="000337E3" w:rsidRDefault="00A51DA0" w:rsidP="00BD5CF7">
            <w:pPr>
              <w:pStyle w:val="a4"/>
            </w:pPr>
            <w:r w:rsidRPr="000337E3">
              <w:t>Reserved</w:t>
            </w:r>
          </w:p>
          <w:p w14:paraId="74D74DDB" w14:textId="5EE3A250" w:rsidR="00BD5CF7" w:rsidRPr="000337E3" w:rsidRDefault="00BD5CF7" w:rsidP="00BD5CF7">
            <w:pPr>
              <w:pStyle w:val="a4"/>
            </w:pPr>
            <w:r w:rsidRPr="000337E3">
              <w:t>When read, the value after reset is returned. When writing, write the value after reset.</w:t>
            </w:r>
          </w:p>
        </w:tc>
      </w:tr>
      <w:tr w:rsidR="00BD5CF7" w:rsidRPr="000337E3" w14:paraId="291C3E1A" w14:textId="77777777" w:rsidTr="00BD5CF7">
        <w:tc>
          <w:tcPr>
            <w:tcW w:w="1134" w:type="dxa"/>
          </w:tcPr>
          <w:p w14:paraId="68DC6D7D" w14:textId="77777777" w:rsidR="00BD5CF7" w:rsidRPr="000337E3" w:rsidRDefault="00BD5CF7" w:rsidP="00BD5CF7">
            <w:pPr>
              <w:pStyle w:val="a4"/>
            </w:pPr>
            <w:r w:rsidRPr="000337E3">
              <w:t>4</w:t>
            </w:r>
          </w:p>
        </w:tc>
        <w:tc>
          <w:tcPr>
            <w:tcW w:w="1701" w:type="dxa"/>
          </w:tcPr>
          <w:p w14:paraId="6B613CDC" w14:textId="77777777" w:rsidR="00BD5CF7" w:rsidRPr="000337E3" w:rsidRDefault="00BD5CF7" w:rsidP="00BD5CF7">
            <w:pPr>
              <w:pStyle w:val="a4"/>
            </w:pPr>
            <w:r w:rsidRPr="000337E3">
              <w:t>OTEE</w:t>
            </w:r>
          </w:p>
        </w:tc>
        <w:tc>
          <w:tcPr>
            <w:tcW w:w="6804" w:type="dxa"/>
          </w:tcPr>
          <w:p w14:paraId="7DEEEFB2" w14:textId="77777777" w:rsidR="00BD5CF7" w:rsidRPr="000337E3" w:rsidRDefault="00BD5CF7" w:rsidP="00BD5CF7">
            <w:pPr>
              <w:pStyle w:val="a4"/>
            </w:pPr>
            <w:r w:rsidRPr="000337E3">
              <w:t>Temperature Sensor Error Enable</w:t>
            </w:r>
          </w:p>
          <w:p w14:paraId="72E48823" w14:textId="77777777" w:rsidR="00BD5CF7" w:rsidRPr="000337E3" w:rsidRDefault="00BD5CF7" w:rsidP="00C5150C">
            <w:pPr>
              <w:pStyle w:val="af8"/>
            </w:pPr>
            <w:r w:rsidRPr="000337E3">
              <w:t>0: Disabled</w:t>
            </w:r>
          </w:p>
          <w:p w14:paraId="087FDDB7" w14:textId="77777777" w:rsidR="00BD5CF7" w:rsidRPr="000337E3" w:rsidRDefault="00BD5CF7" w:rsidP="00C5150C">
            <w:pPr>
              <w:pStyle w:val="af8"/>
            </w:pPr>
            <w:r w:rsidRPr="000337E3">
              <w:t>1: Enabled</w:t>
            </w:r>
          </w:p>
          <w:p w14:paraId="0C68BCB6" w14:textId="2C696D14" w:rsidR="00BD5CF7" w:rsidRPr="000337E3" w:rsidRDefault="00BD5CF7" w:rsidP="00BD5CF7">
            <w:pPr>
              <w:pStyle w:val="a4"/>
            </w:pPr>
            <w:r w:rsidRPr="000337E3">
              <w:t>When OTMD = 0 (single measurement mode) or SDE = 0 (diagnosis disabled), no temperature sensor error is generated regardless of the OTEE setting.</w:t>
            </w:r>
          </w:p>
        </w:tc>
      </w:tr>
      <w:tr w:rsidR="00BD5CF7" w:rsidRPr="000337E3" w14:paraId="389526E5" w14:textId="77777777" w:rsidTr="00BD5CF7">
        <w:tc>
          <w:tcPr>
            <w:tcW w:w="1134" w:type="dxa"/>
          </w:tcPr>
          <w:p w14:paraId="3B8736D3" w14:textId="77777777" w:rsidR="00BD5CF7" w:rsidRPr="000337E3" w:rsidRDefault="00BD5CF7" w:rsidP="00BD5CF7">
            <w:pPr>
              <w:pStyle w:val="a4"/>
            </w:pPr>
            <w:r w:rsidRPr="000337E3">
              <w:t>3</w:t>
            </w:r>
          </w:p>
        </w:tc>
        <w:tc>
          <w:tcPr>
            <w:tcW w:w="1701" w:type="dxa"/>
          </w:tcPr>
          <w:p w14:paraId="4D4F0C27" w14:textId="77777777" w:rsidR="00BD5CF7" w:rsidRPr="000337E3" w:rsidRDefault="00BD5CF7" w:rsidP="00BD5CF7">
            <w:pPr>
              <w:pStyle w:val="a4"/>
            </w:pPr>
            <w:r w:rsidRPr="000337E3">
              <w:t>OTULIE</w:t>
            </w:r>
          </w:p>
        </w:tc>
        <w:tc>
          <w:tcPr>
            <w:tcW w:w="6804" w:type="dxa"/>
          </w:tcPr>
          <w:p w14:paraId="522DC6C2" w14:textId="77777777" w:rsidR="00BD5CF7" w:rsidRPr="000337E3" w:rsidRDefault="00BD5CF7" w:rsidP="00BD5CF7">
            <w:pPr>
              <w:pStyle w:val="a4"/>
            </w:pPr>
            <w:r w:rsidRPr="000337E3">
              <w:t>Temperature Rise / Drop Interrupt Enable</w:t>
            </w:r>
          </w:p>
          <w:p w14:paraId="3DF2E1AB" w14:textId="77777777" w:rsidR="00BD5CF7" w:rsidRPr="000337E3" w:rsidRDefault="00BD5CF7" w:rsidP="00C5150C">
            <w:pPr>
              <w:pStyle w:val="af8"/>
            </w:pPr>
            <w:r w:rsidRPr="000337E3">
              <w:t>0: Disabled</w:t>
            </w:r>
          </w:p>
          <w:p w14:paraId="6C92034A" w14:textId="29C822E2" w:rsidR="00BD5CF7" w:rsidRPr="000337E3" w:rsidRDefault="00BD5CF7" w:rsidP="00C5150C">
            <w:pPr>
              <w:pStyle w:val="af8"/>
            </w:pPr>
            <w:r w:rsidRPr="000337E3">
              <w:t>1: Enabled</w:t>
            </w:r>
          </w:p>
        </w:tc>
      </w:tr>
      <w:tr w:rsidR="00BD5CF7" w:rsidRPr="000337E3" w14:paraId="3C655570" w14:textId="77777777" w:rsidTr="00BD5CF7">
        <w:tc>
          <w:tcPr>
            <w:tcW w:w="1134" w:type="dxa"/>
          </w:tcPr>
          <w:p w14:paraId="4D01E027" w14:textId="77777777" w:rsidR="00BD5CF7" w:rsidRPr="000337E3" w:rsidRDefault="00BD5CF7" w:rsidP="00BD5CF7">
            <w:pPr>
              <w:pStyle w:val="a4"/>
            </w:pPr>
            <w:r w:rsidRPr="000337E3">
              <w:t>2</w:t>
            </w:r>
          </w:p>
        </w:tc>
        <w:tc>
          <w:tcPr>
            <w:tcW w:w="1701" w:type="dxa"/>
          </w:tcPr>
          <w:p w14:paraId="5C012483" w14:textId="77777777" w:rsidR="00BD5CF7" w:rsidRPr="000337E3" w:rsidRDefault="00BD5CF7" w:rsidP="00BD5CF7">
            <w:pPr>
              <w:pStyle w:val="a4"/>
            </w:pPr>
            <w:r w:rsidRPr="000337E3">
              <w:t>OTABEE</w:t>
            </w:r>
          </w:p>
        </w:tc>
        <w:tc>
          <w:tcPr>
            <w:tcW w:w="6804" w:type="dxa"/>
          </w:tcPr>
          <w:p w14:paraId="638A6990" w14:textId="77777777" w:rsidR="00BD5CF7" w:rsidRPr="000337E3" w:rsidRDefault="00BD5CF7" w:rsidP="00BD5CF7">
            <w:pPr>
              <w:pStyle w:val="a4"/>
            </w:pPr>
            <w:r w:rsidRPr="000337E3">
              <w:t>Temperature Alarm Error Enable</w:t>
            </w:r>
          </w:p>
          <w:p w14:paraId="418FEB8A" w14:textId="77777777" w:rsidR="00BD5CF7" w:rsidRPr="000337E3" w:rsidRDefault="00BD5CF7" w:rsidP="00C5150C">
            <w:pPr>
              <w:pStyle w:val="af8"/>
            </w:pPr>
            <w:r w:rsidRPr="000337E3">
              <w:t>0: Disabled</w:t>
            </w:r>
          </w:p>
          <w:p w14:paraId="32E2A875" w14:textId="494BD703" w:rsidR="00BD5CF7" w:rsidRPr="000337E3" w:rsidRDefault="00BD5CF7" w:rsidP="00C5150C">
            <w:pPr>
              <w:pStyle w:val="af8"/>
            </w:pPr>
            <w:r w:rsidRPr="000337E3">
              <w:t>1: Enabled</w:t>
            </w:r>
          </w:p>
        </w:tc>
      </w:tr>
      <w:tr w:rsidR="00BD5CF7" w:rsidRPr="000337E3" w14:paraId="3A9ED098" w14:textId="77777777" w:rsidTr="00BD5CF7">
        <w:tc>
          <w:tcPr>
            <w:tcW w:w="1134" w:type="dxa"/>
          </w:tcPr>
          <w:p w14:paraId="168B87BA" w14:textId="77777777" w:rsidR="00BD5CF7" w:rsidRPr="000337E3" w:rsidRDefault="00BD5CF7" w:rsidP="00BD5CF7">
            <w:pPr>
              <w:pStyle w:val="a4"/>
            </w:pPr>
            <w:r w:rsidRPr="000337E3">
              <w:t>1</w:t>
            </w:r>
          </w:p>
        </w:tc>
        <w:tc>
          <w:tcPr>
            <w:tcW w:w="1701" w:type="dxa"/>
          </w:tcPr>
          <w:p w14:paraId="01E29C7A" w14:textId="77777777" w:rsidR="00BD5CF7" w:rsidRPr="000337E3" w:rsidRDefault="00BD5CF7" w:rsidP="00BD5CF7">
            <w:pPr>
              <w:pStyle w:val="a4"/>
            </w:pPr>
            <w:r w:rsidRPr="000337E3">
              <w:t>SDE</w:t>
            </w:r>
          </w:p>
        </w:tc>
        <w:tc>
          <w:tcPr>
            <w:tcW w:w="6804" w:type="dxa"/>
          </w:tcPr>
          <w:p w14:paraId="7D846BAC" w14:textId="77777777" w:rsidR="00BD5CF7" w:rsidRPr="000337E3" w:rsidRDefault="00BD5CF7" w:rsidP="00BD5CF7">
            <w:pPr>
              <w:pStyle w:val="a4"/>
            </w:pPr>
            <w:r w:rsidRPr="000337E3">
              <w:t>Diagnosis Enable</w:t>
            </w:r>
          </w:p>
          <w:p w14:paraId="5DD78B46" w14:textId="030005AB" w:rsidR="00BD5CF7" w:rsidRPr="000337E3" w:rsidRDefault="00BD5CF7" w:rsidP="00C5150C">
            <w:pPr>
              <w:pStyle w:val="af8"/>
            </w:pPr>
            <w:r w:rsidRPr="000337E3">
              <w:t>0: Disabled</w:t>
            </w:r>
          </w:p>
          <w:p w14:paraId="32E61636" w14:textId="77777777" w:rsidR="00BD5CF7" w:rsidRPr="000337E3" w:rsidRDefault="00BD5CF7" w:rsidP="00C5150C">
            <w:pPr>
              <w:pStyle w:val="af8"/>
            </w:pPr>
            <w:r w:rsidRPr="000337E3">
              <w:t>1: Enabled</w:t>
            </w:r>
          </w:p>
          <w:p w14:paraId="6D99A6BF" w14:textId="3FEEEC16" w:rsidR="00BD5CF7" w:rsidRPr="000337E3" w:rsidRDefault="00BD5CF7" w:rsidP="00BD5CF7">
            <w:pPr>
              <w:pStyle w:val="a4"/>
            </w:pPr>
            <w:r w:rsidRPr="000337E3">
              <w:t>When OTMD = 0 (single measurement mode), diagnosis is not performed regardless of the SDE setting.</w:t>
            </w:r>
          </w:p>
        </w:tc>
      </w:tr>
      <w:tr w:rsidR="00BD5CF7" w:rsidRPr="000337E3" w14:paraId="06BCB25F" w14:textId="77777777" w:rsidTr="00BD5CF7">
        <w:tc>
          <w:tcPr>
            <w:tcW w:w="1134" w:type="dxa"/>
          </w:tcPr>
          <w:p w14:paraId="79B534A7" w14:textId="77777777" w:rsidR="00BD5CF7" w:rsidRPr="000337E3" w:rsidRDefault="00BD5CF7" w:rsidP="00BD5CF7">
            <w:pPr>
              <w:pStyle w:val="a4"/>
            </w:pPr>
            <w:r w:rsidRPr="000337E3">
              <w:t>0</w:t>
            </w:r>
          </w:p>
        </w:tc>
        <w:tc>
          <w:tcPr>
            <w:tcW w:w="1701" w:type="dxa"/>
          </w:tcPr>
          <w:p w14:paraId="37B1D7EA" w14:textId="77777777" w:rsidR="00BD5CF7" w:rsidRPr="000337E3" w:rsidRDefault="00BD5CF7" w:rsidP="00BD5CF7">
            <w:pPr>
              <w:pStyle w:val="a4"/>
            </w:pPr>
            <w:r w:rsidRPr="000337E3">
              <w:t>OTMD</w:t>
            </w:r>
          </w:p>
        </w:tc>
        <w:tc>
          <w:tcPr>
            <w:tcW w:w="6804" w:type="dxa"/>
          </w:tcPr>
          <w:p w14:paraId="4BE3E9FF" w14:textId="77777777" w:rsidR="00BD5CF7" w:rsidRPr="000337E3" w:rsidRDefault="00BD5CF7" w:rsidP="00BD5CF7">
            <w:pPr>
              <w:pStyle w:val="a4"/>
            </w:pPr>
            <w:r w:rsidRPr="000337E3">
              <w:t>Temperature Measurement Mode</w:t>
            </w:r>
          </w:p>
          <w:p w14:paraId="44613432" w14:textId="77777777" w:rsidR="00BD5CF7" w:rsidRPr="000337E3" w:rsidRDefault="00BD5CF7" w:rsidP="00C5150C">
            <w:pPr>
              <w:pStyle w:val="af8"/>
            </w:pPr>
            <w:r w:rsidRPr="000337E3">
              <w:t>0: Single temperature measurement mode</w:t>
            </w:r>
          </w:p>
          <w:p w14:paraId="3CB4FF8E" w14:textId="601C32DD" w:rsidR="00BD5CF7" w:rsidRPr="000337E3" w:rsidRDefault="00BD5CF7" w:rsidP="00C5150C">
            <w:pPr>
              <w:pStyle w:val="af8"/>
            </w:pPr>
            <w:r w:rsidRPr="000337E3">
              <w:t>1: Continuous temperature measurement mode</w:t>
            </w:r>
          </w:p>
        </w:tc>
      </w:tr>
    </w:tbl>
    <w:p w14:paraId="094E3A82" w14:textId="3C9AEC55" w:rsidR="00AC0DA7" w:rsidRPr="000337E3" w:rsidRDefault="00C5150C" w:rsidP="00C5150C">
      <w:pPr>
        <w:pStyle w:val="ac"/>
      </w:pPr>
      <w:r w:rsidRPr="000337E3">
        <w:t>CAUTION</w:t>
      </w:r>
    </w:p>
    <w:p w14:paraId="19274AD2" w14:textId="77777777" w:rsidR="00AC0DA7" w:rsidRPr="000337E3" w:rsidRDefault="00AC0DA7" w:rsidP="00C5150C">
      <w:pPr>
        <w:pStyle w:val="ab"/>
      </w:pPr>
      <w:r w:rsidRPr="000337E3">
        <w:t>To prevent malfunction, set OTS0OTCR while the OTACT bit in OTS0OTFR is 0.</w:t>
      </w:r>
    </w:p>
    <w:p w14:paraId="136E199B" w14:textId="77777777" w:rsidR="00AC0DA7" w:rsidRPr="000337E3" w:rsidRDefault="00AC0DA7" w:rsidP="00C5150C">
      <w:pPr>
        <w:pStyle w:val="ad"/>
      </w:pPr>
    </w:p>
    <w:p w14:paraId="13508D13" w14:textId="1440C89A" w:rsidR="00AC0DA7" w:rsidRPr="000337E3" w:rsidRDefault="00C5150C" w:rsidP="00C5150C">
      <w:pPr>
        <w:pStyle w:val="BodyText"/>
      </w:pPr>
      <w:r w:rsidRPr="000337E3">
        <w:br w:type="page"/>
      </w:r>
    </w:p>
    <w:p w14:paraId="00186A7E" w14:textId="4A43A6C1" w:rsidR="00AC0DA7" w:rsidRPr="000337E3" w:rsidRDefault="00AC0DA7" w:rsidP="00C5150C">
      <w:pPr>
        <w:pStyle w:val="Heading3"/>
      </w:pPr>
      <w:bookmarkStart w:id="19" w:name="_Toc443438160"/>
      <w:r w:rsidRPr="000337E3">
        <w:lastRenderedPageBreak/>
        <w:t>OTS0OTFCR — Temperature Sensor Flag Clear Register</w:t>
      </w:r>
      <w:bookmarkEnd w:id="19"/>
    </w:p>
    <w:p w14:paraId="43BA2078" w14:textId="39F5B313" w:rsidR="00AC0DA7" w:rsidRPr="000337E3" w:rsidRDefault="00AC0DA7" w:rsidP="00005733">
      <w:pPr>
        <w:pStyle w:val="BodyText"/>
      </w:pPr>
      <w:r w:rsidRPr="000337E3">
        <w:t>OTS0OTFCR is an 8-bit write-only register to clear the O</w:t>
      </w:r>
      <w:r w:rsidR="004A09C4" w:rsidRPr="000337E3">
        <w:t>TS0OTFR register.</w:t>
      </w:r>
    </w:p>
    <w:p w14:paraId="206128C9" w14:textId="77777777" w:rsidR="00C5150C" w:rsidRPr="000337E3" w:rsidRDefault="00C5150C" w:rsidP="00C5150C">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0B5463" w:rsidRPr="000337E3" w14:paraId="206C913B" w14:textId="77777777" w:rsidTr="00C5150C">
        <w:trPr>
          <w:jc w:val="right"/>
        </w:trPr>
        <w:tc>
          <w:tcPr>
            <w:tcW w:w="1247" w:type="dxa"/>
            <w:shd w:val="clear" w:color="auto" w:fill="auto"/>
          </w:tcPr>
          <w:p w14:paraId="71ED73CA" w14:textId="1AAEE3D9" w:rsidR="000B5463" w:rsidRPr="000337E3" w:rsidRDefault="000B5463" w:rsidP="00C5150C">
            <w:pPr>
              <w:pStyle w:val="7pt3"/>
              <w:rPr>
                <w:rStyle w:val="a9"/>
              </w:rPr>
            </w:pPr>
            <w:r>
              <w:rPr>
                <w:rStyle w:val="a9"/>
              </w:rPr>
              <w:t>Access:</w:t>
            </w:r>
          </w:p>
        </w:tc>
        <w:tc>
          <w:tcPr>
            <w:tcW w:w="170" w:type="dxa"/>
            <w:shd w:val="clear" w:color="auto" w:fill="auto"/>
          </w:tcPr>
          <w:p w14:paraId="3D7FFBA7" w14:textId="77777777" w:rsidR="000B5463" w:rsidRPr="000337E3" w:rsidRDefault="000B5463" w:rsidP="00C5150C">
            <w:pPr>
              <w:pStyle w:val="7pt6"/>
              <w:rPr>
                <w:rStyle w:val="a9"/>
              </w:rPr>
            </w:pPr>
          </w:p>
        </w:tc>
        <w:tc>
          <w:tcPr>
            <w:tcW w:w="7462" w:type="dxa"/>
            <w:shd w:val="clear" w:color="auto" w:fill="auto"/>
          </w:tcPr>
          <w:p w14:paraId="71E60577" w14:textId="5DF62AF7" w:rsidR="000B5463" w:rsidRPr="000337E3" w:rsidRDefault="000B5463" w:rsidP="00C5150C">
            <w:pPr>
              <w:pStyle w:val="7pt6"/>
            </w:pPr>
            <w:r w:rsidRPr="000B5463">
              <w:t>This register can be written in 8-bit units.</w:t>
            </w:r>
          </w:p>
        </w:tc>
      </w:tr>
      <w:tr w:rsidR="000B5463" w:rsidRPr="000337E3" w14:paraId="69EF4174" w14:textId="77777777" w:rsidTr="00C5150C">
        <w:trPr>
          <w:jc w:val="right"/>
        </w:trPr>
        <w:tc>
          <w:tcPr>
            <w:tcW w:w="1247" w:type="dxa"/>
            <w:shd w:val="clear" w:color="auto" w:fill="auto"/>
          </w:tcPr>
          <w:p w14:paraId="6990D09A" w14:textId="47DB202B" w:rsidR="000B5463" w:rsidRPr="000337E3" w:rsidRDefault="000B5463" w:rsidP="00C5150C">
            <w:pPr>
              <w:pStyle w:val="7pt3"/>
              <w:rPr>
                <w:rStyle w:val="a9"/>
              </w:rPr>
            </w:pPr>
            <w:r>
              <w:rPr>
                <w:rStyle w:val="a9"/>
              </w:rPr>
              <w:t>Address:</w:t>
            </w:r>
          </w:p>
        </w:tc>
        <w:tc>
          <w:tcPr>
            <w:tcW w:w="170" w:type="dxa"/>
            <w:shd w:val="clear" w:color="auto" w:fill="auto"/>
          </w:tcPr>
          <w:p w14:paraId="739F9F93" w14:textId="77777777" w:rsidR="000B5463" w:rsidRPr="000337E3" w:rsidRDefault="000B5463" w:rsidP="00C5150C">
            <w:pPr>
              <w:pStyle w:val="7pt6"/>
              <w:rPr>
                <w:rStyle w:val="a9"/>
              </w:rPr>
            </w:pPr>
          </w:p>
        </w:tc>
        <w:tc>
          <w:tcPr>
            <w:tcW w:w="7462" w:type="dxa"/>
            <w:shd w:val="clear" w:color="auto" w:fill="auto"/>
          </w:tcPr>
          <w:p w14:paraId="4DB9BF5D" w14:textId="79FB63BB" w:rsidR="000B5463" w:rsidRPr="000337E3" w:rsidRDefault="000B5463" w:rsidP="00C5150C">
            <w:pPr>
              <w:pStyle w:val="7pt6"/>
            </w:pPr>
            <w:r>
              <w:t>&lt;</w:t>
            </w:r>
            <w:proofErr w:type="spellStart"/>
            <w:r>
              <w:t>OTSn_base</w:t>
            </w:r>
            <w:proofErr w:type="spellEnd"/>
            <w:r>
              <w:t xml:space="preserve">&gt; + </w:t>
            </w:r>
            <w:r w:rsidRPr="000B5463">
              <w:t>0C</w:t>
            </w:r>
            <w:r w:rsidRPr="000B5463">
              <w:rPr>
                <w:vertAlign w:val="subscript"/>
              </w:rPr>
              <w:t>H</w:t>
            </w:r>
          </w:p>
        </w:tc>
      </w:tr>
      <w:tr w:rsidR="00C5150C" w:rsidRPr="000337E3" w14:paraId="35427241" w14:textId="77777777" w:rsidTr="00C5150C">
        <w:trPr>
          <w:jc w:val="right"/>
        </w:trPr>
        <w:tc>
          <w:tcPr>
            <w:tcW w:w="1247" w:type="dxa"/>
            <w:shd w:val="clear" w:color="auto" w:fill="auto"/>
          </w:tcPr>
          <w:p w14:paraId="4078EA4F" w14:textId="77777777" w:rsidR="00C5150C" w:rsidRPr="000337E3" w:rsidRDefault="00C5150C" w:rsidP="00C5150C">
            <w:pPr>
              <w:pStyle w:val="7pt3"/>
              <w:rPr>
                <w:rStyle w:val="a9"/>
              </w:rPr>
            </w:pPr>
            <w:r w:rsidRPr="000337E3">
              <w:rPr>
                <w:rStyle w:val="a9"/>
              </w:rPr>
              <w:t>Value after reset:</w:t>
            </w:r>
          </w:p>
        </w:tc>
        <w:tc>
          <w:tcPr>
            <w:tcW w:w="170" w:type="dxa"/>
            <w:shd w:val="clear" w:color="auto" w:fill="auto"/>
          </w:tcPr>
          <w:p w14:paraId="79C1B083" w14:textId="77777777" w:rsidR="00C5150C" w:rsidRPr="000337E3" w:rsidRDefault="00C5150C" w:rsidP="00C5150C">
            <w:pPr>
              <w:pStyle w:val="7pt6"/>
              <w:rPr>
                <w:rStyle w:val="a9"/>
              </w:rPr>
            </w:pPr>
          </w:p>
        </w:tc>
        <w:tc>
          <w:tcPr>
            <w:tcW w:w="7462" w:type="dxa"/>
            <w:shd w:val="clear" w:color="auto" w:fill="auto"/>
          </w:tcPr>
          <w:p w14:paraId="169D8D4D" w14:textId="77777777" w:rsidR="00C5150C" w:rsidRPr="000337E3" w:rsidRDefault="00C5150C" w:rsidP="00C5150C">
            <w:pPr>
              <w:pStyle w:val="7pt6"/>
            </w:pPr>
            <w:r w:rsidRPr="000337E3">
              <w:t>00</w:t>
            </w:r>
            <w:r w:rsidRPr="000337E3">
              <w:rPr>
                <w:rStyle w:val="a8"/>
              </w:rPr>
              <w:t>H</w:t>
            </w:r>
          </w:p>
        </w:tc>
      </w:tr>
    </w:tbl>
    <w:p w14:paraId="4A66655C" w14:textId="77777777" w:rsidR="00C5150C" w:rsidRPr="000337E3" w:rsidRDefault="00C5150C" w:rsidP="003D736F">
      <w:pPr>
        <w:pStyle w:val="SP"/>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A13CB0" w:rsidRPr="000337E3" w14:paraId="47678599" w14:textId="77777777" w:rsidTr="00D23247">
        <w:trPr>
          <w:trHeight w:val="238"/>
        </w:trPr>
        <w:tc>
          <w:tcPr>
            <w:tcW w:w="1111" w:type="dxa"/>
            <w:shd w:val="clear" w:color="auto" w:fill="auto"/>
            <w:vAlign w:val="center"/>
          </w:tcPr>
          <w:p w14:paraId="62A90932" w14:textId="77777777" w:rsidR="00A13CB0" w:rsidRPr="000337E3" w:rsidRDefault="00A13CB0" w:rsidP="00D23247">
            <w:pPr>
              <w:pStyle w:val="bit"/>
            </w:pPr>
            <w:r w:rsidRPr="000337E3">
              <w:t>Bit</w:t>
            </w:r>
          </w:p>
        </w:tc>
        <w:tc>
          <w:tcPr>
            <w:tcW w:w="1066" w:type="dxa"/>
            <w:tcBorders>
              <w:bottom w:val="single" w:sz="4" w:space="0" w:color="auto"/>
            </w:tcBorders>
            <w:shd w:val="clear" w:color="auto" w:fill="auto"/>
            <w:vAlign w:val="center"/>
          </w:tcPr>
          <w:p w14:paraId="09D2B309" w14:textId="77777777" w:rsidR="00A13CB0" w:rsidRPr="000337E3" w:rsidRDefault="00A13CB0" w:rsidP="00D23247">
            <w:pPr>
              <w:pStyle w:val="bit0"/>
            </w:pPr>
            <w:r w:rsidRPr="000337E3">
              <w:rPr>
                <w:rFonts w:hint="eastAsia"/>
              </w:rPr>
              <w:t>7</w:t>
            </w:r>
          </w:p>
        </w:tc>
        <w:tc>
          <w:tcPr>
            <w:tcW w:w="1066" w:type="dxa"/>
            <w:tcBorders>
              <w:bottom w:val="single" w:sz="4" w:space="0" w:color="auto"/>
            </w:tcBorders>
            <w:shd w:val="clear" w:color="auto" w:fill="auto"/>
            <w:vAlign w:val="center"/>
          </w:tcPr>
          <w:p w14:paraId="732B1B03" w14:textId="77777777" w:rsidR="00A13CB0" w:rsidRPr="000337E3" w:rsidRDefault="00A13CB0" w:rsidP="00D23247">
            <w:pPr>
              <w:pStyle w:val="bit0"/>
            </w:pPr>
            <w:r w:rsidRPr="000337E3">
              <w:rPr>
                <w:rFonts w:hint="eastAsia"/>
              </w:rPr>
              <w:t>6</w:t>
            </w:r>
          </w:p>
        </w:tc>
        <w:tc>
          <w:tcPr>
            <w:tcW w:w="1066" w:type="dxa"/>
            <w:tcBorders>
              <w:bottom w:val="single" w:sz="4" w:space="0" w:color="auto"/>
            </w:tcBorders>
            <w:shd w:val="clear" w:color="auto" w:fill="auto"/>
            <w:vAlign w:val="center"/>
          </w:tcPr>
          <w:p w14:paraId="57B82B83" w14:textId="77777777" w:rsidR="00A13CB0" w:rsidRPr="000337E3" w:rsidRDefault="00A13CB0" w:rsidP="00D23247">
            <w:pPr>
              <w:pStyle w:val="bit0"/>
            </w:pPr>
            <w:r w:rsidRPr="000337E3">
              <w:rPr>
                <w:rFonts w:hint="eastAsia"/>
              </w:rPr>
              <w:t>5</w:t>
            </w:r>
          </w:p>
        </w:tc>
        <w:tc>
          <w:tcPr>
            <w:tcW w:w="1066" w:type="dxa"/>
            <w:tcBorders>
              <w:bottom w:val="single" w:sz="4" w:space="0" w:color="auto"/>
            </w:tcBorders>
            <w:shd w:val="clear" w:color="auto" w:fill="auto"/>
            <w:vAlign w:val="center"/>
          </w:tcPr>
          <w:p w14:paraId="4F6A304F" w14:textId="77777777" w:rsidR="00A13CB0" w:rsidRPr="000337E3" w:rsidRDefault="00A13CB0" w:rsidP="00D23247">
            <w:pPr>
              <w:pStyle w:val="bit0"/>
            </w:pPr>
            <w:r w:rsidRPr="000337E3">
              <w:rPr>
                <w:rFonts w:hint="eastAsia"/>
              </w:rPr>
              <w:t>4</w:t>
            </w:r>
          </w:p>
        </w:tc>
        <w:tc>
          <w:tcPr>
            <w:tcW w:w="1066" w:type="dxa"/>
            <w:tcBorders>
              <w:bottom w:val="single" w:sz="4" w:space="0" w:color="auto"/>
            </w:tcBorders>
            <w:shd w:val="clear" w:color="auto" w:fill="auto"/>
            <w:vAlign w:val="center"/>
          </w:tcPr>
          <w:p w14:paraId="37CC19DF" w14:textId="77777777" w:rsidR="00A13CB0" w:rsidRPr="000337E3" w:rsidRDefault="00A13CB0" w:rsidP="00D23247">
            <w:pPr>
              <w:pStyle w:val="bit0"/>
            </w:pPr>
            <w:r w:rsidRPr="000337E3">
              <w:rPr>
                <w:rFonts w:hint="eastAsia"/>
              </w:rPr>
              <w:t>3</w:t>
            </w:r>
          </w:p>
        </w:tc>
        <w:tc>
          <w:tcPr>
            <w:tcW w:w="1066" w:type="dxa"/>
            <w:tcBorders>
              <w:bottom w:val="single" w:sz="4" w:space="0" w:color="auto"/>
            </w:tcBorders>
            <w:shd w:val="clear" w:color="auto" w:fill="auto"/>
            <w:vAlign w:val="center"/>
          </w:tcPr>
          <w:p w14:paraId="2C094B51" w14:textId="77777777" w:rsidR="00A13CB0" w:rsidRPr="000337E3" w:rsidRDefault="00A13CB0" w:rsidP="00D23247">
            <w:pPr>
              <w:pStyle w:val="bit0"/>
            </w:pPr>
            <w:r w:rsidRPr="000337E3">
              <w:rPr>
                <w:rFonts w:hint="eastAsia"/>
              </w:rPr>
              <w:t>2</w:t>
            </w:r>
          </w:p>
        </w:tc>
        <w:tc>
          <w:tcPr>
            <w:tcW w:w="1066" w:type="dxa"/>
            <w:tcBorders>
              <w:bottom w:val="single" w:sz="4" w:space="0" w:color="auto"/>
            </w:tcBorders>
            <w:shd w:val="clear" w:color="auto" w:fill="auto"/>
            <w:vAlign w:val="center"/>
          </w:tcPr>
          <w:p w14:paraId="7B9B2AF4" w14:textId="77777777" w:rsidR="00A13CB0" w:rsidRPr="000337E3" w:rsidRDefault="00A13CB0" w:rsidP="00D23247">
            <w:pPr>
              <w:pStyle w:val="bit0"/>
            </w:pPr>
            <w:r w:rsidRPr="000337E3">
              <w:rPr>
                <w:rFonts w:hint="eastAsia"/>
              </w:rPr>
              <w:t>1</w:t>
            </w:r>
          </w:p>
        </w:tc>
        <w:tc>
          <w:tcPr>
            <w:tcW w:w="1066" w:type="dxa"/>
            <w:tcBorders>
              <w:bottom w:val="single" w:sz="4" w:space="0" w:color="auto"/>
            </w:tcBorders>
            <w:shd w:val="clear" w:color="auto" w:fill="auto"/>
            <w:vAlign w:val="center"/>
          </w:tcPr>
          <w:p w14:paraId="0ACBCC41" w14:textId="77777777" w:rsidR="00A13CB0" w:rsidRPr="000337E3" w:rsidRDefault="00A13CB0" w:rsidP="00D23247">
            <w:pPr>
              <w:pStyle w:val="bit0"/>
            </w:pPr>
            <w:r w:rsidRPr="000337E3">
              <w:rPr>
                <w:rFonts w:hint="eastAsia"/>
              </w:rPr>
              <w:t>0</w:t>
            </w:r>
          </w:p>
        </w:tc>
      </w:tr>
      <w:tr w:rsidR="00A13CB0" w:rsidRPr="000337E3" w14:paraId="5AEE89DC" w14:textId="77777777" w:rsidTr="00D23247">
        <w:trPr>
          <w:trHeight w:val="567"/>
        </w:trPr>
        <w:tc>
          <w:tcPr>
            <w:tcW w:w="1111" w:type="dxa"/>
            <w:tcBorders>
              <w:right w:val="single" w:sz="4" w:space="0" w:color="auto"/>
            </w:tcBorders>
            <w:shd w:val="clear" w:color="auto" w:fill="auto"/>
            <w:vAlign w:val="center"/>
          </w:tcPr>
          <w:p w14:paraId="697D09F5" w14:textId="77777777" w:rsidR="00A13CB0" w:rsidRPr="000337E3" w:rsidRDefault="00A13CB0" w:rsidP="00D23247">
            <w:pPr>
              <w:pStyle w:val="bit"/>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CF3F1DD" w14:textId="77777777" w:rsidR="00A13CB0" w:rsidRPr="000337E3" w:rsidRDefault="00A13CB0"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3592A0C6" w14:textId="77777777" w:rsidR="00A13CB0" w:rsidRPr="000337E3" w:rsidRDefault="00A13CB0"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52E9E93" w14:textId="77777777" w:rsidR="00A13CB0" w:rsidRPr="000337E3" w:rsidRDefault="00A13CB0"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88654A7" w14:textId="4A10505C" w:rsidR="00A13CB0" w:rsidRPr="000337E3" w:rsidRDefault="00A13CB0"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46A700C" w14:textId="47E67941" w:rsidR="00A13CB0" w:rsidRPr="000337E3" w:rsidRDefault="00A13CB0"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12594D0F" w14:textId="70C51448" w:rsidR="00A13CB0" w:rsidRPr="000337E3" w:rsidRDefault="00A13CB0" w:rsidP="00D23247">
            <w:pPr>
              <w:pStyle w:val="bit0"/>
            </w:pPr>
            <w:r w:rsidRPr="000337E3">
              <w:rPr>
                <w:rFonts w:cs="Arial"/>
              </w:rPr>
              <w:t>SDERC</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6EE03FB" w14:textId="31B8F0C7" w:rsidR="00A13CB0" w:rsidRPr="000337E3" w:rsidRDefault="00A13CB0"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41B6B41" w14:textId="305CA087" w:rsidR="00A13CB0" w:rsidRPr="000337E3" w:rsidRDefault="00A13CB0" w:rsidP="00D23247">
            <w:pPr>
              <w:pStyle w:val="bit0"/>
            </w:pPr>
            <w:r w:rsidRPr="000337E3">
              <w:rPr>
                <w:rFonts w:cs="Arial"/>
              </w:rPr>
              <w:t>OTFC</w:t>
            </w:r>
          </w:p>
        </w:tc>
      </w:tr>
      <w:tr w:rsidR="00A13CB0" w:rsidRPr="000337E3" w14:paraId="32CDB251" w14:textId="77777777" w:rsidTr="00D23247">
        <w:trPr>
          <w:trHeight w:val="238"/>
        </w:trPr>
        <w:tc>
          <w:tcPr>
            <w:tcW w:w="1111" w:type="dxa"/>
            <w:shd w:val="clear" w:color="auto" w:fill="auto"/>
            <w:vAlign w:val="center"/>
          </w:tcPr>
          <w:p w14:paraId="0C2B9078" w14:textId="77777777" w:rsidR="00A13CB0" w:rsidRPr="000337E3" w:rsidRDefault="00A13CB0" w:rsidP="00D23247">
            <w:pPr>
              <w:pStyle w:val="bit"/>
            </w:pPr>
            <w:r w:rsidRPr="000337E3">
              <w:t>Value after reset</w:t>
            </w:r>
          </w:p>
        </w:tc>
        <w:tc>
          <w:tcPr>
            <w:tcW w:w="1066" w:type="dxa"/>
            <w:tcBorders>
              <w:top w:val="single" w:sz="4" w:space="0" w:color="auto"/>
            </w:tcBorders>
            <w:shd w:val="clear" w:color="auto" w:fill="auto"/>
            <w:vAlign w:val="center"/>
          </w:tcPr>
          <w:p w14:paraId="7E52135F" w14:textId="77777777" w:rsidR="00A13CB0" w:rsidRPr="000337E3" w:rsidRDefault="00A13CB0" w:rsidP="00D23247">
            <w:pPr>
              <w:pStyle w:val="bit0"/>
            </w:pPr>
            <w:r w:rsidRPr="000337E3">
              <w:rPr>
                <w:rFonts w:hint="eastAsia"/>
              </w:rPr>
              <w:t>0</w:t>
            </w:r>
          </w:p>
        </w:tc>
        <w:tc>
          <w:tcPr>
            <w:tcW w:w="1066" w:type="dxa"/>
            <w:tcBorders>
              <w:top w:val="single" w:sz="4" w:space="0" w:color="auto"/>
            </w:tcBorders>
            <w:shd w:val="clear" w:color="auto" w:fill="auto"/>
            <w:vAlign w:val="center"/>
          </w:tcPr>
          <w:p w14:paraId="2DBE242A" w14:textId="77777777" w:rsidR="00A13CB0" w:rsidRPr="000337E3" w:rsidRDefault="00A13CB0" w:rsidP="00D23247">
            <w:pPr>
              <w:pStyle w:val="bit0"/>
            </w:pPr>
            <w:r w:rsidRPr="000337E3">
              <w:t>0</w:t>
            </w:r>
          </w:p>
        </w:tc>
        <w:tc>
          <w:tcPr>
            <w:tcW w:w="1066" w:type="dxa"/>
            <w:tcBorders>
              <w:top w:val="single" w:sz="4" w:space="0" w:color="auto"/>
            </w:tcBorders>
            <w:shd w:val="clear" w:color="auto" w:fill="auto"/>
            <w:vAlign w:val="center"/>
          </w:tcPr>
          <w:p w14:paraId="727E3473" w14:textId="77777777" w:rsidR="00A13CB0" w:rsidRPr="000337E3" w:rsidRDefault="00A13CB0" w:rsidP="00D23247">
            <w:pPr>
              <w:pStyle w:val="bit0"/>
            </w:pPr>
            <w:r w:rsidRPr="000337E3">
              <w:t>0</w:t>
            </w:r>
          </w:p>
        </w:tc>
        <w:tc>
          <w:tcPr>
            <w:tcW w:w="1066" w:type="dxa"/>
            <w:tcBorders>
              <w:top w:val="single" w:sz="4" w:space="0" w:color="auto"/>
            </w:tcBorders>
            <w:shd w:val="clear" w:color="auto" w:fill="auto"/>
            <w:vAlign w:val="center"/>
          </w:tcPr>
          <w:p w14:paraId="6EAF0DC5" w14:textId="77777777" w:rsidR="00A13CB0" w:rsidRPr="000337E3" w:rsidRDefault="00A13CB0" w:rsidP="00D23247">
            <w:pPr>
              <w:pStyle w:val="bit0"/>
            </w:pPr>
            <w:r w:rsidRPr="000337E3">
              <w:t>0</w:t>
            </w:r>
          </w:p>
        </w:tc>
        <w:tc>
          <w:tcPr>
            <w:tcW w:w="1066" w:type="dxa"/>
            <w:tcBorders>
              <w:top w:val="single" w:sz="4" w:space="0" w:color="auto"/>
            </w:tcBorders>
            <w:shd w:val="clear" w:color="auto" w:fill="auto"/>
            <w:vAlign w:val="center"/>
          </w:tcPr>
          <w:p w14:paraId="4CB03148" w14:textId="77777777" w:rsidR="00A13CB0" w:rsidRPr="000337E3" w:rsidRDefault="00A13CB0" w:rsidP="00D23247">
            <w:pPr>
              <w:pStyle w:val="bit0"/>
            </w:pPr>
            <w:r w:rsidRPr="000337E3">
              <w:t>0</w:t>
            </w:r>
          </w:p>
        </w:tc>
        <w:tc>
          <w:tcPr>
            <w:tcW w:w="1066" w:type="dxa"/>
            <w:tcBorders>
              <w:top w:val="single" w:sz="4" w:space="0" w:color="auto"/>
            </w:tcBorders>
            <w:shd w:val="clear" w:color="auto" w:fill="auto"/>
            <w:vAlign w:val="center"/>
          </w:tcPr>
          <w:p w14:paraId="1E5F7498" w14:textId="77777777" w:rsidR="00A13CB0" w:rsidRPr="000337E3" w:rsidRDefault="00A13CB0" w:rsidP="00D23247">
            <w:pPr>
              <w:pStyle w:val="bit0"/>
            </w:pPr>
            <w:r w:rsidRPr="000337E3">
              <w:t>0</w:t>
            </w:r>
          </w:p>
        </w:tc>
        <w:tc>
          <w:tcPr>
            <w:tcW w:w="1066" w:type="dxa"/>
            <w:tcBorders>
              <w:top w:val="single" w:sz="4" w:space="0" w:color="auto"/>
            </w:tcBorders>
            <w:shd w:val="clear" w:color="auto" w:fill="auto"/>
            <w:vAlign w:val="center"/>
          </w:tcPr>
          <w:p w14:paraId="4F08B21A" w14:textId="77777777" w:rsidR="00A13CB0" w:rsidRPr="000337E3" w:rsidRDefault="00A13CB0" w:rsidP="00D23247">
            <w:pPr>
              <w:pStyle w:val="bit0"/>
            </w:pPr>
            <w:r w:rsidRPr="000337E3">
              <w:t>0</w:t>
            </w:r>
          </w:p>
        </w:tc>
        <w:tc>
          <w:tcPr>
            <w:tcW w:w="1066" w:type="dxa"/>
            <w:tcBorders>
              <w:top w:val="single" w:sz="4" w:space="0" w:color="auto"/>
            </w:tcBorders>
            <w:shd w:val="clear" w:color="auto" w:fill="auto"/>
            <w:vAlign w:val="center"/>
          </w:tcPr>
          <w:p w14:paraId="1BA562D8" w14:textId="77777777" w:rsidR="00A13CB0" w:rsidRPr="000337E3" w:rsidRDefault="00A13CB0" w:rsidP="00D23247">
            <w:pPr>
              <w:pStyle w:val="bit0"/>
            </w:pPr>
            <w:r w:rsidRPr="000337E3">
              <w:t>0</w:t>
            </w:r>
          </w:p>
        </w:tc>
      </w:tr>
      <w:tr w:rsidR="00A13CB0" w:rsidRPr="000337E3" w14:paraId="06F2149F" w14:textId="77777777" w:rsidTr="00D23247">
        <w:trPr>
          <w:trHeight w:val="238"/>
        </w:trPr>
        <w:tc>
          <w:tcPr>
            <w:tcW w:w="1111" w:type="dxa"/>
            <w:shd w:val="clear" w:color="auto" w:fill="auto"/>
            <w:vAlign w:val="center"/>
          </w:tcPr>
          <w:p w14:paraId="183E8999" w14:textId="77777777" w:rsidR="00A13CB0" w:rsidRPr="000337E3" w:rsidRDefault="00A13CB0" w:rsidP="00D23247">
            <w:pPr>
              <w:pStyle w:val="bit"/>
            </w:pPr>
            <w:r w:rsidRPr="000337E3">
              <w:t>R/W</w:t>
            </w:r>
          </w:p>
        </w:tc>
        <w:tc>
          <w:tcPr>
            <w:tcW w:w="1066" w:type="dxa"/>
            <w:shd w:val="clear" w:color="auto" w:fill="auto"/>
            <w:vAlign w:val="center"/>
          </w:tcPr>
          <w:p w14:paraId="32316097" w14:textId="77777777" w:rsidR="00A13CB0" w:rsidRPr="000337E3" w:rsidRDefault="00A13CB0" w:rsidP="00D23247">
            <w:pPr>
              <w:pStyle w:val="bit0"/>
            </w:pPr>
            <w:r w:rsidRPr="000337E3">
              <w:t>R</w:t>
            </w:r>
          </w:p>
        </w:tc>
        <w:tc>
          <w:tcPr>
            <w:tcW w:w="1066" w:type="dxa"/>
            <w:shd w:val="clear" w:color="auto" w:fill="auto"/>
            <w:vAlign w:val="center"/>
          </w:tcPr>
          <w:p w14:paraId="2B534890" w14:textId="77777777" w:rsidR="00A13CB0" w:rsidRPr="000337E3" w:rsidRDefault="00A13CB0" w:rsidP="00D23247">
            <w:pPr>
              <w:pStyle w:val="bit0"/>
            </w:pPr>
            <w:r w:rsidRPr="000337E3">
              <w:t>R</w:t>
            </w:r>
          </w:p>
        </w:tc>
        <w:tc>
          <w:tcPr>
            <w:tcW w:w="1066" w:type="dxa"/>
            <w:shd w:val="clear" w:color="auto" w:fill="auto"/>
            <w:vAlign w:val="center"/>
          </w:tcPr>
          <w:p w14:paraId="35138FA2" w14:textId="77777777" w:rsidR="00A13CB0" w:rsidRPr="000337E3" w:rsidRDefault="00A13CB0" w:rsidP="00D23247">
            <w:pPr>
              <w:pStyle w:val="bit0"/>
            </w:pPr>
            <w:r w:rsidRPr="000337E3">
              <w:t>R</w:t>
            </w:r>
          </w:p>
        </w:tc>
        <w:tc>
          <w:tcPr>
            <w:tcW w:w="1066" w:type="dxa"/>
            <w:shd w:val="clear" w:color="auto" w:fill="auto"/>
            <w:vAlign w:val="center"/>
          </w:tcPr>
          <w:p w14:paraId="4A7A1317" w14:textId="00BF3F37" w:rsidR="00A13CB0" w:rsidRPr="000337E3" w:rsidRDefault="00A13CB0" w:rsidP="00D23247">
            <w:pPr>
              <w:pStyle w:val="bit0"/>
            </w:pPr>
            <w:r w:rsidRPr="000337E3">
              <w:t>R</w:t>
            </w:r>
          </w:p>
        </w:tc>
        <w:tc>
          <w:tcPr>
            <w:tcW w:w="1066" w:type="dxa"/>
            <w:shd w:val="clear" w:color="auto" w:fill="auto"/>
            <w:vAlign w:val="center"/>
          </w:tcPr>
          <w:p w14:paraId="483B4002" w14:textId="326C532A" w:rsidR="00A13CB0" w:rsidRPr="000337E3" w:rsidRDefault="00A13CB0" w:rsidP="00D23247">
            <w:pPr>
              <w:pStyle w:val="bit0"/>
            </w:pPr>
            <w:r w:rsidRPr="000337E3">
              <w:t>R</w:t>
            </w:r>
          </w:p>
        </w:tc>
        <w:tc>
          <w:tcPr>
            <w:tcW w:w="1066" w:type="dxa"/>
            <w:shd w:val="clear" w:color="auto" w:fill="auto"/>
            <w:vAlign w:val="center"/>
          </w:tcPr>
          <w:p w14:paraId="241360B9" w14:textId="39708C20" w:rsidR="00A13CB0" w:rsidRPr="000337E3" w:rsidRDefault="00A13CB0" w:rsidP="00D23247">
            <w:pPr>
              <w:pStyle w:val="bit0"/>
            </w:pPr>
            <w:r w:rsidRPr="000337E3">
              <w:t>W</w:t>
            </w:r>
          </w:p>
        </w:tc>
        <w:tc>
          <w:tcPr>
            <w:tcW w:w="1066" w:type="dxa"/>
            <w:shd w:val="clear" w:color="auto" w:fill="auto"/>
            <w:vAlign w:val="center"/>
          </w:tcPr>
          <w:p w14:paraId="16726470" w14:textId="47022C76" w:rsidR="00A13CB0" w:rsidRPr="000337E3" w:rsidRDefault="00A13CB0" w:rsidP="00D23247">
            <w:pPr>
              <w:pStyle w:val="bit0"/>
            </w:pPr>
            <w:r w:rsidRPr="000337E3">
              <w:t>R</w:t>
            </w:r>
          </w:p>
        </w:tc>
        <w:tc>
          <w:tcPr>
            <w:tcW w:w="1066" w:type="dxa"/>
            <w:shd w:val="clear" w:color="auto" w:fill="auto"/>
            <w:vAlign w:val="center"/>
          </w:tcPr>
          <w:p w14:paraId="3D83DE40" w14:textId="6C872046" w:rsidR="00A13CB0" w:rsidRPr="000337E3" w:rsidRDefault="00A13CB0" w:rsidP="00D23247">
            <w:pPr>
              <w:pStyle w:val="bit0"/>
            </w:pPr>
            <w:r w:rsidRPr="000337E3">
              <w:t>W</w:t>
            </w:r>
          </w:p>
        </w:tc>
      </w:tr>
    </w:tbl>
    <w:p w14:paraId="538D9C4F" w14:textId="605DC3BE" w:rsidR="00A13CB0" w:rsidRPr="000337E3" w:rsidRDefault="00A13CB0" w:rsidP="00A13CB0">
      <w:pPr>
        <w:pStyle w:val="Caption"/>
      </w:pPr>
      <w:r w:rsidRPr="000337E3">
        <w:t xml:space="preserve">Table </w:t>
      </w:r>
      <w:r w:rsidR="00890203">
        <w:fldChar w:fldCharType="begin"/>
      </w:r>
      <w:r w:rsidR="00890203">
        <w:instrText xml:space="preserve"> STYLEREF 1 \s </w:instrText>
      </w:r>
      <w:r w:rsidR="00890203">
        <w:fldChar w:fldCharType="separate"/>
      </w:r>
      <w:r w:rsidR="00473C60">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473C60">
        <w:rPr>
          <w:noProof/>
        </w:rPr>
        <w:t>11</w:t>
      </w:r>
      <w:r w:rsidR="00890203">
        <w:rPr>
          <w:noProof/>
        </w:rPr>
        <w:fldChar w:fldCharType="end"/>
      </w:r>
      <w:r w:rsidR="00356644">
        <w:tab/>
      </w:r>
      <w:r w:rsidRPr="000337E3">
        <w:t>OTS0OTFCR Register</w:t>
      </w:r>
      <w:r w:rsidR="00356644">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A13CB0" w:rsidRPr="000337E3" w14:paraId="3EB3F809" w14:textId="77777777" w:rsidTr="00C43F9D">
        <w:tc>
          <w:tcPr>
            <w:tcW w:w="1134" w:type="dxa"/>
            <w:shd w:val="pct15" w:color="auto" w:fill="auto"/>
            <w:vAlign w:val="bottom"/>
          </w:tcPr>
          <w:p w14:paraId="67C1B9B8" w14:textId="77777777" w:rsidR="00A13CB0" w:rsidRPr="000337E3" w:rsidRDefault="00A13CB0" w:rsidP="00C43F9D">
            <w:pPr>
              <w:pStyle w:val="a3"/>
            </w:pPr>
            <w:r w:rsidRPr="000337E3">
              <w:t>Bit Position</w:t>
            </w:r>
          </w:p>
        </w:tc>
        <w:tc>
          <w:tcPr>
            <w:tcW w:w="1701" w:type="dxa"/>
            <w:shd w:val="pct15" w:color="auto" w:fill="auto"/>
            <w:vAlign w:val="bottom"/>
          </w:tcPr>
          <w:p w14:paraId="0DFEB3AB" w14:textId="77777777" w:rsidR="00A13CB0" w:rsidRPr="000337E3" w:rsidRDefault="00A13CB0" w:rsidP="00C43F9D">
            <w:pPr>
              <w:pStyle w:val="a3"/>
            </w:pPr>
            <w:r w:rsidRPr="000337E3">
              <w:t>Bit Name</w:t>
            </w:r>
          </w:p>
        </w:tc>
        <w:tc>
          <w:tcPr>
            <w:tcW w:w="6804" w:type="dxa"/>
            <w:shd w:val="pct15" w:color="auto" w:fill="auto"/>
            <w:vAlign w:val="bottom"/>
          </w:tcPr>
          <w:p w14:paraId="7F3F6934" w14:textId="77777777" w:rsidR="00A13CB0" w:rsidRPr="000337E3" w:rsidRDefault="00A13CB0" w:rsidP="00C43F9D">
            <w:pPr>
              <w:pStyle w:val="a3"/>
            </w:pPr>
            <w:r w:rsidRPr="000337E3">
              <w:t>Function</w:t>
            </w:r>
          </w:p>
        </w:tc>
      </w:tr>
      <w:tr w:rsidR="00A13CB0" w:rsidRPr="000337E3" w14:paraId="47BA779C" w14:textId="77777777" w:rsidTr="00C43F9D">
        <w:tc>
          <w:tcPr>
            <w:tcW w:w="1134" w:type="dxa"/>
          </w:tcPr>
          <w:p w14:paraId="193F4CC2" w14:textId="77777777" w:rsidR="00A13CB0" w:rsidRPr="000337E3" w:rsidRDefault="00A13CB0" w:rsidP="00A13CB0">
            <w:pPr>
              <w:pStyle w:val="a4"/>
            </w:pPr>
            <w:r w:rsidRPr="000337E3">
              <w:t>7 to 3</w:t>
            </w:r>
          </w:p>
        </w:tc>
        <w:tc>
          <w:tcPr>
            <w:tcW w:w="1701" w:type="dxa"/>
          </w:tcPr>
          <w:p w14:paraId="2C708000" w14:textId="22B37D34" w:rsidR="00A13CB0" w:rsidRPr="000337E3" w:rsidRDefault="00773E8B" w:rsidP="00A13CB0">
            <w:pPr>
              <w:pStyle w:val="a4"/>
            </w:pPr>
            <w:r>
              <w:rPr>
                <w:rFonts w:cs="Arial"/>
              </w:rPr>
              <w:t>—</w:t>
            </w:r>
          </w:p>
        </w:tc>
        <w:tc>
          <w:tcPr>
            <w:tcW w:w="6804" w:type="dxa"/>
          </w:tcPr>
          <w:p w14:paraId="59BBB761" w14:textId="6E951F0F" w:rsidR="00F34DE6" w:rsidRPr="000337E3" w:rsidRDefault="00A51DA0" w:rsidP="00A13CB0">
            <w:pPr>
              <w:pStyle w:val="a4"/>
            </w:pPr>
            <w:r w:rsidRPr="000337E3">
              <w:t>Reserved</w:t>
            </w:r>
          </w:p>
          <w:p w14:paraId="72EB4B73" w14:textId="1176E0A1" w:rsidR="00A13CB0" w:rsidRPr="000337E3" w:rsidRDefault="00A13CB0" w:rsidP="00A13CB0">
            <w:pPr>
              <w:pStyle w:val="a4"/>
            </w:pPr>
            <w:r w:rsidRPr="000337E3">
              <w:t>When read, the value after reset is returned. When writing, write the value after reset.</w:t>
            </w:r>
          </w:p>
        </w:tc>
      </w:tr>
      <w:tr w:rsidR="00A13CB0" w:rsidRPr="000337E3" w14:paraId="7840776A" w14:textId="77777777" w:rsidTr="00C43F9D">
        <w:tc>
          <w:tcPr>
            <w:tcW w:w="1134" w:type="dxa"/>
          </w:tcPr>
          <w:p w14:paraId="578B66D3" w14:textId="77777777" w:rsidR="00A13CB0" w:rsidRPr="000337E3" w:rsidRDefault="00A13CB0" w:rsidP="00A13CB0">
            <w:pPr>
              <w:pStyle w:val="a4"/>
            </w:pPr>
            <w:r w:rsidRPr="000337E3">
              <w:t>2</w:t>
            </w:r>
          </w:p>
        </w:tc>
        <w:tc>
          <w:tcPr>
            <w:tcW w:w="1701" w:type="dxa"/>
          </w:tcPr>
          <w:p w14:paraId="19F48D9D" w14:textId="77777777" w:rsidR="00A13CB0" w:rsidRPr="000337E3" w:rsidRDefault="00A13CB0" w:rsidP="00A13CB0">
            <w:pPr>
              <w:pStyle w:val="a4"/>
            </w:pPr>
            <w:r w:rsidRPr="000337E3">
              <w:t>SDERC</w:t>
            </w:r>
          </w:p>
        </w:tc>
        <w:tc>
          <w:tcPr>
            <w:tcW w:w="6804" w:type="dxa"/>
          </w:tcPr>
          <w:p w14:paraId="2F66E46C" w14:textId="77777777" w:rsidR="00C43F9D" w:rsidRPr="000337E3" w:rsidRDefault="00A13CB0" w:rsidP="00A13CB0">
            <w:pPr>
              <w:pStyle w:val="a4"/>
            </w:pPr>
            <w:r w:rsidRPr="000337E3">
              <w:t>Diagnosis Error Clear</w:t>
            </w:r>
          </w:p>
          <w:p w14:paraId="0C3D4887" w14:textId="77777777" w:rsidR="00C43F9D" w:rsidRPr="000337E3" w:rsidRDefault="00A13CB0" w:rsidP="00C43F9D">
            <w:pPr>
              <w:pStyle w:val="af8"/>
            </w:pPr>
            <w:r w:rsidRPr="000337E3">
              <w:t>Writing 0: Does not clear the diagnosis error.</w:t>
            </w:r>
          </w:p>
          <w:p w14:paraId="55E97529" w14:textId="26142582" w:rsidR="00A13CB0" w:rsidRPr="000337E3" w:rsidRDefault="00A13CB0" w:rsidP="00C43F9D">
            <w:pPr>
              <w:pStyle w:val="af8"/>
            </w:pPr>
            <w:r w:rsidRPr="000337E3">
              <w:t>Writing 1: Clears the diagnosis error.</w:t>
            </w:r>
          </w:p>
        </w:tc>
      </w:tr>
      <w:tr w:rsidR="00A13CB0" w:rsidRPr="000337E3" w14:paraId="446A431D" w14:textId="77777777" w:rsidTr="00C43F9D">
        <w:tc>
          <w:tcPr>
            <w:tcW w:w="1134" w:type="dxa"/>
          </w:tcPr>
          <w:p w14:paraId="5C320F53" w14:textId="77777777" w:rsidR="00A13CB0" w:rsidRPr="000337E3" w:rsidRDefault="00A13CB0" w:rsidP="00A13CB0">
            <w:pPr>
              <w:pStyle w:val="a4"/>
            </w:pPr>
            <w:r w:rsidRPr="000337E3">
              <w:t>1</w:t>
            </w:r>
          </w:p>
        </w:tc>
        <w:tc>
          <w:tcPr>
            <w:tcW w:w="1701" w:type="dxa"/>
          </w:tcPr>
          <w:p w14:paraId="0782B9B3" w14:textId="023D29E7" w:rsidR="00A13CB0" w:rsidRPr="000337E3" w:rsidRDefault="00773E8B" w:rsidP="00A13CB0">
            <w:pPr>
              <w:pStyle w:val="a4"/>
            </w:pPr>
            <w:r>
              <w:rPr>
                <w:rFonts w:cs="Arial"/>
              </w:rPr>
              <w:t>—</w:t>
            </w:r>
          </w:p>
        </w:tc>
        <w:tc>
          <w:tcPr>
            <w:tcW w:w="6804" w:type="dxa"/>
          </w:tcPr>
          <w:p w14:paraId="15C42456" w14:textId="3F35D016" w:rsidR="00F34DE6" w:rsidRPr="000337E3" w:rsidRDefault="00A51DA0" w:rsidP="00A13CB0">
            <w:pPr>
              <w:pStyle w:val="a4"/>
            </w:pPr>
            <w:r w:rsidRPr="000337E3">
              <w:t>Reserved</w:t>
            </w:r>
          </w:p>
          <w:p w14:paraId="3D1AB3A3" w14:textId="20B2A3FA" w:rsidR="00A13CB0" w:rsidRPr="000337E3" w:rsidRDefault="00A13CB0" w:rsidP="00A13CB0">
            <w:pPr>
              <w:pStyle w:val="a4"/>
            </w:pPr>
            <w:r w:rsidRPr="000337E3">
              <w:t>When read, the value after reset is returned. When writing, write the value after reset.</w:t>
            </w:r>
          </w:p>
        </w:tc>
      </w:tr>
      <w:tr w:rsidR="00A13CB0" w:rsidRPr="000337E3" w14:paraId="118AD642" w14:textId="77777777" w:rsidTr="00C43F9D">
        <w:tc>
          <w:tcPr>
            <w:tcW w:w="1134" w:type="dxa"/>
          </w:tcPr>
          <w:p w14:paraId="3B9D93A4" w14:textId="77777777" w:rsidR="00A13CB0" w:rsidRPr="000337E3" w:rsidRDefault="00A13CB0" w:rsidP="00A13CB0">
            <w:pPr>
              <w:pStyle w:val="a4"/>
            </w:pPr>
            <w:r w:rsidRPr="000337E3">
              <w:t>0</w:t>
            </w:r>
          </w:p>
        </w:tc>
        <w:tc>
          <w:tcPr>
            <w:tcW w:w="1701" w:type="dxa"/>
          </w:tcPr>
          <w:p w14:paraId="2735C7D5" w14:textId="77777777" w:rsidR="00A13CB0" w:rsidRPr="000337E3" w:rsidRDefault="00A13CB0" w:rsidP="00A13CB0">
            <w:pPr>
              <w:pStyle w:val="a4"/>
            </w:pPr>
            <w:r w:rsidRPr="000337E3">
              <w:t>OTFC</w:t>
            </w:r>
          </w:p>
        </w:tc>
        <w:tc>
          <w:tcPr>
            <w:tcW w:w="6804" w:type="dxa"/>
          </w:tcPr>
          <w:p w14:paraId="6DEFA41F" w14:textId="77777777" w:rsidR="00C43F9D" w:rsidRPr="000337E3" w:rsidRDefault="00A13CB0" w:rsidP="00A13CB0">
            <w:pPr>
              <w:pStyle w:val="a4"/>
            </w:pPr>
            <w:r w:rsidRPr="000337E3">
              <w:t>Temperature Measurement End Flag Clear</w:t>
            </w:r>
          </w:p>
          <w:p w14:paraId="25673CD4" w14:textId="77777777" w:rsidR="00C43F9D" w:rsidRPr="000337E3" w:rsidRDefault="00A13CB0" w:rsidP="00C43F9D">
            <w:pPr>
              <w:pStyle w:val="af8"/>
            </w:pPr>
            <w:r w:rsidRPr="000337E3">
              <w:t>Writing 0: Does not clear the temperature measurement end flag.</w:t>
            </w:r>
          </w:p>
          <w:p w14:paraId="553FF445" w14:textId="049555F4" w:rsidR="00A13CB0" w:rsidRPr="000337E3" w:rsidRDefault="00A13CB0" w:rsidP="00C43F9D">
            <w:pPr>
              <w:pStyle w:val="af8"/>
            </w:pPr>
            <w:r w:rsidRPr="000337E3">
              <w:t>Writing 1: Clears the temperature measurement end flag.</w:t>
            </w:r>
          </w:p>
        </w:tc>
      </w:tr>
    </w:tbl>
    <w:p w14:paraId="099EAAE2" w14:textId="77777777" w:rsidR="00AC0DA7" w:rsidRPr="000337E3" w:rsidRDefault="00AC0DA7" w:rsidP="00005733">
      <w:pPr>
        <w:pStyle w:val="BodyText"/>
      </w:pPr>
    </w:p>
    <w:p w14:paraId="10B0BA55" w14:textId="66E90174" w:rsidR="00AC0DA7" w:rsidRPr="000337E3" w:rsidRDefault="00C43F9D" w:rsidP="00C43F9D">
      <w:pPr>
        <w:pStyle w:val="BodyText"/>
      </w:pPr>
      <w:r w:rsidRPr="000337E3">
        <w:br w:type="page"/>
      </w:r>
    </w:p>
    <w:p w14:paraId="76696214" w14:textId="13E9B049" w:rsidR="00AC0DA7" w:rsidRPr="000337E3" w:rsidRDefault="00AC0DA7" w:rsidP="00C43F9D">
      <w:pPr>
        <w:pStyle w:val="Heading3"/>
      </w:pPr>
      <w:bookmarkStart w:id="20" w:name="_Toc443438161"/>
      <w:r w:rsidRPr="000337E3">
        <w:lastRenderedPageBreak/>
        <w:t>OTS0OTFR — Temperature Sensor Flag Register</w:t>
      </w:r>
      <w:bookmarkEnd w:id="20"/>
    </w:p>
    <w:p w14:paraId="43E49785" w14:textId="6A5B5A83" w:rsidR="00AC0DA7" w:rsidRPr="000337E3" w:rsidRDefault="00AC0DA7" w:rsidP="00005733">
      <w:pPr>
        <w:pStyle w:val="BodyText"/>
      </w:pPr>
      <w:r w:rsidRPr="000337E3">
        <w:t xml:space="preserve">OTS0OTFR is an 8-bit read-only register to indicate temperature sensor flags. </w:t>
      </w:r>
    </w:p>
    <w:p w14:paraId="071C9EA4" w14:textId="77777777" w:rsidR="00C43F9D" w:rsidRPr="000337E3" w:rsidRDefault="00C43F9D" w:rsidP="00C43F9D">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0B5463" w:rsidRPr="000337E3" w14:paraId="3F86BE21" w14:textId="77777777" w:rsidTr="00D23247">
        <w:trPr>
          <w:jc w:val="right"/>
        </w:trPr>
        <w:tc>
          <w:tcPr>
            <w:tcW w:w="1247" w:type="dxa"/>
            <w:shd w:val="clear" w:color="auto" w:fill="auto"/>
          </w:tcPr>
          <w:p w14:paraId="31D18905" w14:textId="67888ADE" w:rsidR="000B5463" w:rsidRPr="000337E3" w:rsidRDefault="000B5463" w:rsidP="00D23247">
            <w:pPr>
              <w:pStyle w:val="7pt3"/>
              <w:rPr>
                <w:rStyle w:val="a9"/>
              </w:rPr>
            </w:pPr>
            <w:r>
              <w:rPr>
                <w:rStyle w:val="a9"/>
              </w:rPr>
              <w:t>Access:</w:t>
            </w:r>
          </w:p>
        </w:tc>
        <w:tc>
          <w:tcPr>
            <w:tcW w:w="170" w:type="dxa"/>
            <w:shd w:val="clear" w:color="auto" w:fill="auto"/>
          </w:tcPr>
          <w:p w14:paraId="4E8247CD" w14:textId="77777777" w:rsidR="000B5463" w:rsidRPr="000337E3" w:rsidRDefault="000B5463" w:rsidP="00D23247">
            <w:pPr>
              <w:pStyle w:val="7pt6"/>
              <w:rPr>
                <w:rStyle w:val="a9"/>
              </w:rPr>
            </w:pPr>
          </w:p>
        </w:tc>
        <w:tc>
          <w:tcPr>
            <w:tcW w:w="7462" w:type="dxa"/>
            <w:shd w:val="clear" w:color="auto" w:fill="auto"/>
          </w:tcPr>
          <w:p w14:paraId="77096C25" w14:textId="6AD75BF1" w:rsidR="000B5463" w:rsidRPr="000337E3" w:rsidRDefault="000B5463" w:rsidP="00D23247">
            <w:pPr>
              <w:pStyle w:val="7pt6"/>
            </w:pPr>
            <w:r w:rsidRPr="000B5463">
              <w:t>This register is a read-only register that can be read in 8-bit units.</w:t>
            </w:r>
          </w:p>
        </w:tc>
      </w:tr>
      <w:tr w:rsidR="000B5463" w:rsidRPr="000337E3" w14:paraId="2A53AFB5" w14:textId="77777777" w:rsidTr="00D23247">
        <w:trPr>
          <w:jc w:val="right"/>
        </w:trPr>
        <w:tc>
          <w:tcPr>
            <w:tcW w:w="1247" w:type="dxa"/>
            <w:shd w:val="clear" w:color="auto" w:fill="auto"/>
          </w:tcPr>
          <w:p w14:paraId="2D05D78B" w14:textId="62EF288E" w:rsidR="000B5463" w:rsidRPr="000337E3" w:rsidRDefault="000B5463" w:rsidP="00D23247">
            <w:pPr>
              <w:pStyle w:val="7pt3"/>
              <w:rPr>
                <w:rStyle w:val="a9"/>
              </w:rPr>
            </w:pPr>
            <w:r>
              <w:rPr>
                <w:rStyle w:val="a9"/>
              </w:rPr>
              <w:t>Address:</w:t>
            </w:r>
          </w:p>
        </w:tc>
        <w:tc>
          <w:tcPr>
            <w:tcW w:w="170" w:type="dxa"/>
            <w:shd w:val="clear" w:color="auto" w:fill="auto"/>
          </w:tcPr>
          <w:p w14:paraId="542AC3A4" w14:textId="77777777" w:rsidR="000B5463" w:rsidRPr="000337E3" w:rsidRDefault="000B5463" w:rsidP="00D23247">
            <w:pPr>
              <w:pStyle w:val="7pt6"/>
              <w:rPr>
                <w:rStyle w:val="a9"/>
              </w:rPr>
            </w:pPr>
          </w:p>
        </w:tc>
        <w:tc>
          <w:tcPr>
            <w:tcW w:w="7462" w:type="dxa"/>
            <w:shd w:val="clear" w:color="auto" w:fill="auto"/>
          </w:tcPr>
          <w:p w14:paraId="07A043BF" w14:textId="74801D7B" w:rsidR="000B5463" w:rsidRPr="000337E3" w:rsidRDefault="000B5463" w:rsidP="00D23247">
            <w:pPr>
              <w:pStyle w:val="7pt6"/>
            </w:pPr>
            <w:r>
              <w:t>&lt;</w:t>
            </w:r>
            <w:proofErr w:type="spellStart"/>
            <w:r>
              <w:t>OTSn_base</w:t>
            </w:r>
            <w:proofErr w:type="spellEnd"/>
            <w:r>
              <w:t xml:space="preserve">&gt; + </w:t>
            </w:r>
            <w:r w:rsidRPr="000B5463">
              <w:t>10</w:t>
            </w:r>
            <w:r w:rsidRPr="000B5463">
              <w:rPr>
                <w:vertAlign w:val="subscript"/>
              </w:rPr>
              <w:t>H</w:t>
            </w:r>
          </w:p>
        </w:tc>
      </w:tr>
      <w:tr w:rsidR="00C43F9D" w:rsidRPr="000337E3" w14:paraId="7287239A" w14:textId="77777777" w:rsidTr="00D23247">
        <w:trPr>
          <w:jc w:val="right"/>
        </w:trPr>
        <w:tc>
          <w:tcPr>
            <w:tcW w:w="1247" w:type="dxa"/>
            <w:shd w:val="clear" w:color="auto" w:fill="auto"/>
          </w:tcPr>
          <w:p w14:paraId="0B6C7A3A" w14:textId="77777777" w:rsidR="00C43F9D" w:rsidRPr="000337E3" w:rsidRDefault="00C43F9D" w:rsidP="00D23247">
            <w:pPr>
              <w:pStyle w:val="7pt3"/>
              <w:rPr>
                <w:rStyle w:val="a9"/>
              </w:rPr>
            </w:pPr>
            <w:r w:rsidRPr="000337E3">
              <w:rPr>
                <w:rStyle w:val="a9"/>
              </w:rPr>
              <w:t>Value after reset:</w:t>
            </w:r>
          </w:p>
        </w:tc>
        <w:tc>
          <w:tcPr>
            <w:tcW w:w="170" w:type="dxa"/>
            <w:shd w:val="clear" w:color="auto" w:fill="auto"/>
          </w:tcPr>
          <w:p w14:paraId="5B99A71D" w14:textId="77777777" w:rsidR="00C43F9D" w:rsidRPr="000337E3" w:rsidRDefault="00C43F9D" w:rsidP="00D23247">
            <w:pPr>
              <w:pStyle w:val="7pt6"/>
              <w:rPr>
                <w:rStyle w:val="a9"/>
              </w:rPr>
            </w:pPr>
          </w:p>
        </w:tc>
        <w:tc>
          <w:tcPr>
            <w:tcW w:w="7462" w:type="dxa"/>
            <w:shd w:val="clear" w:color="auto" w:fill="auto"/>
          </w:tcPr>
          <w:p w14:paraId="30ACDC2B" w14:textId="77777777" w:rsidR="00C43F9D" w:rsidRPr="000337E3" w:rsidRDefault="00C43F9D" w:rsidP="00D23247">
            <w:pPr>
              <w:pStyle w:val="7pt6"/>
            </w:pPr>
            <w:r w:rsidRPr="000337E3">
              <w:t>00</w:t>
            </w:r>
            <w:r w:rsidRPr="000337E3">
              <w:rPr>
                <w:rStyle w:val="a8"/>
              </w:rPr>
              <w:t>H</w:t>
            </w:r>
          </w:p>
        </w:tc>
      </w:tr>
    </w:tbl>
    <w:p w14:paraId="09AB5247" w14:textId="77777777" w:rsidR="00AC0DA7" w:rsidRPr="000337E3" w:rsidRDefault="00AC0DA7" w:rsidP="00C43F9D">
      <w:pPr>
        <w:pStyle w:val="SP"/>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C43F9D" w:rsidRPr="000337E3" w14:paraId="5ADD7572" w14:textId="77777777" w:rsidTr="00D23247">
        <w:trPr>
          <w:trHeight w:val="238"/>
        </w:trPr>
        <w:tc>
          <w:tcPr>
            <w:tcW w:w="1111" w:type="dxa"/>
            <w:shd w:val="clear" w:color="auto" w:fill="auto"/>
            <w:vAlign w:val="center"/>
          </w:tcPr>
          <w:p w14:paraId="22D174AD" w14:textId="77777777" w:rsidR="00C43F9D" w:rsidRPr="000337E3" w:rsidRDefault="00C43F9D" w:rsidP="00D23247">
            <w:pPr>
              <w:pStyle w:val="bit"/>
            </w:pPr>
            <w:r w:rsidRPr="000337E3">
              <w:t>Bit</w:t>
            </w:r>
          </w:p>
        </w:tc>
        <w:tc>
          <w:tcPr>
            <w:tcW w:w="1066" w:type="dxa"/>
            <w:tcBorders>
              <w:bottom w:val="single" w:sz="4" w:space="0" w:color="auto"/>
            </w:tcBorders>
            <w:shd w:val="clear" w:color="auto" w:fill="auto"/>
            <w:vAlign w:val="center"/>
          </w:tcPr>
          <w:p w14:paraId="5875C5DC" w14:textId="77777777" w:rsidR="00C43F9D" w:rsidRPr="000337E3" w:rsidRDefault="00C43F9D" w:rsidP="00D23247">
            <w:pPr>
              <w:pStyle w:val="bit0"/>
            </w:pPr>
            <w:r w:rsidRPr="000337E3">
              <w:rPr>
                <w:rFonts w:hint="eastAsia"/>
              </w:rPr>
              <w:t>7</w:t>
            </w:r>
          </w:p>
        </w:tc>
        <w:tc>
          <w:tcPr>
            <w:tcW w:w="1066" w:type="dxa"/>
            <w:tcBorders>
              <w:bottom w:val="single" w:sz="4" w:space="0" w:color="auto"/>
            </w:tcBorders>
            <w:shd w:val="clear" w:color="auto" w:fill="auto"/>
            <w:vAlign w:val="center"/>
          </w:tcPr>
          <w:p w14:paraId="3934632C" w14:textId="77777777" w:rsidR="00C43F9D" w:rsidRPr="000337E3" w:rsidRDefault="00C43F9D" w:rsidP="00D23247">
            <w:pPr>
              <w:pStyle w:val="bit0"/>
            </w:pPr>
            <w:r w:rsidRPr="000337E3">
              <w:rPr>
                <w:rFonts w:hint="eastAsia"/>
              </w:rPr>
              <w:t>6</w:t>
            </w:r>
          </w:p>
        </w:tc>
        <w:tc>
          <w:tcPr>
            <w:tcW w:w="1066" w:type="dxa"/>
            <w:tcBorders>
              <w:bottom w:val="single" w:sz="4" w:space="0" w:color="auto"/>
            </w:tcBorders>
            <w:shd w:val="clear" w:color="auto" w:fill="auto"/>
            <w:vAlign w:val="center"/>
          </w:tcPr>
          <w:p w14:paraId="29CD73D7" w14:textId="77777777" w:rsidR="00C43F9D" w:rsidRPr="000337E3" w:rsidRDefault="00C43F9D" w:rsidP="00D23247">
            <w:pPr>
              <w:pStyle w:val="bit0"/>
            </w:pPr>
            <w:r w:rsidRPr="000337E3">
              <w:rPr>
                <w:rFonts w:hint="eastAsia"/>
              </w:rPr>
              <w:t>5</w:t>
            </w:r>
          </w:p>
        </w:tc>
        <w:tc>
          <w:tcPr>
            <w:tcW w:w="1066" w:type="dxa"/>
            <w:tcBorders>
              <w:bottom w:val="single" w:sz="4" w:space="0" w:color="auto"/>
            </w:tcBorders>
            <w:shd w:val="clear" w:color="auto" w:fill="auto"/>
            <w:vAlign w:val="center"/>
          </w:tcPr>
          <w:p w14:paraId="49E1C550" w14:textId="77777777" w:rsidR="00C43F9D" w:rsidRPr="000337E3" w:rsidRDefault="00C43F9D" w:rsidP="00D23247">
            <w:pPr>
              <w:pStyle w:val="bit0"/>
            </w:pPr>
            <w:r w:rsidRPr="000337E3">
              <w:rPr>
                <w:rFonts w:hint="eastAsia"/>
              </w:rPr>
              <w:t>4</w:t>
            </w:r>
          </w:p>
        </w:tc>
        <w:tc>
          <w:tcPr>
            <w:tcW w:w="1066" w:type="dxa"/>
            <w:tcBorders>
              <w:bottom w:val="single" w:sz="4" w:space="0" w:color="auto"/>
            </w:tcBorders>
            <w:shd w:val="clear" w:color="auto" w:fill="auto"/>
            <w:vAlign w:val="center"/>
          </w:tcPr>
          <w:p w14:paraId="755B6F77" w14:textId="77777777" w:rsidR="00C43F9D" w:rsidRPr="000337E3" w:rsidRDefault="00C43F9D" w:rsidP="00D23247">
            <w:pPr>
              <w:pStyle w:val="bit0"/>
            </w:pPr>
            <w:r w:rsidRPr="000337E3">
              <w:rPr>
                <w:rFonts w:hint="eastAsia"/>
              </w:rPr>
              <w:t>3</w:t>
            </w:r>
          </w:p>
        </w:tc>
        <w:tc>
          <w:tcPr>
            <w:tcW w:w="1066" w:type="dxa"/>
            <w:tcBorders>
              <w:bottom w:val="single" w:sz="4" w:space="0" w:color="auto"/>
            </w:tcBorders>
            <w:shd w:val="clear" w:color="auto" w:fill="auto"/>
            <w:vAlign w:val="center"/>
          </w:tcPr>
          <w:p w14:paraId="4FD02D87" w14:textId="77777777" w:rsidR="00C43F9D" w:rsidRPr="000337E3" w:rsidRDefault="00C43F9D" w:rsidP="00D23247">
            <w:pPr>
              <w:pStyle w:val="bit0"/>
            </w:pPr>
            <w:r w:rsidRPr="000337E3">
              <w:rPr>
                <w:rFonts w:hint="eastAsia"/>
              </w:rPr>
              <w:t>2</w:t>
            </w:r>
          </w:p>
        </w:tc>
        <w:tc>
          <w:tcPr>
            <w:tcW w:w="1066" w:type="dxa"/>
            <w:tcBorders>
              <w:bottom w:val="single" w:sz="4" w:space="0" w:color="auto"/>
            </w:tcBorders>
            <w:shd w:val="clear" w:color="auto" w:fill="auto"/>
            <w:vAlign w:val="center"/>
          </w:tcPr>
          <w:p w14:paraId="006F7348" w14:textId="77777777" w:rsidR="00C43F9D" w:rsidRPr="000337E3" w:rsidRDefault="00C43F9D" w:rsidP="00D23247">
            <w:pPr>
              <w:pStyle w:val="bit0"/>
            </w:pPr>
            <w:r w:rsidRPr="000337E3">
              <w:rPr>
                <w:rFonts w:hint="eastAsia"/>
              </w:rPr>
              <w:t>1</w:t>
            </w:r>
          </w:p>
        </w:tc>
        <w:tc>
          <w:tcPr>
            <w:tcW w:w="1066" w:type="dxa"/>
            <w:tcBorders>
              <w:bottom w:val="single" w:sz="4" w:space="0" w:color="auto"/>
            </w:tcBorders>
            <w:shd w:val="clear" w:color="auto" w:fill="auto"/>
            <w:vAlign w:val="center"/>
          </w:tcPr>
          <w:p w14:paraId="4EA63F76" w14:textId="77777777" w:rsidR="00C43F9D" w:rsidRPr="000337E3" w:rsidRDefault="00C43F9D" w:rsidP="00D23247">
            <w:pPr>
              <w:pStyle w:val="bit0"/>
            </w:pPr>
            <w:r w:rsidRPr="000337E3">
              <w:rPr>
                <w:rFonts w:hint="eastAsia"/>
              </w:rPr>
              <w:t>0</w:t>
            </w:r>
          </w:p>
        </w:tc>
      </w:tr>
      <w:tr w:rsidR="00C43F9D" w:rsidRPr="000337E3" w14:paraId="12FED4D5" w14:textId="77777777" w:rsidTr="00D23247">
        <w:trPr>
          <w:trHeight w:val="567"/>
        </w:trPr>
        <w:tc>
          <w:tcPr>
            <w:tcW w:w="1111" w:type="dxa"/>
            <w:tcBorders>
              <w:right w:val="single" w:sz="4" w:space="0" w:color="auto"/>
            </w:tcBorders>
            <w:shd w:val="clear" w:color="auto" w:fill="auto"/>
            <w:vAlign w:val="center"/>
          </w:tcPr>
          <w:p w14:paraId="7CEF8B13" w14:textId="77777777" w:rsidR="00C43F9D" w:rsidRPr="000337E3" w:rsidRDefault="00C43F9D" w:rsidP="00D23247">
            <w:pPr>
              <w:pStyle w:val="bit"/>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CB750FD" w14:textId="77777777" w:rsidR="00C43F9D" w:rsidRPr="000337E3" w:rsidRDefault="00C43F9D"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6FAAC1C4" w14:textId="77777777" w:rsidR="00C43F9D" w:rsidRPr="000337E3" w:rsidRDefault="00C43F9D"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4D85D77" w14:textId="77777777" w:rsidR="00C43F9D" w:rsidRPr="000337E3" w:rsidRDefault="00C43F9D"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B864903" w14:textId="77777777" w:rsidR="00C43F9D" w:rsidRPr="000337E3" w:rsidRDefault="00C43F9D"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69ABED6D" w14:textId="77777777" w:rsidR="00C43F9D" w:rsidRPr="000337E3" w:rsidRDefault="00C43F9D"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3C059D3" w14:textId="1E884487" w:rsidR="00C43F9D" w:rsidRPr="000337E3" w:rsidRDefault="00C43F9D" w:rsidP="00D23247">
            <w:pPr>
              <w:pStyle w:val="bit0"/>
            </w:pPr>
            <w:r w:rsidRPr="000337E3">
              <w:rPr>
                <w:rFonts w:cs="Arial"/>
              </w:rPr>
              <w:t>SDER</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542A45C" w14:textId="527AF8A5" w:rsidR="00C43F9D" w:rsidRPr="000337E3" w:rsidRDefault="00C43F9D" w:rsidP="00D23247">
            <w:pPr>
              <w:pStyle w:val="bit0"/>
            </w:pPr>
            <w:r w:rsidRPr="000337E3">
              <w:rPr>
                <w:rFonts w:cs="Arial"/>
              </w:rPr>
              <w:t>OTACT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68A81371" w14:textId="29B50A59" w:rsidR="00C43F9D" w:rsidRPr="000337E3" w:rsidRDefault="00C43F9D" w:rsidP="00D23247">
            <w:pPr>
              <w:pStyle w:val="bit0"/>
            </w:pPr>
            <w:r w:rsidRPr="000337E3">
              <w:rPr>
                <w:rFonts w:cs="Arial"/>
              </w:rPr>
              <w:t>OTF</w:t>
            </w:r>
          </w:p>
        </w:tc>
      </w:tr>
      <w:tr w:rsidR="00C43F9D" w:rsidRPr="000337E3" w14:paraId="51514374" w14:textId="77777777" w:rsidTr="00D23247">
        <w:trPr>
          <w:trHeight w:val="238"/>
        </w:trPr>
        <w:tc>
          <w:tcPr>
            <w:tcW w:w="1111" w:type="dxa"/>
            <w:shd w:val="clear" w:color="auto" w:fill="auto"/>
            <w:vAlign w:val="center"/>
          </w:tcPr>
          <w:p w14:paraId="5537AFBE" w14:textId="77777777" w:rsidR="00C43F9D" w:rsidRPr="000337E3" w:rsidRDefault="00C43F9D" w:rsidP="00D23247">
            <w:pPr>
              <w:pStyle w:val="bit"/>
            </w:pPr>
            <w:r w:rsidRPr="000337E3">
              <w:t>Value after reset</w:t>
            </w:r>
          </w:p>
        </w:tc>
        <w:tc>
          <w:tcPr>
            <w:tcW w:w="1066" w:type="dxa"/>
            <w:tcBorders>
              <w:top w:val="single" w:sz="4" w:space="0" w:color="auto"/>
            </w:tcBorders>
            <w:shd w:val="clear" w:color="auto" w:fill="auto"/>
            <w:vAlign w:val="center"/>
          </w:tcPr>
          <w:p w14:paraId="545DE6FC" w14:textId="77777777" w:rsidR="00C43F9D" w:rsidRPr="000337E3" w:rsidRDefault="00C43F9D" w:rsidP="00D23247">
            <w:pPr>
              <w:pStyle w:val="bit0"/>
            </w:pPr>
            <w:r w:rsidRPr="000337E3">
              <w:rPr>
                <w:rFonts w:hint="eastAsia"/>
              </w:rPr>
              <w:t>0</w:t>
            </w:r>
          </w:p>
        </w:tc>
        <w:tc>
          <w:tcPr>
            <w:tcW w:w="1066" w:type="dxa"/>
            <w:tcBorders>
              <w:top w:val="single" w:sz="4" w:space="0" w:color="auto"/>
            </w:tcBorders>
            <w:shd w:val="clear" w:color="auto" w:fill="auto"/>
            <w:vAlign w:val="center"/>
          </w:tcPr>
          <w:p w14:paraId="31733F05" w14:textId="77777777" w:rsidR="00C43F9D" w:rsidRPr="000337E3" w:rsidRDefault="00C43F9D" w:rsidP="00D23247">
            <w:pPr>
              <w:pStyle w:val="bit0"/>
            </w:pPr>
            <w:r w:rsidRPr="000337E3">
              <w:t>0</w:t>
            </w:r>
          </w:p>
        </w:tc>
        <w:tc>
          <w:tcPr>
            <w:tcW w:w="1066" w:type="dxa"/>
            <w:tcBorders>
              <w:top w:val="single" w:sz="4" w:space="0" w:color="auto"/>
            </w:tcBorders>
            <w:shd w:val="clear" w:color="auto" w:fill="auto"/>
            <w:vAlign w:val="center"/>
          </w:tcPr>
          <w:p w14:paraId="2D4564C1" w14:textId="77777777" w:rsidR="00C43F9D" w:rsidRPr="000337E3" w:rsidRDefault="00C43F9D" w:rsidP="00D23247">
            <w:pPr>
              <w:pStyle w:val="bit0"/>
            </w:pPr>
            <w:r w:rsidRPr="000337E3">
              <w:t>0</w:t>
            </w:r>
          </w:p>
        </w:tc>
        <w:tc>
          <w:tcPr>
            <w:tcW w:w="1066" w:type="dxa"/>
            <w:tcBorders>
              <w:top w:val="single" w:sz="4" w:space="0" w:color="auto"/>
            </w:tcBorders>
            <w:shd w:val="clear" w:color="auto" w:fill="auto"/>
            <w:vAlign w:val="center"/>
          </w:tcPr>
          <w:p w14:paraId="5A3713F5" w14:textId="77777777" w:rsidR="00C43F9D" w:rsidRPr="000337E3" w:rsidRDefault="00C43F9D" w:rsidP="00D23247">
            <w:pPr>
              <w:pStyle w:val="bit0"/>
            </w:pPr>
            <w:r w:rsidRPr="000337E3">
              <w:t>0</w:t>
            </w:r>
          </w:p>
        </w:tc>
        <w:tc>
          <w:tcPr>
            <w:tcW w:w="1066" w:type="dxa"/>
            <w:tcBorders>
              <w:top w:val="single" w:sz="4" w:space="0" w:color="auto"/>
            </w:tcBorders>
            <w:shd w:val="clear" w:color="auto" w:fill="auto"/>
            <w:vAlign w:val="center"/>
          </w:tcPr>
          <w:p w14:paraId="0E0581A9" w14:textId="77777777" w:rsidR="00C43F9D" w:rsidRPr="000337E3" w:rsidRDefault="00C43F9D" w:rsidP="00D23247">
            <w:pPr>
              <w:pStyle w:val="bit0"/>
            </w:pPr>
            <w:r w:rsidRPr="000337E3">
              <w:t>0</w:t>
            </w:r>
          </w:p>
        </w:tc>
        <w:tc>
          <w:tcPr>
            <w:tcW w:w="1066" w:type="dxa"/>
            <w:tcBorders>
              <w:top w:val="single" w:sz="4" w:space="0" w:color="auto"/>
            </w:tcBorders>
            <w:shd w:val="clear" w:color="auto" w:fill="auto"/>
            <w:vAlign w:val="center"/>
          </w:tcPr>
          <w:p w14:paraId="044BFA34" w14:textId="77777777" w:rsidR="00C43F9D" w:rsidRPr="000337E3" w:rsidRDefault="00C43F9D" w:rsidP="00D23247">
            <w:pPr>
              <w:pStyle w:val="bit0"/>
            </w:pPr>
            <w:r w:rsidRPr="000337E3">
              <w:t>0</w:t>
            </w:r>
          </w:p>
        </w:tc>
        <w:tc>
          <w:tcPr>
            <w:tcW w:w="1066" w:type="dxa"/>
            <w:tcBorders>
              <w:top w:val="single" w:sz="4" w:space="0" w:color="auto"/>
            </w:tcBorders>
            <w:shd w:val="clear" w:color="auto" w:fill="auto"/>
            <w:vAlign w:val="center"/>
          </w:tcPr>
          <w:p w14:paraId="71CA4D24" w14:textId="77777777" w:rsidR="00C43F9D" w:rsidRPr="000337E3" w:rsidRDefault="00C43F9D" w:rsidP="00D23247">
            <w:pPr>
              <w:pStyle w:val="bit0"/>
            </w:pPr>
            <w:r w:rsidRPr="000337E3">
              <w:t>0</w:t>
            </w:r>
          </w:p>
        </w:tc>
        <w:tc>
          <w:tcPr>
            <w:tcW w:w="1066" w:type="dxa"/>
            <w:tcBorders>
              <w:top w:val="single" w:sz="4" w:space="0" w:color="auto"/>
            </w:tcBorders>
            <w:shd w:val="clear" w:color="auto" w:fill="auto"/>
            <w:vAlign w:val="center"/>
          </w:tcPr>
          <w:p w14:paraId="78FE5D61" w14:textId="77777777" w:rsidR="00C43F9D" w:rsidRPr="000337E3" w:rsidRDefault="00C43F9D" w:rsidP="00D23247">
            <w:pPr>
              <w:pStyle w:val="bit0"/>
            </w:pPr>
            <w:r w:rsidRPr="000337E3">
              <w:t>0</w:t>
            </w:r>
          </w:p>
        </w:tc>
      </w:tr>
      <w:tr w:rsidR="00C43F9D" w:rsidRPr="000337E3" w14:paraId="2615A16F" w14:textId="77777777" w:rsidTr="00D23247">
        <w:trPr>
          <w:trHeight w:val="238"/>
        </w:trPr>
        <w:tc>
          <w:tcPr>
            <w:tcW w:w="1111" w:type="dxa"/>
            <w:shd w:val="clear" w:color="auto" w:fill="auto"/>
            <w:vAlign w:val="center"/>
          </w:tcPr>
          <w:p w14:paraId="3595A4AA" w14:textId="77777777" w:rsidR="00C43F9D" w:rsidRPr="000337E3" w:rsidRDefault="00C43F9D" w:rsidP="00D23247">
            <w:pPr>
              <w:pStyle w:val="bit"/>
            </w:pPr>
            <w:r w:rsidRPr="000337E3">
              <w:t>R/W</w:t>
            </w:r>
          </w:p>
        </w:tc>
        <w:tc>
          <w:tcPr>
            <w:tcW w:w="1066" w:type="dxa"/>
            <w:shd w:val="clear" w:color="auto" w:fill="auto"/>
            <w:vAlign w:val="center"/>
          </w:tcPr>
          <w:p w14:paraId="48DADA56" w14:textId="77777777" w:rsidR="00C43F9D" w:rsidRPr="000337E3" w:rsidRDefault="00C43F9D" w:rsidP="00D23247">
            <w:pPr>
              <w:pStyle w:val="bit0"/>
            </w:pPr>
            <w:r w:rsidRPr="000337E3">
              <w:t>R</w:t>
            </w:r>
          </w:p>
        </w:tc>
        <w:tc>
          <w:tcPr>
            <w:tcW w:w="1066" w:type="dxa"/>
            <w:shd w:val="clear" w:color="auto" w:fill="auto"/>
            <w:vAlign w:val="center"/>
          </w:tcPr>
          <w:p w14:paraId="0EF6E126" w14:textId="77777777" w:rsidR="00C43F9D" w:rsidRPr="000337E3" w:rsidRDefault="00C43F9D" w:rsidP="00D23247">
            <w:pPr>
              <w:pStyle w:val="bit0"/>
            </w:pPr>
            <w:r w:rsidRPr="000337E3">
              <w:t>R</w:t>
            </w:r>
          </w:p>
        </w:tc>
        <w:tc>
          <w:tcPr>
            <w:tcW w:w="1066" w:type="dxa"/>
            <w:shd w:val="clear" w:color="auto" w:fill="auto"/>
            <w:vAlign w:val="center"/>
          </w:tcPr>
          <w:p w14:paraId="3028225B" w14:textId="77777777" w:rsidR="00C43F9D" w:rsidRPr="000337E3" w:rsidRDefault="00C43F9D" w:rsidP="00D23247">
            <w:pPr>
              <w:pStyle w:val="bit0"/>
            </w:pPr>
            <w:r w:rsidRPr="000337E3">
              <w:t>R</w:t>
            </w:r>
          </w:p>
        </w:tc>
        <w:tc>
          <w:tcPr>
            <w:tcW w:w="1066" w:type="dxa"/>
            <w:shd w:val="clear" w:color="auto" w:fill="auto"/>
            <w:vAlign w:val="center"/>
          </w:tcPr>
          <w:p w14:paraId="0EBAD5B4" w14:textId="77777777" w:rsidR="00C43F9D" w:rsidRPr="000337E3" w:rsidRDefault="00C43F9D" w:rsidP="00D23247">
            <w:pPr>
              <w:pStyle w:val="bit0"/>
            </w:pPr>
            <w:r w:rsidRPr="000337E3">
              <w:t>R</w:t>
            </w:r>
          </w:p>
        </w:tc>
        <w:tc>
          <w:tcPr>
            <w:tcW w:w="1066" w:type="dxa"/>
            <w:shd w:val="clear" w:color="auto" w:fill="auto"/>
            <w:vAlign w:val="center"/>
          </w:tcPr>
          <w:p w14:paraId="30A5094C" w14:textId="77777777" w:rsidR="00C43F9D" w:rsidRPr="000337E3" w:rsidRDefault="00C43F9D" w:rsidP="00D23247">
            <w:pPr>
              <w:pStyle w:val="bit0"/>
            </w:pPr>
            <w:r w:rsidRPr="000337E3">
              <w:t>R</w:t>
            </w:r>
          </w:p>
        </w:tc>
        <w:tc>
          <w:tcPr>
            <w:tcW w:w="1066" w:type="dxa"/>
            <w:shd w:val="clear" w:color="auto" w:fill="auto"/>
            <w:vAlign w:val="center"/>
          </w:tcPr>
          <w:p w14:paraId="46627736" w14:textId="3169543F" w:rsidR="00C43F9D" w:rsidRPr="000337E3" w:rsidRDefault="00C43F9D" w:rsidP="00D23247">
            <w:pPr>
              <w:pStyle w:val="bit0"/>
            </w:pPr>
            <w:r w:rsidRPr="000337E3">
              <w:t>R</w:t>
            </w:r>
          </w:p>
        </w:tc>
        <w:tc>
          <w:tcPr>
            <w:tcW w:w="1066" w:type="dxa"/>
            <w:shd w:val="clear" w:color="auto" w:fill="auto"/>
            <w:vAlign w:val="center"/>
          </w:tcPr>
          <w:p w14:paraId="4A841AD9" w14:textId="77777777" w:rsidR="00C43F9D" w:rsidRPr="000337E3" w:rsidRDefault="00C43F9D" w:rsidP="00D23247">
            <w:pPr>
              <w:pStyle w:val="bit0"/>
            </w:pPr>
            <w:r w:rsidRPr="000337E3">
              <w:t>R</w:t>
            </w:r>
          </w:p>
        </w:tc>
        <w:tc>
          <w:tcPr>
            <w:tcW w:w="1066" w:type="dxa"/>
            <w:shd w:val="clear" w:color="auto" w:fill="auto"/>
            <w:vAlign w:val="center"/>
          </w:tcPr>
          <w:p w14:paraId="4906D491" w14:textId="7C4AC35C" w:rsidR="00C43F9D" w:rsidRPr="000337E3" w:rsidRDefault="00C43F9D" w:rsidP="00D23247">
            <w:pPr>
              <w:pStyle w:val="bit0"/>
            </w:pPr>
            <w:r w:rsidRPr="000337E3">
              <w:t>R</w:t>
            </w:r>
          </w:p>
        </w:tc>
      </w:tr>
    </w:tbl>
    <w:p w14:paraId="68687F56" w14:textId="6526C8B2" w:rsidR="00477642" w:rsidRPr="000337E3" w:rsidRDefault="00477642" w:rsidP="00477642">
      <w:pPr>
        <w:pStyle w:val="Caption"/>
      </w:pPr>
      <w:r w:rsidRPr="000337E3">
        <w:t xml:space="preserve">Table </w:t>
      </w:r>
      <w:r w:rsidR="00890203">
        <w:fldChar w:fldCharType="begin"/>
      </w:r>
      <w:r w:rsidR="00890203">
        <w:instrText xml:space="preserve"> STYLEREF 1 \s </w:instrText>
      </w:r>
      <w:r w:rsidR="00890203">
        <w:fldChar w:fldCharType="separate"/>
      </w:r>
      <w:r w:rsidR="00473C60">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473C60">
        <w:rPr>
          <w:noProof/>
        </w:rPr>
        <w:t>12</w:t>
      </w:r>
      <w:r w:rsidR="00890203">
        <w:rPr>
          <w:noProof/>
        </w:rPr>
        <w:fldChar w:fldCharType="end"/>
      </w:r>
      <w:r w:rsidR="00356644">
        <w:tab/>
      </w:r>
      <w:r w:rsidRPr="000337E3">
        <w:t>OTS0OTFR Register</w:t>
      </w:r>
      <w:r w:rsidR="00356644">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477642" w:rsidRPr="000337E3" w14:paraId="706ACF28" w14:textId="77777777" w:rsidTr="00C275C3">
        <w:tc>
          <w:tcPr>
            <w:tcW w:w="1134" w:type="dxa"/>
            <w:shd w:val="pct15" w:color="auto" w:fill="auto"/>
            <w:vAlign w:val="bottom"/>
          </w:tcPr>
          <w:p w14:paraId="278930EB" w14:textId="77777777" w:rsidR="00477642" w:rsidRPr="000337E3" w:rsidRDefault="00477642" w:rsidP="00477642">
            <w:pPr>
              <w:pStyle w:val="a3"/>
            </w:pPr>
            <w:r w:rsidRPr="000337E3">
              <w:t>Bit Position</w:t>
            </w:r>
          </w:p>
        </w:tc>
        <w:tc>
          <w:tcPr>
            <w:tcW w:w="1701" w:type="dxa"/>
            <w:shd w:val="pct15" w:color="auto" w:fill="auto"/>
            <w:vAlign w:val="bottom"/>
          </w:tcPr>
          <w:p w14:paraId="55267C7D" w14:textId="77777777" w:rsidR="00477642" w:rsidRPr="000337E3" w:rsidRDefault="00477642" w:rsidP="00477642">
            <w:pPr>
              <w:pStyle w:val="a3"/>
            </w:pPr>
            <w:r w:rsidRPr="000337E3">
              <w:t>Bit Name</w:t>
            </w:r>
          </w:p>
        </w:tc>
        <w:tc>
          <w:tcPr>
            <w:tcW w:w="6804" w:type="dxa"/>
            <w:shd w:val="pct15" w:color="auto" w:fill="auto"/>
            <w:vAlign w:val="bottom"/>
          </w:tcPr>
          <w:p w14:paraId="4082AE70" w14:textId="77777777" w:rsidR="00477642" w:rsidRPr="000337E3" w:rsidRDefault="00477642" w:rsidP="00477642">
            <w:pPr>
              <w:pStyle w:val="a3"/>
            </w:pPr>
            <w:r w:rsidRPr="000337E3">
              <w:t>Function</w:t>
            </w:r>
          </w:p>
        </w:tc>
      </w:tr>
      <w:tr w:rsidR="00477642" w:rsidRPr="000337E3" w14:paraId="12CAA6AF" w14:textId="77777777" w:rsidTr="00C275C3">
        <w:tc>
          <w:tcPr>
            <w:tcW w:w="1134" w:type="dxa"/>
          </w:tcPr>
          <w:p w14:paraId="4C9A34E1" w14:textId="77777777" w:rsidR="00477642" w:rsidRPr="000337E3" w:rsidRDefault="00477642" w:rsidP="00477642">
            <w:pPr>
              <w:pStyle w:val="a4"/>
            </w:pPr>
            <w:r w:rsidRPr="000337E3">
              <w:t>7 to 3</w:t>
            </w:r>
          </w:p>
        </w:tc>
        <w:tc>
          <w:tcPr>
            <w:tcW w:w="1701" w:type="dxa"/>
          </w:tcPr>
          <w:p w14:paraId="52EB859C" w14:textId="7F2CCE6D" w:rsidR="00477642" w:rsidRPr="000337E3" w:rsidRDefault="00773E8B" w:rsidP="00477642">
            <w:pPr>
              <w:pStyle w:val="a4"/>
            </w:pPr>
            <w:r>
              <w:rPr>
                <w:rFonts w:cs="Arial"/>
              </w:rPr>
              <w:t>—</w:t>
            </w:r>
          </w:p>
        </w:tc>
        <w:tc>
          <w:tcPr>
            <w:tcW w:w="6804" w:type="dxa"/>
          </w:tcPr>
          <w:p w14:paraId="48641F2F" w14:textId="62B44E67" w:rsidR="00F34DE6" w:rsidRPr="000337E3" w:rsidRDefault="00A51DA0" w:rsidP="00477642">
            <w:pPr>
              <w:pStyle w:val="a4"/>
            </w:pPr>
            <w:r w:rsidRPr="000337E3">
              <w:t>Reserved</w:t>
            </w:r>
          </w:p>
          <w:p w14:paraId="3071A4C3" w14:textId="440D3BC5" w:rsidR="00477642" w:rsidRPr="000337E3" w:rsidRDefault="00477642" w:rsidP="00477642">
            <w:pPr>
              <w:pStyle w:val="a4"/>
            </w:pPr>
            <w:r w:rsidRPr="000337E3">
              <w:t>When read, the value after reset is returned.</w:t>
            </w:r>
          </w:p>
        </w:tc>
      </w:tr>
      <w:tr w:rsidR="00477642" w:rsidRPr="000337E3" w14:paraId="7D9664C0" w14:textId="77777777" w:rsidTr="00C275C3">
        <w:tc>
          <w:tcPr>
            <w:tcW w:w="1134" w:type="dxa"/>
          </w:tcPr>
          <w:p w14:paraId="036932E3" w14:textId="77777777" w:rsidR="00477642" w:rsidRPr="000337E3" w:rsidRDefault="00477642" w:rsidP="00477642">
            <w:pPr>
              <w:pStyle w:val="a4"/>
            </w:pPr>
            <w:r w:rsidRPr="000337E3">
              <w:t>2</w:t>
            </w:r>
          </w:p>
        </w:tc>
        <w:tc>
          <w:tcPr>
            <w:tcW w:w="1701" w:type="dxa"/>
          </w:tcPr>
          <w:p w14:paraId="75D1E17D" w14:textId="77777777" w:rsidR="00477642" w:rsidRPr="000337E3" w:rsidRDefault="00477642" w:rsidP="00477642">
            <w:pPr>
              <w:pStyle w:val="a4"/>
            </w:pPr>
            <w:r w:rsidRPr="000337E3">
              <w:t>SDER</w:t>
            </w:r>
          </w:p>
        </w:tc>
        <w:tc>
          <w:tcPr>
            <w:tcW w:w="6804" w:type="dxa"/>
          </w:tcPr>
          <w:p w14:paraId="02265681" w14:textId="77777777" w:rsidR="008D24A9" w:rsidRDefault="008D24A9" w:rsidP="008D24A9">
            <w:pPr>
              <w:pStyle w:val="a4"/>
              <w:rPr>
                <w:snapToGrid/>
              </w:rPr>
            </w:pPr>
            <w:r>
              <w:t>Diagnosis Error</w:t>
            </w:r>
          </w:p>
          <w:p w14:paraId="13D1314A" w14:textId="77777777" w:rsidR="008D24A9" w:rsidRDefault="008D24A9" w:rsidP="008D24A9">
            <w:pPr>
              <w:pStyle w:val="a4"/>
            </w:pPr>
            <w:r>
              <w:t xml:space="preserve"> Setting condition</w:t>
            </w:r>
          </w:p>
          <w:p w14:paraId="5B5C8D9E" w14:textId="6BB6F88C" w:rsidR="008D24A9" w:rsidRDefault="008D24A9" w:rsidP="00E3244E">
            <w:pPr>
              <w:pStyle w:val="af8"/>
            </w:pPr>
            <w:r>
              <w:t>A diagnosis error occurred.</w:t>
            </w:r>
          </w:p>
          <w:p w14:paraId="08B1DDEA" w14:textId="77777777" w:rsidR="008D24A9" w:rsidRPr="00E3244E" w:rsidRDefault="008D24A9" w:rsidP="008D24A9">
            <w:pPr>
              <w:pStyle w:val="a4"/>
            </w:pPr>
            <w:r>
              <w:t xml:space="preserve"> Cle</w:t>
            </w:r>
            <w:r w:rsidRPr="00E3244E">
              <w:t>aring condition</w:t>
            </w:r>
          </w:p>
          <w:p w14:paraId="0FC46D00" w14:textId="2CCC9EDA" w:rsidR="00477642" w:rsidRPr="000337E3" w:rsidRDefault="008D24A9" w:rsidP="008D24A9">
            <w:pPr>
              <w:pStyle w:val="af8"/>
            </w:pPr>
            <w:r w:rsidRPr="00E3244E">
              <w:t>Write SDERC to 1 in OTS0OTFCR</w:t>
            </w:r>
          </w:p>
        </w:tc>
      </w:tr>
      <w:tr w:rsidR="00477642" w:rsidRPr="000337E3" w14:paraId="1D2B3BA3" w14:textId="77777777" w:rsidTr="00C275C3">
        <w:tc>
          <w:tcPr>
            <w:tcW w:w="1134" w:type="dxa"/>
          </w:tcPr>
          <w:p w14:paraId="0DA40C18" w14:textId="77777777" w:rsidR="00477642" w:rsidRPr="000337E3" w:rsidRDefault="00477642" w:rsidP="00477642">
            <w:pPr>
              <w:pStyle w:val="a4"/>
            </w:pPr>
            <w:r w:rsidRPr="000337E3">
              <w:t>1</w:t>
            </w:r>
          </w:p>
        </w:tc>
        <w:tc>
          <w:tcPr>
            <w:tcW w:w="1701" w:type="dxa"/>
          </w:tcPr>
          <w:p w14:paraId="6970AF63" w14:textId="77777777" w:rsidR="00477642" w:rsidRPr="000337E3" w:rsidRDefault="00477642" w:rsidP="00477642">
            <w:pPr>
              <w:pStyle w:val="a4"/>
            </w:pPr>
            <w:r w:rsidRPr="000337E3">
              <w:t>OTACT</w:t>
            </w:r>
          </w:p>
        </w:tc>
        <w:tc>
          <w:tcPr>
            <w:tcW w:w="6804" w:type="dxa"/>
          </w:tcPr>
          <w:p w14:paraId="3D8C2022" w14:textId="5A6136C9" w:rsidR="00C275C3" w:rsidRPr="000337E3" w:rsidRDefault="00C275C3" w:rsidP="00477642">
            <w:pPr>
              <w:pStyle w:val="a4"/>
            </w:pPr>
            <w:r w:rsidRPr="000337E3">
              <w:t>Temperature Sensor Status</w:t>
            </w:r>
          </w:p>
          <w:p w14:paraId="5E7FAEAF" w14:textId="77777777" w:rsidR="00C275C3" w:rsidRPr="000337E3" w:rsidRDefault="00477642" w:rsidP="00C275C3">
            <w:pPr>
              <w:pStyle w:val="af8"/>
            </w:pPr>
            <w:r w:rsidRPr="000337E3">
              <w:t>0: The temperature sensor is in the idle state.</w:t>
            </w:r>
          </w:p>
          <w:p w14:paraId="23054B6C" w14:textId="635D5E77" w:rsidR="00477642" w:rsidRPr="000337E3" w:rsidRDefault="00477642" w:rsidP="00C275C3">
            <w:pPr>
              <w:pStyle w:val="af8"/>
            </w:pPr>
            <w:r w:rsidRPr="000337E3">
              <w:t>1: The temperature sensor is operating.</w:t>
            </w:r>
          </w:p>
        </w:tc>
      </w:tr>
      <w:tr w:rsidR="00477642" w:rsidRPr="000337E3" w14:paraId="623E23F4" w14:textId="77777777" w:rsidTr="00C275C3">
        <w:tc>
          <w:tcPr>
            <w:tcW w:w="1134" w:type="dxa"/>
          </w:tcPr>
          <w:p w14:paraId="1E9BA80B" w14:textId="77777777" w:rsidR="00477642" w:rsidRPr="000337E3" w:rsidRDefault="00477642" w:rsidP="00477642">
            <w:pPr>
              <w:pStyle w:val="a4"/>
            </w:pPr>
            <w:r w:rsidRPr="000337E3">
              <w:t>0</w:t>
            </w:r>
          </w:p>
        </w:tc>
        <w:tc>
          <w:tcPr>
            <w:tcW w:w="1701" w:type="dxa"/>
          </w:tcPr>
          <w:p w14:paraId="548A80F1" w14:textId="77777777" w:rsidR="00477642" w:rsidRPr="000337E3" w:rsidRDefault="00477642" w:rsidP="00477642">
            <w:pPr>
              <w:pStyle w:val="a4"/>
            </w:pPr>
            <w:r w:rsidRPr="000337E3">
              <w:t>OTF</w:t>
            </w:r>
          </w:p>
        </w:tc>
        <w:tc>
          <w:tcPr>
            <w:tcW w:w="6804" w:type="dxa"/>
          </w:tcPr>
          <w:p w14:paraId="4065D163" w14:textId="68D1B239" w:rsidR="008D24A9" w:rsidRDefault="008D24A9" w:rsidP="008D24A9">
            <w:pPr>
              <w:pStyle w:val="a4"/>
              <w:rPr>
                <w:snapToGrid/>
              </w:rPr>
            </w:pPr>
            <w:r>
              <w:t>Temperatu</w:t>
            </w:r>
            <w:r w:rsidR="00E3244E">
              <w:t>re Measurement End Flag</w:t>
            </w:r>
          </w:p>
          <w:p w14:paraId="1D1E9F0E" w14:textId="77777777" w:rsidR="008D24A9" w:rsidRDefault="008D24A9" w:rsidP="008D24A9">
            <w:pPr>
              <w:pStyle w:val="a4"/>
            </w:pPr>
            <w:r>
              <w:t xml:space="preserve"> Setting condition</w:t>
            </w:r>
          </w:p>
          <w:p w14:paraId="3AC898A1" w14:textId="7CB18681" w:rsidR="008D24A9" w:rsidRDefault="008D24A9" w:rsidP="00E3244E">
            <w:pPr>
              <w:pStyle w:val="af8"/>
            </w:pPr>
            <w:r>
              <w:t>A temperature measurement value is written to OTS0OTDR</w:t>
            </w:r>
          </w:p>
          <w:p w14:paraId="3C942956" w14:textId="77777777" w:rsidR="008D24A9" w:rsidRDefault="008D24A9" w:rsidP="008D24A9">
            <w:pPr>
              <w:pStyle w:val="a4"/>
            </w:pPr>
            <w:r>
              <w:t xml:space="preserve"> Clearing condition</w:t>
            </w:r>
          </w:p>
          <w:p w14:paraId="5D2F09B3" w14:textId="7F23CC35" w:rsidR="00477642" w:rsidRDefault="008D24A9" w:rsidP="00E3244E">
            <w:pPr>
              <w:pStyle w:val="af8"/>
            </w:pPr>
            <w:r>
              <w:t>Write OTFC to 1 in OTS0OTFCR</w:t>
            </w:r>
            <w:r w:rsidR="00203D34">
              <w:t>.</w:t>
            </w:r>
          </w:p>
          <w:p w14:paraId="60817A4F" w14:textId="76E660FD" w:rsidR="00203D34" w:rsidRPr="000337E3" w:rsidRDefault="00203D34" w:rsidP="00E3244E">
            <w:pPr>
              <w:pStyle w:val="af8"/>
            </w:pPr>
            <w:r w:rsidRPr="00CA1DF8">
              <w:t>Reading of the OTS0OTDR register</w:t>
            </w:r>
            <w:r>
              <w:t>.</w:t>
            </w:r>
          </w:p>
        </w:tc>
      </w:tr>
    </w:tbl>
    <w:p w14:paraId="289544A9" w14:textId="43938F06" w:rsidR="00AC0DA7" w:rsidRPr="000337E3" w:rsidRDefault="00C275C3" w:rsidP="00C275C3">
      <w:pPr>
        <w:pStyle w:val="ac"/>
      </w:pPr>
      <w:r w:rsidRPr="000337E3">
        <w:t>CAUTION</w:t>
      </w:r>
    </w:p>
    <w:p w14:paraId="0177D5B3" w14:textId="77777777" w:rsidR="00AC0DA7" w:rsidRPr="000337E3" w:rsidRDefault="00AC0DA7" w:rsidP="00C275C3">
      <w:pPr>
        <w:pStyle w:val="ab"/>
      </w:pPr>
      <w:r w:rsidRPr="000337E3">
        <w:t>SDER is updated when a temperature measurement value is written to OTS0OTDR.</w:t>
      </w:r>
    </w:p>
    <w:p w14:paraId="6D4DF763" w14:textId="77777777" w:rsidR="00AC0DA7" w:rsidRPr="000337E3" w:rsidRDefault="00AC0DA7" w:rsidP="00C275C3">
      <w:pPr>
        <w:pStyle w:val="ad"/>
      </w:pPr>
    </w:p>
    <w:p w14:paraId="2B43B91F" w14:textId="6021A590" w:rsidR="00AC0DA7" w:rsidRPr="000337E3" w:rsidRDefault="00C275C3" w:rsidP="00C275C3">
      <w:pPr>
        <w:pStyle w:val="BodyText"/>
      </w:pPr>
      <w:r w:rsidRPr="000337E3">
        <w:br w:type="page"/>
      </w:r>
    </w:p>
    <w:p w14:paraId="6DCFA030" w14:textId="05D97436" w:rsidR="00AC0DA7" w:rsidRPr="000337E3" w:rsidRDefault="00AC0DA7" w:rsidP="00C275C3">
      <w:pPr>
        <w:pStyle w:val="Heading3"/>
      </w:pPr>
      <w:bookmarkStart w:id="21" w:name="_Ref441229937"/>
      <w:bookmarkStart w:id="22" w:name="_Toc443438162"/>
      <w:r w:rsidRPr="000337E3">
        <w:lastRenderedPageBreak/>
        <w:t>OTS0OTSTR — Temperature Status Register</w:t>
      </w:r>
      <w:bookmarkEnd w:id="21"/>
      <w:bookmarkEnd w:id="22"/>
    </w:p>
    <w:p w14:paraId="51414367" w14:textId="4DAC3F30" w:rsidR="00AC0DA7" w:rsidRPr="000337E3" w:rsidRDefault="00AC0DA7" w:rsidP="00005733">
      <w:pPr>
        <w:pStyle w:val="BodyText"/>
      </w:pPr>
      <w:r w:rsidRPr="000337E3">
        <w:t xml:space="preserve">OTS0OTSTR is an 8-bit read-only register to indicate temperature sensor status. </w:t>
      </w:r>
    </w:p>
    <w:p w14:paraId="024BE881" w14:textId="77777777" w:rsidR="00C275C3" w:rsidRPr="000337E3" w:rsidRDefault="00C275C3" w:rsidP="00C275C3">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B670D4" w:rsidRPr="000337E3" w14:paraId="17787329" w14:textId="77777777" w:rsidTr="00D23247">
        <w:trPr>
          <w:jc w:val="right"/>
        </w:trPr>
        <w:tc>
          <w:tcPr>
            <w:tcW w:w="1247" w:type="dxa"/>
            <w:shd w:val="clear" w:color="auto" w:fill="auto"/>
          </w:tcPr>
          <w:p w14:paraId="0BDB6B9E" w14:textId="02E6A37F" w:rsidR="00B670D4" w:rsidRPr="000337E3" w:rsidRDefault="00B670D4" w:rsidP="00D23247">
            <w:pPr>
              <w:pStyle w:val="7pt3"/>
              <w:rPr>
                <w:rStyle w:val="a9"/>
              </w:rPr>
            </w:pPr>
            <w:r>
              <w:rPr>
                <w:rStyle w:val="a9"/>
              </w:rPr>
              <w:t>Access:</w:t>
            </w:r>
          </w:p>
        </w:tc>
        <w:tc>
          <w:tcPr>
            <w:tcW w:w="170" w:type="dxa"/>
            <w:shd w:val="clear" w:color="auto" w:fill="auto"/>
          </w:tcPr>
          <w:p w14:paraId="7BBC4305" w14:textId="77777777" w:rsidR="00B670D4" w:rsidRPr="000337E3" w:rsidRDefault="00B670D4" w:rsidP="00D23247">
            <w:pPr>
              <w:pStyle w:val="7pt6"/>
              <w:rPr>
                <w:rStyle w:val="a9"/>
              </w:rPr>
            </w:pPr>
          </w:p>
        </w:tc>
        <w:tc>
          <w:tcPr>
            <w:tcW w:w="7462" w:type="dxa"/>
            <w:shd w:val="clear" w:color="auto" w:fill="auto"/>
          </w:tcPr>
          <w:p w14:paraId="0064009F" w14:textId="7A45F8ED" w:rsidR="00B670D4" w:rsidRPr="000337E3" w:rsidRDefault="00B670D4" w:rsidP="00D23247">
            <w:pPr>
              <w:pStyle w:val="7pt6"/>
            </w:pPr>
            <w:r w:rsidRPr="00B670D4">
              <w:t>This register is a read-only register that can be read in 8-bit units.</w:t>
            </w:r>
          </w:p>
        </w:tc>
      </w:tr>
      <w:tr w:rsidR="00B670D4" w:rsidRPr="000337E3" w14:paraId="1AEC705D" w14:textId="77777777" w:rsidTr="00D23247">
        <w:trPr>
          <w:jc w:val="right"/>
        </w:trPr>
        <w:tc>
          <w:tcPr>
            <w:tcW w:w="1247" w:type="dxa"/>
            <w:shd w:val="clear" w:color="auto" w:fill="auto"/>
          </w:tcPr>
          <w:p w14:paraId="52831FEF" w14:textId="696BA54A" w:rsidR="00B670D4" w:rsidRPr="000337E3" w:rsidRDefault="00B670D4" w:rsidP="00D23247">
            <w:pPr>
              <w:pStyle w:val="7pt3"/>
              <w:rPr>
                <w:rStyle w:val="a9"/>
              </w:rPr>
            </w:pPr>
            <w:r>
              <w:rPr>
                <w:rStyle w:val="a9"/>
              </w:rPr>
              <w:t>Address:</w:t>
            </w:r>
          </w:p>
        </w:tc>
        <w:tc>
          <w:tcPr>
            <w:tcW w:w="170" w:type="dxa"/>
            <w:shd w:val="clear" w:color="auto" w:fill="auto"/>
          </w:tcPr>
          <w:p w14:paraId="0B6CE4C0" w14:textId="77777777" w:rsidR="00B670D4" w:rsidRPr="000337E3" w:rsidRDefault="00B670D4" w:rsidP="00D23247">
            <w:pPr>
              <w:pStyle w:val="7pt6"/>
              <w:rPr>
                <w:rStyle w:val="a9"/>
              </w:rPr>
            </w:pPr>
          </w:p>
        </w:tc>
        <w:tc>
          <w:tcPr>
            <w:tcW w:w="7462" w:type="dxa"/>
            <w:shd w:val="clear" w:color="auto" w:fill="auto"/>
          </w:tcPr>
          <w:p w14:paraId="6B9053D1" w14:textId="3399C0A4" w:rsidR="00B670D4" w:rsidRPr="000337E3" w:rsidRDefault="00B670D4" w:rsidP="00D23247">
            <w:pPr>
              <w:pStyle w:val="7pt6"/>
            </w:pPr>
            <w:r>
              <w:t>&lt;</w:t>
            </w:r>
            <w:proofErr w:type="spellStart"/>
            <w:r>
              <w:t>OTSn_base</w:t>
            </w:r>
            <w:proofErr w:type="spellEnd"/>
            <w:r>
              <w:t xml:space="preserve">&gt; + </w:t>
            </w:r>
            <w:r w:rsidRPr="00B670D4">
              <w:t>14</w:t>
            </w:r>
            <w:r w:rsidRPr="00B670D4">
              <w:rPr>
                <w:vertAlign w:val="subscript"/>
              </w:rPr>
              <w:t>H</w:t>
            </w:r>
          </w:p>
        </w:tc>
      </w:tr>
      <w:tr w:rsidR="00C275C3" w:rsidRPr="000337E3" w14:paraId="6E046BB6" w14:textId="77777777" w:rsidTr="00D23247">
        <w:trPr>
          <w:jc w:val="right"/>
        </w:trPr>
        <w:tc>
          <w:tcPr>
            <w:tcW w:w="1247" w:type="dxa"/>
            <w:shd w:val="clear" w:color="auto" w:fill="auto"/>
          </w:tcPr>
          <w:p w14:paraId="57ACD7EB" w14:textId="77777777" w:rsidR="00C275C3" w:rsidRPr="000337E3" w:rsidRDefault="00C275C3" w:rsidP="00D23247">
            <w:pPr>
              <w:pStyle w:val="7pt3"/>
              <w:rPr>
                <w:rStyle w:val="a9"/>
              </w:rPr>
            </w:pPr>
            <w:r w:rsidRPr="000337E3">
              <w:rPr>
                <w:rStyle w:val="a9"/>
              </w:rPr>
              <w:t>Value after reset:</w:t>
            </w:r>
          </w:p>
        </w:tc>
        <w:tc>
          <w:tcPr>
            <w:tcW w:w="170" w:type="dxa"/>
            <w:shd w:val="clear" w:color="auto" w:fill="auto"/>
          </w:tcPr>
          <w:p w14:paraId="1CE43581" w14:textId="77777777" w:rsidR="00C275C3" w:rsidRPr="000337E3" w:rsidRDefault="00C275C3" w:rsidP="00D23247">
            <w:pPr>
              <w:pStyle w:val="7pt6"/>
              <w:rPr>
                <w:rStyle w:val="a9"/>
              </w:rPr>
            </w:pPr>
          </w:p>
        </w:tc>
        <w:tc>
          <w:tcPr>
            <w:tcW w:w="7462" w:type="dxa"/>
            <w:shd w:val="clear" w:color="auto" w:fill="auto"/>
          </w:tcPr>
          <w:p w14:paraId="79E55540" w14:textId="77777777" w:rsidR="00C275C3" w:rsidRPr="000337E3" w:rsidRDefault="00C275C3" w:rsidP="00D23247">
            <w:pPr>
              <w:pStyle w:val="7pt6"/>
            </w:pPr>
            <w:r w:rsidRPr="000337E3">
              <w:t>00</w:t>
            </w:r>
            <w:r w:rsidRPr="000337E3">
              <w:rPr>
                <w:rStyle w:val="a8"/>
              </w:rPr>
              <w:t>H</w:t>
            </w:r>
          </w:p>
        </w:tc>
      </w:tr>
    </w:tbl>
    <w:p w14:paraId="352348C6" w14:textId="77777777" w:rsidR="00C275C3" w:rsidRPr="000337E3" w:rsidRDefault="00C275C3" w:rsidP="00C275C3">
      <w:pPr>
        <w:pStyle w:val="SP"/>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C275C3" w:rsidRPr="000337E3" w14:paraId="26F94C97" w14:textId="77777777" w:rsidTr="00D23247">
        <w:trPr>
          <w:trHeight w:val="238"/>
        </w:trPr>
        <w:tc>
          <w:tcPr>
            <w:tcW w:w="1111" w:type="dxa"/>
            <w:shd w:val="clear" w:color="auto" w:fill="auto"/>
            <w:vAlign w:val="center"/>
          </w:tcPr>
          <w:p w14:paraId="23C10375" w14:textId="77777777" w:rsidR="00C275C3" w:rsidRPr="000337E3" w:rsidRDefault="00C275C3" w:rsidP="00D23247">
            <w:pPr>
              <w:pStyle w:val="bit"/>
            </w:pPr>
            <w:r w:rsidRPr="000337E3">
              <w:t>Bit</w:t>
            </w:r>
          </w:p>
        </w:tc>
        <w:tc>
          <w:tcPr>
            <w:tcW w:w="1066" w:type="dxa"/>
            <w:tcBorders>
              <w:bottom w:val="single" w:sz="4" w:space="0" w:color="auto"/>
            </w:tcBorders>
            <w:shd w:val="clear" w:color="auto" w:fill="auto"/>
            <w:vAlign w:val="center"/>
          </w:tcPr>
          <w:p w14:paraId="3EAE566D" w14:textId="77777777" w:rsidR="00C275C3" w:rsidRPr="000337E3" w:rsidRDefault="00C275C3" w:rsidP="00D23247">
            <w:pPr>
              <w:pStyle w:val="bit0"/>
            </w:pPr>
            <w:r w:rsidRPr="000337E3">
              <w:rPr>
                <w:rFonts w:hint="eastAsia"/>
              </w:rPr>
              <w:t>7</w:t>
            </w:r>
          </w:p>
        </w:tc>
        <w:tc>
          <w:tcPr>
            <w:tcW w:w="1066" w:type="dxa"/>
            <w:tcBorders>
              <w:bottom w:val="single" w:sz="4" w:space="0" w:color="auto"/>
            </w:tcBorders>
            <w:shd w:val="clear" w:color="auto" w:fill="auto"/>
            <w:vAlign w:val="center"/>
          </w:tcPr>
          <w:p w14:paraId="413672E8" w14:textId="77777777" w:rsidR="00C275C3" w:rsidRPr="000337E3" w:rsidRDefault="00C275C3" w:rsidP="00D23247">
            <w:pPr>
              <w:pStyle w:val="bit0"/>
            </w:pPr>
            <w:r w:rsidRPr="000337E3">
              <w:rPr>
                <w:rFonts w:hint="eastAsia"/>
              </w:rPr>
              <w:t>6</w:t>
            </w:r>
          </w:p>
        </w:tc>
        <w:tc>
          <w:tcPr>
            <w:tcW w:w="1066" w:type="dxa"/>
            <w:tcBorders>
              <w:bottom w:val="single" w:sz="4" w:space="0" w:color="auto"/>
            </w:tcBorders>
            <w:shd w:val="clear" w:color="auto" w:fill="auto"/>
            <w:vAlign w:val="center"/>
          </w:tcPr>
          <w:p w14:paraId="60E309EB" w14:textId="77777777" w:rsidR="00C275C3" w:rsidRPr="000337E3" w:rsidRDefault="00C275C3" w:rsidP="00D23247">
            <w:pPr>
              <w:pStyle w:val="bit0"/>
            </w:pPr>
            <w:r w:rsidRPr="000337E3">
              <w:rPr>
                <w:rFonts w:hint="eastAsia"/>
              </w:rPr>
              <w:t>5</w:t>
            </w:r>
          </w:p>
        </w:tc>
        <w:tc>
          <w:tcPr>
            <w:tcW w:w="1066" w:type="dxa"/>
            <w:tcBorders>
              <w:bottom w:val="single" w:sz="4" w:space="0" w:color="auto"/>
            </w:tcBorders>
            <w:shd w:val="clear" w:color="auto" w:fill="auto"/>
            <w:vAlign w:val="center"/>
          </w:tcPr>
          <w:p w14:paraId="01005BD5" w14:textId="77777777" w:rsidR="00C275C3" w:rsidRPr="000337E3" w:rsidRDefault="00C275C3" w:rsidP="00D23247">
            <w:pPr>
              <w:pStyle w:val="bit0"/>
            </w:pPr>
            <w:r w:rsidRPr="000337E3">
              <w:rPr>
                <w:rFonts w:hint="eastAsia"/>
              </w:rPr>
              <w:t>4</w:t>
            </w:r>
          </w:p>
        </w:tc>
        <w:tc>
          <w:tcPr>
            <w:tcW w:w="1066" w:type="dxa"/>
            <w:tcBorders>
              <w:bottom w:val="single" w:sz="4" w:space="0" w:color="auto"/>
            </w:tcBorders>
            <w:shd w:val="clear" w:color="auto" w:fill="auto"/>
            <w:vAlign w:val="center"/>
          </w:tcPr>
          <w:p w14:paraId="05CFBD98" w14:textId="77777777" w:rsidR="00C275C3" w:rsidRPr="000337E3" w:rsidRDefault="00C275C3" w:rsidP="00D23247">
            <w:pPr>
              <w:pStyle w:val="bit0"/>
            </w:pPr>
            <w:r w:rsidRPr="000337E3">
              <w:rPr>
                <w:rFonts w:hint="eastAsia"/>
              </w:rPr>
              <w:t>3</w:t>
            </w:r>
          </w:p>
        </w:tc>
        <w:tc>
          <w:tcPr>
            <w:tcW w:w="1066" w:type="dxa"/>
            <w:tcBorders>
              <w:bottom w:val="single" w:sz="4" w:space="0" w:color="auto"/>
            </w:tcBorders>
            <w:shd w:val="clear" w:color="auto" w:fill="auto"/>
            <w:vAlign w:val="center"/>
          </w:tcPr>
          <w:p w14:paraId="0DA92114" w14:textId="77777777" w:rsidR="00C275C3" w:rsidRPr="000337E3" w:rsidRDefault="00C275C3" w:rsidP="00D23247">
            <w:pPr>
              <w:pStyle w:val="bit0"/>
            </w:pPr>
            <w:r w:rsidRPr="000337E3">
              <w:rPr>
                <w:rFonts w:hint="eastAsia"/>
              </w:rPr>
              <w:t>2</w:t>
            </w:r>
          </w:p>
        </w:tc>
        <w:tc>
          <w:tcPr>
            <w:tcW w:w="1066" w:type="dxa"/>
            <w:tcBorders>
              <w:bottom w:val="single" w:sz="4" w:space="0" w:color="auto"/>
            </w:tcBorders>
            <w:shd w:val="clear" w:color="auto" w:fill="auto"/>
            <w:vAlign w:val="center"/>
          </w:tcPr>
          <w:p w14:paraId="2C66A55C" w14:textId="77777777" w:rsidR="00C275C3" w:rsidRPr="000337E3" w:rsidRDefault="00C275C3" w:rsidP="00D23247">
            <w:pPr>
              <w:pStyle w:val="bit0"/>
            </w:pPr>
            <w:r w:rsidRPr="000337E3">
              <w:rPr>
                <w:rFonts w:hint="eastAsia"/>
              </w:rPr>
              <w:t>1</w:t>
            </w:r>
          </w:p>
        </w:tc>
        <w:tc>
          <w:tcPr>
            <w:tcW w:w="1066" w:type="dxa"/>
            <w:tcBorders>
              <w:bottom w:val="single" w:sz="4" w:space="0" w:color="auto"/>
            </w:tcBorders>
            <w:shd w:val="clear" w:color="auto" w:fill="auto"/>
            <w:vAlign w:val="center"/>
          </w:tcPr>
          <w:p w14:paraId="78E2919E" w14:textId="77777777" w:rsidR="00C275C3" w:rsidRPr="000337E3" w:rsidRDefault="00C275C3" w:rsidP="00D23247">
            <w:pPr>
              <w:pStyle w:val="bit0"/>
            </w:pPr>
            <w:r w:rsidRPr="000337E3">
              <w:rPr>
                <w:rFonts w:hint="eastAsia"/>
              </w:rPr>
              <w:t>0</w:t>
            </w:r>
          </w:p>
        </w:tc>
      </w:tr>
      <w:tr w:rsidR="00C275C3" w:rsidRPr="000337E3" w14:paraId="2C054901" w14:textId="77777777" w:rsidTr="00D23247">
        <w:trPr>
          <w:trHeight w:val="567"/>
        </w:trPr>
        <w:tc>
          <w:tcPr>
            <w:tcW w:w="1111" w:type="dxa"/>
            <w:tcBorders>
              <w:right w:val="single" w:sz="4" w:space="0" w:color="auto"/>
            </w:tcBorders>
            <w:shd w:val="clear" w:color="auto" w:fill="auto"/>
            <w:vAlign w:val="center"/>
          </w:tcPr>
          <w:p w14:paraId="44FC0FCD" w14:textId="77777777" w:rsidR="00C275C3" w:rsidRPr="000337E3" w:rsidRDefault="00C275C3" w:rsidP="00D23247">
            <w:pPr>
              <w:pStyle w:val="bit"/>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14F7083D" w14:textId="77777777" w:rsidR="00C275C3" w:rsidRPr="000337E3" w:rsidRDefault="00C275C3"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6403BAB0" w14:textId="77777777" w:rsidR="00C275C3" w:rsidRPr="000337E3" w:rsidRDefault="00C275C3"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E1DEA6B" w14:textId="77777777" w:rsidR="00C275C3" w:rsidRPr="000337E3" w:rsidRDefault="00C275C3"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CB70E12" w14:textId="77777777" w:rsidR="00C275C3" w:rsidRPr="000337E3" w:rsidRDefault="00C275C3"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5A3A479" w14:textId="77777777" w:rsidR="00C275C3" w:rsidRPr="000337E3" w:rsidRDefault="00C275C3" w:rsidP="00D23247">
            <w:pPr>
              <w:pStyle w:val="bit0"/>
            </w:pPr>
            <w:r w:rsidRPr="000337E3">
              <w:rPr>
                <w:rFonts w:cs="Arial"/>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21E9B14B" w14:textId="63FCED11" w:rsidR="00C275C3" w:rsidRPr="000337E3" w:rsidRDefault="00C275C3" w:rsidP="00D23247">
            <w:pPr>
              <w:pStyle w:val="bit0"/>
            </w:pPr>
            <w:r w:rsidRPr="000337E3">
              <w:rPr>
                <w:rFonts w:cs="Arial"/>
              </w:rPr>
              <w:t>—</w:t>
            </w:r>
          </w:p>
        </w:tc>
        <w:tc>
          <w:tcPr>
            <w:tcW w:w="213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8CB4EA" w14:textId="77B4423E" w:rsidR="00C275C3" w:rsidRPr="000337E3" w:rsidRDefault="00C275C3" w:rsidP="00D23247">
            <w:pPr>
              <w:pStyle w:val="bit0"/>
            </w:pPr>
            <w:r w:rsidRPr="000337E3">
              <w:t>TSTAT[1:0]</w:t>
            </w:r>
          </w:p>
        </w:tc>
      </w:tr>
      <w:tr w:rsidR="00C275C3" w:rsidRPr="000337E3" w14:paraId="3B41C145" w14:textId="77777777" w:rsidTr="00D23247">
        <w:trPr>
          <w:trHeight w:val="238"/>
        </w:trPr>
        <w:tc>
          <w:tcPr>
            <w:tcW w:w="1111" w:type="dxa"/>
            <w:shd w:val="clear" w:color="auto" w:fill="auto"/>
            <w:vAlign w:val="center"/>
          </w:tcPr>
          <w:p w14:paraId="61CE7697" w14:textId="77777777" w:rsidR="00C275C3" w:rsidRPr="000337E3" w:rsidRDefault="00C275C3" w:rsidP="00D23247">
            <w:pPr>
              <w:pStyle w:val="bit"/>
            </w:pPr>
            <w:r w:rsidRPr="000337E3">
              <w:t>Value after reset</w:t>
            </w:r>
          </w:p>
        </w:tc>
        <w:tc>
          <w:tcPr>
            <w:tcW w:w="1066" w:type="dxa"/>
            <w:tcBorders>
              <w:top w:val="single" w:sz="4" w:space="0" w:color="auto"/>
            </w:tcBorders>
            <w:shd w:val="clear" w:color="auto" w:fill="auto"/>
            <w:vAlign w:val="center"/>
          </w:tcPr>
          <w:p w14:paraId="48A866C8" w14:textId="77777777" w:rsidR="00C275C3" w:rsidRPr="000337E3" w:rsidRDefault="00C275C3" w:rsidP="00D23247">
            <w:pPr>
              <w:pStyle w:val="bit0"/>
            </w:pPr>
            <w:r w:rsidRPr="000337E3">
              <w:rPr>
                <w:rFonts w:hint="eastAsia"/>
              </w:rPr>
              <w:t>0</w:t>
            </w:r>
          </w:p>
        </w:tc>
        <w:tc>
          <w:tcPr>
            <w:tcW w:w="1066" w:type="dxa"/>
            <w:tcBorders>
              <w:top w:val="single" w:sz="4" w:space="0" w:color="auto"/>
            </w:tcBorders>
            <w:shd w:val="clear" w:color="auto" w:fill="auto"/>
            <w:vAlign w:val="center"/>
          </w:tcPr>
          <w:p w14:paraId="7F7BDE05" w14:textId="77777777" w:rsidR="00C275C3" w:rsidRPr="000337E3" w:rsidRDefault="00C275C3" w:rsidP="00D23247">
            <w:pPr>
              <w:pStyle w:val="bit0"/>
            </w:pPr>
            <w:r w:rsidRPr="000337E3">
              <w:t>0</w:t>
            </w:r>
          </w:p>
        </w:tc>
        <w:tc>
          <w:tcPr>
            <w:tcW w:w="1066" w:type="dxa"/>
            <w:tcBorders>
              <w:top w:val="single" w:sz="4" w:space="0" w:color="auto"/>
            </w:tcBorders>
            <w:shd w:val="clear" w:color="auto" w:fill="auto"/>
            <w:vAlign w:val="center"/>
          </w:tcPr>
          <w:p w14:paraId="4E015E13" w14:textId="77777777" w:rsidR="00C275C3" w:rsidRPr="000337E3" w:rsidRDefault="00C275C3" w:rsidP="00D23247">
            <w:pPr>
              <w:pStyle w:val="bit0"/>
            </w:pPr>
            <w:r w:rsidRPr="000337E3">
              <w:t>0</w:t>
            </w:r>
          </w:p>
        </w:tc>
        <w:tc>
          <w:tcPr>
            <w:tcW w:w="1066" w:type="dxa"/>
            <w:tcBorders>
              <w:top w:val="single" w:sz="4" w:space="0" w:color="auto"/>
            </w:tcBorders>
            <w:shd w:val="clear" w:color="auto" w:fill="auto"/>
            <w:vAlign w:val="center"/>
          </w:tcPr>
          <w:p w14:paraId="2582ED46" w14:textId="77777777" w:rsidR="00C275C3" w:rsidRPr="000337E3" w:rsidRDefault="00C275C3" w:rsidP="00D23247">
            <w:pPr>
              <w:pStyle w:val="bit0"/>
            </w:pPr>
            <w:r w:rsidRPr="000337E3">
              <w:t>0</w:t>
            </w:r>
          </w:p>
        </w:tc>
        <w:tc>
          <w:tcPr>
            <w:tcW w:w="1066" w:type="dxa"/>
            <w:tcBorders>
              <w:top w:val="single" w:sz="4" w:space="0" w:color="auto"/>
            </w:tcBorders>
            <w:shd w:val="clear" w:color="auto" w:fill="auto"/>
            <w:vAlign w:val="center"/>
          </w:tcPr>
          <w:p w14:paraId="2AD55F43" w14:textId="77777777" w:rsidR="00C275C3" w:rsidRPr="000337E3" w:rsidRDefault="00C275C3" w:rsidP="00D23247">
            <w:pPr>
              <w:pStyle w:val="bit0"/>
            </w:pPr>
            <w:r w:rsidRPr="000337E3">
              <w:t>0</w:t>
            </w:r>
          </w:p>
        </w:tc>
        <w:tc>
          <w:tcPr>
            <w:tcW w:w="1066" w:type="dxa"/>
            <w:tcBorders>
              <w:top w:val="single" w:sz="4" w:space="0" w:color="auto"/>
            </w:tcBorders>
            <w:shd w:val="clear" w:color="auto" w:fill="auto"/>
            <w:vAlign w:val="center"/>
          </w:tcPr>
          <w:p w14:paraId="56B45618" w14:textId="77777777" w:rsidR="00C275C3" w:rsidRPr="000337E3" w:rsidRDefault="00C275C3" w:rsidP="00D23247">
            <w:pPr>
              <w:pStyle w:val="bit0"/>
            </w:pPr>
            <w:r w:rsidRPr="000337E3">
              <w:t>0</w:t>
            </w:r>
          </w:p>
        </w:tc>
        <w:tc>
          <w:tcPr>
            <w:tcW w:w="1066" w:type="dxa"/>
            <w:tcBorders>
              <w:top w:val="single" w:sz="4" w:space="0" w:color="auto"/>
            </w:tcBorders>
            <w:shd w:val="clear" w:color="auto" w:fill="auto"/>
            <w:vAlign w:val="center"/>
          </w:tcPr>
          <w:p w14:paraId="5F57BEDE" w14:textId="77777777" w:rsidR="00C275C3" w:rsidRPr="000337E3" w:rsidRDefault="00C275C3" w:rsidP="00D23247">
            <w:pPr>
              <w:pStyle w:val="bit0"/>
            </w:pPr>
            <w:r w:rsidRPr="000337E3">
              <w:t>0</w:t>
            </w:r>
          </w:p>
        </w:tc>
        <w:tc>
          <w:tcPr>
            <w:tcW w:w="1066" w:type="dxa"/>
            <w:tcBorders>
              <w:top w:val="single" w:sz="4" w:space="0" w:color="auto"/>
            </w:tcBorders>
            <w:shd w:val="clear" w:color="auto" w:fill="auto"/>
            <w:vAlign w:val="center"/>
          </w:tcPr>
          <w:p w14:paraId="444236EB" w14:textId="77777777" w:rsidR="00C275C3" w:rsidRPr="000337E3" w:rsidRDefault="00C275C3" w:rsidP="00D23247">
            <w:pPr>
              <w:pStyle w:val="bit0"/>
            </w:pPr>
            <w:r w:rsidRPr="000337E3">
              <w:t>0</w:t>
            </w:r>
          </w:p>
        </w:tc>
      </w:tr>
      <w:tr w:rsidR="00C275C3" w:rsidRPr="000337E3" w14:paraId="0BAC44D3" w14:textId="77777777" w:rsidTr="00D23247">
        <w:trPr>
          <w:trHeight w:val="238"/>
        </w:trPr>
        <w:tc>
          <w:tcPr>
            <w:tcW w:w="1111" w:type="dxa"/>
            <w:shd w:val="clear" w:color="auto" w:fill="auto"/>
            <w:vAlign w:val="center"/>
          </w:tcPr>
          <w:p w14:paraId="64A03D1F" w14:textId="77777777" w:rsidR="00C275C3" w:rsidRPr="000337E3" w:rsidRDefault="00C275C3" w:rsidP="00D23247">
            <w:pPr>
              <w:pStyle w:val="bit"/>
            </w:pPr>
            <w:r w:rsidRPr="000337E3">
              <w:t>R/W</w:t>
            </w:r>
          </w:p>
        </w:tc>
        <w:tc>
          <w:tcPr>
            <w:tcW w:w="1066" w:type="dxa"/>
            <w:shd w:val="clear" w:color="auto" w:fill="auto"/>
            <w:vAlign w:val="center"/>
          </w:tcPr>
          <w:p w14:paraId="7255ABEB" w14:textId="77777777" w:rsidR="00C275C3" w:rsidRPr="000337E3" w:rsidRDefault="00C275C3" w:rsidP="00D23247">
            <w:pPr>
              <w:pStyle w:val="bit0"/>
            </w:pPr>
            <w:r w:rsidRPr="000337E3">
              <w:t>R</w:t>
            </w:r>
          </w:p>
        </w:tc>
        <w:tc>
          <w:tcPr>
            <w:tcW w:w="1066" w:type="dxa"/>
            <w:shd w:val="clear" w:color="auto" w:fill="auto"/>
            <w:vAlign w:val="center"/>
          </w:tcPr>
          <w:p w14:paraId="5BB15885" w14:textId="77777777" w:rsidR="00C275C3" w:rsidRPr="000337E3" w:rsidRDefault="00C275C3" w:rsidP="00D23247">
            <w:pPr>
              <w:pStyle w:val="bit0"/>
            </w:pPr>
            <w:r w:rsidRPr="000337E3">
              <w:t>R</w:t>
            </w:r>
          </w:p>
        </w:tc>
        <w:tc>
          <w:tcPr>
            <w:tcW w:w="1066" w:type="dxa"/>
            <w:shd w:val="clear" w:color="auto" w:fill="auto"/>
            <w:vAlign w:val="center"/>
          </w:tcPr>
          <w:p w14:paraId="3D9DD3CA" w14:textId="77777777" w:rsidR="00C275C3" w:rsidRPr="000337E3" w:rsidRDefault="00C275C3" w:rsidP="00D23247">
            <w:pPr>
              <w:pStyle w:val="bit0"/>
            </w:pPr>
            <w:r w:rsidRPr="000337E3">
              <w:t>R</w:t>
            </w:r>
          </w:p>
        </w:tc>
        <w:tc>
          <w:tcPr>
            <w:tcW w:w="1066" w:type="dxa"/>
            <w:shd w:val="clear" w:color="auto" w:fill="auto"/>
            <w:vAlign w:val="center"/>
          </w:tcPr>
          <w:p w14:paraId="6AD2AE51" w14:textId="77777777" w:rsidR="00C275C3" w:rsidRPr="000337E3" w:rsidRDefault="00C275C3" w:rsidP="00D23247">
            <w:pPr>
              <w:pStyle w:val="bit0"/>
            </w:pPr>
            <w:r w:rsidRPr="000337E3">
              <w:t>R</w:t>
            </w:r>
          </w:p>
        </w:tc>
        <w:tc>
          <w:tcPr>
            <w:tcW w:w="1066" w:type="dxa"/>
            <w:shd w:val="clear" w:color="auto" w:fill="auto"/>
            <w:vAlign w:val="center"/>
          </w:tcPr>
          <w:p w14:paraId="2F7653A3" w14:textId="77777777" w:rsidR="00C275C3" w:rsidRPr="000337E3" w:rsidRDefault="00C275C3" w:rsidP="00D23247">
            <w:pPr>
              <w:pStyle w:val="bit0"/>
            </w:pPr>
            <w:r w:rsidRPr="000337E3">
              <w:t>R</w:t>
            </w:r>
          </w:p>
        </w:tc>
        <w:tc>
          <w:tcPr>
            <w:tcW w:w="1066" w:type="dxa"/>
            <w:shd w:val="clear" w:color="auto" w:fill="auto"/>
            <w:vAlign w:val="center"/>
          </w:tcPr>
          <w:p w14:paraId="69735194" w14:textId="77777777" w:rsidR="00C275C3" w:rsidRPr="000337E3" w:rsidRDefault="00C275C3" w:rsidP="00D23247">
            <w:pPr>
              <w:pStyle w:val="bit0"/>
            </w:pPr>
            <w:r w:rsidRPr="000337E3">
              <w:t>R</w:t>
            </w:r>
          </w:p>
        </w:tc>
        <w:tc>
          <w:tcPr>
            <w:tcW w:w="1066" w:type="dxa"/>
            <w:shd w:val="clear" w:color="auto" w:fill="auto"/>
            <w:vAlign w:val="center"/>
          </w:tcPr>
          <w:p w14:paraId="080D91E8" w14:textId="77777777" w:rsidR="00C275C3" w:rsidRPr="000337E3" w:rsidRDefault="00C275C3" w:rsidP="00D23247">
            <w:pPr>
              <w:pStyle w:val="bit0"/>
            </w:pPr>
            <w:r w:rsidRPr="000337E3">
              <w:t>R</w:t>
            </w:r>
          </w:p>
        </w:tc>
        <w:tc>
          <w:tcPr>
            <w:tcW w:w="1066" w:type="dxa"/>
            <w:shd w:val="clear" w:color="auto" w:fill="auto"/>
            <w:vAlign w:val="center"/>
          </w:tcPr>
          <w:p w14:paraId="0BA31D6B" w14:textId="77777777" w:rsidR="00C275C3" w:rsidRPr="000337E3" w:rsidRDefault="00C275C3" w:rsidP="00D23247">
            <w:pPr>
              <w:pStyle w:val="bit0"/>
            </w:pPr>
            <w:r w:rsidRPr="000337E3">
              <w:t>R</w:t>
            </w:r>
          </w:p>
        </w:tc>
      </w:tr>
    </w:tbl>
    <w:p w14:paraId="7DD6EAEE" w14:textId="27256D9E" w:rsidR="00F33CAE" w:rsidRPr="000337E3" w:rsidRDefault="00F33CAE" w:rsidP="00F33CAE">
      <w:pPr>
        <w:pStyle w:val="Caption"/>
      </w:pPr>
      <w:bookmarkStart w:id="23" w:name="_Ref449622249"/>
      <w:bookmarkStart w:id="24" w:name="_Ref467487346"/>
      <w:r w:rsidRPr="000337E3">
        <w:t xml:space="preserve">Table </w:t>
      </w:r>
      <w:r w:rsidR="00890203">
        <w:fldChar w:fldCharType="begin"/>
      </w:r>
      <w:r w:rsidR="00890203">
        <w:instrText xml:space="preserve"> STYLEREF 1 \s </w:instrText>
      </w:r>
      <w:r w:rsidR="00890203">
        <w:fldChar w:fldCharType="separate"/>
      </w:r>
      <w:r w:rsidR="00473C60">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473C60">
        <w:rPr>
          <w:noProof/>
        </w:rPr>
        <w:t>13</w:t>
      </w:r>
      <w:r w:rsidR="00890203">
        <w:rPr>
          <w:noProof/>
        </w:rPr>
        <w:fldChar w:fldCharType="end"/>
      </w:r>
      <w:bookmarkEnd w:id="23"/>
      <w:r w:rsidR="00356644">
        <w:tab/>
      </w:r>
      <w:r w:rsidRPr="000337E3">
        <w:t>OTS0OTSTR Register</w:t>
      </w:r>
      <w:bookmarkEnd w:id="24"/>
      <w:r w:rsidR="00356644">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F33CAE" w:rsidRPr="000337E3" w14:paraId="4CDBDA92" w14:textId="77777777" w:rsidTr="00F33CAE">
        <w:tc>
          <w:tcPr>
            <w:tcW w:w="1134" w:type="dxa"/>
            <w:shd w:val="pct15" w:color="auto" w:fill="auto"/>
            <w:vAlign w:val="bottom"/>
          </w:tcPr>
          <w:p w14:paraId="2DD5C7D9" w14:textId="77777777" w:rsidR="00F33CAE" w:rsidRPr="000337E3" w:rsidRDefault="00F33CAE" w:rsidP="00F33CAE">
            <w:pPr>
              <w:pStyle w:val="a3"/>
            </w:pPr>
            <w:r w:rsidRPr="000337E3">
              <w:t>Bit Position</w:t>
            </w:r>
          </w:p>
        </w:tc>
        <w:tc>
          <w:tcPr>
            <w:tcW w:w="1701" w:type="dxa"/>
            <w:shd w:val="pct15" w:color="auto" w:fill="auto"/>
            <w:vAlign w:val="bottom"/>
          </w:tcPr>
          <w:p w14:paraId="7D609AD5" w14:textId="77777777" w:rsidR="00F33CAE" w:rsidRPr="000337E3" w:rsidRDefault="00F33CAE" w:rsidP="00F33CAE">
            <w:pPr>
              <w:pStyle w:val="a3"/>
            </w:pPr>
            <w:r w:rsidRPr="000337E3">
              <w:t>Bit Name</w:t>
            </w:r>
          </w:p>
        </w:tc>
        <w:tc>
          <w:tcPr>
            <w:tcW w:w="6804" w:type="dxa"/>
            <w:shd w:val="pct15" w:color="auto" w:fill="auto"/>
            <w:vAlign w:val="bottom"/>
          </w:tcPr>
          <w:p w14:paraId="7E20D6C2" w14:textId="77777777" w:rsidR="00F33CAE" w:rsidRPr="000337E3" w:rsidRDefault="00F33CAE" w:rsidP="00F33CAE">
            <w:pPr>
              <w:pStyle w:val="a3"/>
            </w:pPr>
            <w:r w:rsidRPr="000337E3">
              <w:t>Function</w:t>
            </w:r>
          </w:p>
        </w:tc>
      </w:tr>
      <w:tr w:rsidR="00F33CAE" w:rsidRPr="000337E3" w14:paraId="7BBB0BBC" w14:textId="77777777" w:rsidTr="00F33CAE">
        <w:tc>
          <w:tcPr>
            <w:tcW w:w="1134" w:type="dxa"/>
          </w:tcPr>
          <w:p w14:paraId="295CE3E3" w14:textId="77777777" w:rsidR="00F33CAE" w:rsidRPr="00E00567" w:rsidRDefault="00F33CAE" w:rsidP="00F33CAE">
            <w:pPr>
              <w:pStyle w:val="a4"/>
            </w:pPr>
            <w:r w:rsidRPr="00E00567">
              <w:t>7 to 2</w:t>
            </w:r>
          </w:p>
        </w:tc>
        <w:tc>
          <w:tcPr>
            <w:tcW w:w="1701" w:type="dxa"/>
          </w:tcPr>
          <w:p w14:paraId="6B9F54ED" w14:textId="6F1FAFF1" w:rsidR="00F33CAE" w:rsidRPr="000337E3" w:rsidRDefault="00773E8B" w:rsidP="00F33CAE">
            <w:pPr>
              <w:pStyle w:val="a4"/>
            </w:pPr>
            <w:r>
              <w:rPr>
                <w:rFonts w:cs="Arial"/>
              </w:rPr>
              <w:t>—</w:t>
            </w:r>
          </w:p>
        </w:tc>
        <w:tc>
          <w:tcPr>
            <w:tcW w:w="6804" w:type="dxa"/>
          </w:tcPr>
          <w:p w14:paraId="49230662" w14:textId="764C194B" w:rsidR="00F34DE6" w:rsidRPr="000337E3" w:rsidRDefault="00A51DA0" w:rsidP="00F33CAE">
            <w:pPr>
              <w:pStyle w:val="a4"/>
            </w:pPr>
            <w:r w:rsidRPr="000337E3">
              <w:t>Reserved</w:t>
            </w:r>
          </w:p>
          <w:p w14:paraId="5A8A03A7" w14:textId="5FB8AED2" w:rsidR="00F33CAE" w:rsidRPr="000337E3" w:rsidRDefault="00F33CAE" w:rsidP="00F33CAE">
            <w:pPr>
              <w:pStyle w:val="a4"/>
            </w:pPr>
            <w:r w:rsidRPr="000337E3">
              <w:t>When read, the value after reset is returned.</w:t>
            </w:r>
          </w:p>
        </w:tc>
      </w:tr>
      <w:tr w:rsidR="00F33CAE" w:rsidRPr="000337E3" w14:paraId="3C70D376" w14:textId="77777777" w:rsidTr="00F33CAE">
        <w:tc>
          <w:tcPr>
            <w:tcW w:w="1134" w:type="dxa"/>
          </w:tcPr>
          <w:p w14:paraId="51BE24FB" w14:textId="4334A682" w:rsidR="00F33CAE" w:rsidRPr="00E00567" w:rsidRDefault="00F33CAE" w:rsidP="00D7505E">
            <w:pPr>
              <w:pStyle w:val="a4"/>
            </w:pPr>
            <w:r w:rsidRPr="00E00567">
              <w:t>1</w:t>
            </w:r>
            <w:r w:rsidR="00E27A49" w:rsidRPr="00E00567">
              <w:t xml:space="preserve"> to</w:t>
            </w:r>
            <w:r w:rsidRPr="00E00567">
              <w:t xml:space="preserve"> 0</w:t>
            </w:r>
          </w:p>
        </w:tc>
        <w:tc>
          <w:tcPr>
            <w:tcW w:w="1701" w:type="dxa"/>
          </w:tcPr>
          <w:p w14:paraId="069D8A6D" w14:textId="77777777" w:rsidR="00F33CAE" w:rsidRPr="000337E3" w:rsidRDefault="00F33CAE" w:rsidP="00F33CAE">
            <w:pPr>
              <w:pStyle w:val="a4"/>
            </w:pPr>
            <w:r w:rsidRPr="000337E3">
              <w:t>TSTAT[1:0]</w:t>
            </w:r>
          </w:p>
        </w:tc>
        <w:tc>
          <w:tcPr>
            <w:tcW w:w="6804" w:type="dxa"/>
          </w:tcPr>
          <w:p w14:paraId="4F6D2118" w14:textId="77777777" w:rsidR="00F33CAE" w:rsidRPr="000337E3" w:rsidRDefault="00F33CAE" w:rsidP="00F33CAE">
            <w:pPr>
              <w:pStyle w:val="a4"/>
            </w:pPr>
            <w:r w:rsidRPr="000337E3">
              <w:t>Temperature Status</w:t>
            </w:r>
          </w:p>
          <w:p w14:paraId="702FFA4E" w14:textId="34CDC921" w:rsidR="00F33CAE" w:rsidRPr="000337E3" w:rsidRDefault="00D7505E" w:rsidP="00D7505E">
            <w:pPr>
              <w:pStyle w:val="af8"/>
            </w:pPr>
            <w:r w:rsidRPr="000337E3">
              <w:t>0</w:t>
            </w:r>
            <w:r w:rsidR="00F33CAE" w:rsidRPr="000337E3">
              <w:t xml:space="preserve">0: </w:t>
            </w:r>
            <w:r w:rsidRPr="000337E3">
              <w:t>N</w:t>
            </w:r>
            <w:r w:rsidR="00F33CAE" w:rsidRPr="000337E3">
              <w:t>ormal temperature (value after reset )</w:t>
            </w:r>
          </w:p>
          <w:p w14:paraId="509DF4C3" w14:textId="6CCBDD0F" w:rsidR="00F33CAE" w:rsidRPr="000337E3" w:rsidRDefault="00D7505E" w:rsidP="00D7505E">
            <w:pPr>
              <w:pStyle w:val="af8"/>
            </w:pPr>
            <w:r w:rsidRPr="000337E3">
              <w:t>0</w:t>
            </w:r>
            <w:r w:rsidR="00F33CAE" w:rsidRPr="000337E3">
              <w:t>1: High temperature B</w:t>
            </w:r>
          </w:p>
          <w:p w14:paraId="2ACE8644" w14:textId="63EC783E" w:rsidR="00F33CAE" w:rsidRPr="000337E3" w:rsidRDefault="00F33CAE" w:rsidP="00D7505E">
            <w:pPr>
              <w:pStyle w:val="af8"/>
            </w:pPr>
            <w:r w:rsidRPr="000337E3">
              <w:t>10: High temperature A</w:t>
            </w:r>
          </w:p>
          <w:p w14:paraId="68433584" w14:textId="01CDBCAB" w:rsidR="00F33CAE" w:rsidRPr="000337E3" w:rsidRDefault="00F33CAE" w:rsidP="00D7505E">
            <w:pPr>
              <w:pStyle w:val="af8"/>
            </w:pPr>
            <w:r w:rsidRPr="000337E3">
              <w:t>11: Low temperature A</w:t>
            </w:r>
          </w:p>
          <w:p w14:paraId="774683D9" w14:textId="77777777" w:rsidR="002664E1" w:rsidRDefault="00F33CAE" w:rsidP="000337E3">
            <w:pPr>
              <w:pStyle w:val="a4"/>
            </w:pPr>
            <w:r w:rsidRPr="000337E3">
              <w:t xml:space="preserve">When temperature is measured, temperature status is determined by the temperature measurement value and the status is reflected in </w:t>
            </w:r>
            <w:proofErr w:type="gramStart"/>
            <w:r w:rsidRPr="000337E3">
              <w:t>TSTAT[</w:t>
            </w:r>
            <w:proofErr w:type="gramEnd"/>
            <w:r w:rsidRPr="000337E3">
              <w:t xml:space="preserve">1:0]. </w:t>
            </w:r>
          </w:p>
          <w:p w14:paraId="64D437E2" w14:textId="1D94DCD2" w:rsidR="00F33CAE" w:rsidRPr="000337E3" w:rsidRDefault="002664E1" w:rsidP="00B805CD">
            <w:pPr>
              <w:pStyle w:val="a4"/>
            </w:pPr>
            <w:r w:rsidRPr="00B805CD">
              <w:rPr>
                <w:rStyle w:val="a9"/>
              </w:rPr>
              <w:fldChar w:fldCharType="begin"/>
            </w:r>
            <w:r w:rsidRPr="00B805CD">
              <w:rPr>
                <w:rStyle w:val="a9"/>
              </w:rPr>
              <w:instrText xml:space="preserve"> REF _Ref467487332 \h </w:instrText>
            </w:r>
            <w:r w:rsidR="00B805CD">
              <w:rPr>
                <w:rStyle w:val="a9"/>
              </w:rPr>
              <w:instrText xml:space="preserve"> \* MERGEFORMAT </w:instrText>
            </w:r>
            <w:r w:rsidRPr="00B805CD">
              <w:rPr>
                <w:rStyle w:val="a9"/>
              </w:rPr>
            </w:r>
            <w:r w:rsidRPr="00B805CD">
              <w:rPr>
                <w:rStyle w:val="a9"/>
              </w:rPr>
              <w:fldChar w:fldCharType="separate"/>
            </w:r>
            <w:r w:rsidR="001E07A0" w:rsidRPr="00B805CD">
              <w:rPr>
                <w:rStyle w:val="a9"/>
              </w:rPr>
              <w:t>Figure 13.3</w:t>
            </w:r>
            <w:r w:rsidRPr="00B805CD">
              <w:rPr>
                <w:rStyle w:val="a9"/>
              </w:rPr>
              <w:fldChar w:fldCharType="end"/>
            </w:r>
            <w:r w:rsidRPr="002664E1">
              <w:t xml:space="preserve"> shows status t</w:t>
            </w:r>
            <w:r>
              <w:t>ransitions of TSTAT.</w:t>
            </w:r>
            <w:r w:rsidR="00B805CD">
              <w:t xml:space="preserve"> </w:t>
            </w:r>
            <w:r w:rsidRPr="00B805CD">
              <w:rPr>
                <w:rStyle w:val="a9"/>
              </w:rPr>
              <w:fldChar w:fldCharType="begin"/>
            </w:r>
            <w:r w:rsidRPr="00B805CD">
              <w:rPr>
                <w:rStyle w:val="a9"/>
              </w:rPr>
              <w:instrText xml:space="preserve"> REF _Ref449622249 \h </w:instrText>
            </w:r>
            <w:r w:rsidR="00B805CD">
              <w:rPr>
                <w:rStyle w:val="a9"/>
              </w:rPr>
              <w:instrText xml:space="preserve"> \* MERGEFORMAT </w:instrText>
            </w:r>
            <w:r w:rsidRPr="00B805CD">
              <w:rPr>
                <w:rStyle w:val="a9"/>
              </w:rPr>
            </w:r>
            <w:r w:rsidRPr="00B805CD">
              <w:rPr>
                <w:rStyle w:val="a9"/>
              </w:rPr>
              <w:fldChar w:fldCharType="separate"/>
            </w:r>
            <w:r w:rsidR="001E07A0" w:rsidRPr="00B805CD">
              <w:rPr>
                <w:rStyle w:val="a9"/>
              </w:rPr>
              <w:t>Table 13.12</w:t>
            </w:r>
            <w:r w:rsidRPr="00B805CD">
              <w:rPr>
                <w:rStyle w:val="a9"/>
              </w:rPr>
              <w:fldChar w:fldCharType="end"/>
            </w:r>
            <w:r>
              <w:t xml:space="preserve"> </w:t>
            </w:r>
            <w:r w:rsidRPr="002664E1">
              <w:t>shows temperature alarm error and temperature rise/drop interrupt generating conditions.</w:t>
            </w:r>
          </w:p>
        </w:tc>
      </w:tr>
    </w:tbl>
    <w:p w14:paraId="3EC1106C" w14:textId="5B1E2C45" w:rsidR="00AC0DA7" w:rsidRPr="000337E3" w:rsidRDefault="00D7505E" w:rsidP="00D7505E">
      <w:pPr>
        <w:pStyle w:val="ac"/>
      </w:pPr>
      <w:r w:rsidRPr="000337E3">
        <w:t>CAUTION</w:t>
      </w:r>
    </w:p>
    <w:p w14:paraId="0F9FD661" w14:textId="77777777" w:rsidR="00AC0DA7" w:rsidRPr="000337E3" w:rsidRDefault="00AC0DA7" w:rsidP="00D7505E">
      <w:pPr>
        <w:pStyle w:val="ab"/>
      </w:pPr>
      <w:r w:rsidRPr="000337E3">
        <w:t xml:space="preserve">The </w:t>
      </w:r>
      <w:proofErr w:type="gramStart"/>
      <w:r w:rsidRPr="000337E3">
        <w:t>TSTAT[</w:t>
      </w:r>
      <w:proofErr w:type="gramEnd"/>
      <w:r w:rsidRPr="000337E3">
        <w:t>1:0] bits are updated when a temperature measurement value is written to OTS0OTDR.</w:t>
      </w:r>
    </w:p>
    <w:p w14:paraId="649A0F57" w14:textId="009AB64D" w:rsidR="00FD1137" w:rsidRPr="001E07A0" w:rsidRDefault="00FD1137" w:rsidP="001E07A0">
      <w:pPr>
        <w:pStyle w:val="ad"/>
      </w:pPr>
    </w:p>
    <w:p w14:paraId="2850C146" w14:textId="66517B04" w:rsidR="00E3244E" w:rsidRPr="00E3244E" w:rsidRDefault="00F22875" w:rsidP="00773E8B">
      <w:pPr>
        <w:pStyle w:val="af"/>
      </w:pPr>
      <w:r>
        <w:rPr>
          <w:noProof/>
          <w:sz w:val="18"/>
          <w:szCs w:val="18"/>
          <w:bdr w:val="single" w:sz="4" w:space="0" w:color="auto"/>
        </w:rPr>
        <w:fldChar w:fldCharType="begin"/>
      </w:r>
      <w:r>
        <w:rPr>
          <w:noProof/>
          <w:sz w:val="18"/>
          <w:szCs w:val="18"/>
          <w:bdr w:val="single" w:sz="4" w:space="0" w:color="auto"/>
        </w:rPr>
        <w:instrText xml:space="preserve"> </w:instrText>
      </w:r>
      <w:r>
        <w:rPr>
          <w:rFonts w:hint="eastAsia"/>
          <w:noProof/>
          <w:sz w:val="18"/>
          <w:szCs w:val="18"/>
          <w:bdr w:val="single" w:sz="4" w:space="0" w:color="auto"/>
        </w:rPr>
        <w:instrText>LINK Visio.Drawing.11 "C:\\Users\\a5087878\\Desktop\\E2xFCC\\E2x_SYS_TOP\\</w:instrText>
      </w:r>
      <w:r>
        <w:rPr>
          <w:rFonts w:hint="eastAsia"/>
          <w:noProof/>
          <w:sz w:val="18"/>
          <w:szCs w:val="18"/>
          <w:bdr w:val="single" w:sz="4" w:space="0" w:color="auto"/>
        </w:rPr>
        <w:instrText>目標仕様書</w:instrText>
      </w:r>
      <w:r>
        <w:rPr>
          <w:rFonts w:hint="eastAsia"/>
          <w:noProof/>
          <w:sz w:val="18"/>
          <w:szCs w:val="18"/>
          <w:bdr w:val="single" w:sz="4" w:space="0" w:color="auto"/>
        </w:rPr>
        <w:instrText>\\Doc</w:instrText>
      </w:r>
      <w:r>
        <w:rPr>
          <w:rFonts w:hint="eastAsia"/>
          <w:noProof/>
          <w:sz w:val="18"/>
          <w:szCs w:val="18"/>
          <w:bdr w:val="single" w:sz="4" w:space="0" w:color="auto"/>
        </w:rPr>
        <w:instrText>部隊</w:instrText>
      </w:r>
      <w:r>
        <w:rPr>
          <w:rFonts w:hint="eastAsia"/>
          <w:noProof/>
          <w:sz w:val="18"/>
          <w:szCs w:val="18"/>
          <w:bdr w:val="single" w:sz="4" w:space="0" w:color="auto"/>
        </w:rPr>
        <w:instrText>\\Rev0.5\\13_Temperature Sensor\\e_Fig\\E13_03.vsd" "" \a \p \f 0</w:instrText>
      </w:r>
      <w:r>
        <w:rPr>
          <w:noProof/>
          <w:sz w:val="18"/>
          <w:szCs w:val="18"/>
          <w:bdr w:val="single" w:sz="4" w:space="0" w:color="auto"/>
        </w:rPr>
        <w:instrText xml:space="preserve"> </w:instrText>
      </w:r>
      <w:r>
        <w:rPr>
          <w:noProof/>
          <w:sz w:val="18"/>
          <w:szCs w:val="18"/>
          <w:bdr w:val="single" w:sz="4" w:space="0" w:color="auto"/>
        </w:rPr>
        <w:fldChar w:fldCharType="separate"/>
      </w:r>
      <w:r w:rsidR="002213E8">
        <w:rPr>
          <w:noProof/>
          <w:sz w:val="18"/>
          <w:szCs w:val="18"/>
          <w:bdr w:val="single" w:sz="4" w:space="0" w:color="auto"/>
        </w:rPr>
        <w:object w:dxaOrig="12753" w:dyaOrig="5703" w14:anchorId="3B4FAC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pt;height:208pt">
            <v:imagedata r:id="rId13" o:title=""/>
          </v:shape>
        </w:object>
      </w:r>
      <w:r>
        <w:rPr>
          <w:noProof/>
          <w:sz w:val="18"/>
          <w:szCs w:val="18"/>
          <w:bdr w:val="single" w:sz="4" w:space="0" w:color="auto"/>
        </w:rPr>
        <w:fldChar w:fldCharType="end"/>
      </w:r>
    </w:p>
    <w:p w14:paraId="206A7908" w14:textId="45B4132F" w:rsidR="0048411A" w:rsidRPr="0048411A" w:rsidRDefault="0048411A" w:rsidP="0048411A">
      <w:pPr>
        <w:pStyle w:val="Caption"/>
      </w:pPr>
      <w:bookmarkStart w:id="25" w:name="_Ref467487332"/>
      <w:r w:rsidRPr="00E3244E">
        <w:lastRenderedPageBreak/>
        <w:t xml:space="preserve">Figure </w:t>
      </w:r>
      <w:r w:rsidR="00890203">
        <w:fldChar w:fldCharType="begin"/>
      </w:r>
      <w:r w:rsidR="00890203">
        <w:instrText xml:space="preserve"> STYLEREF 1 \s </w:instrText>
      </w:r>
      <w:r w:rsidR="00890203">
        <w:fldChar w:fldCharType="separate"/>
      </w:r>
      <w:r w:rsidR="00CA1CE3">
        <w:rPr>
          <w:noProof/>
        </w:rPr>
        <w:t>12</w:t>
      </w:r>
      <w:r w:rsidR="00890203">
        <w:rPr>
          <w:noProof/>
        </w:rPr>
        <w:fldChar w:fldCharType="end"/>
      </w:r>
      <w:r w:rsidRPr="00E3244E">
        <w:t>.</w:t>
      </w:r>
      <w:r w:rsidR="00890203">
        <w:fldChar w:fldCharType="begin"/>
      </w:r>
      <w:r w:rsidR="00890203">
        <w:instrText xml:space="preserve"> SEQ Figure \* ARABIC \s 1 </w:instrText>
      </w:r>
      <w:r w:rsidR="00890203">
        <w:fldChar w:fldCharType="separate"/>
      </w:r>
      <w:r w:rsidR="00CA1CE3">
        <w:rPr>
          <w:noProof/>
        </w:rPr>
        <w:t>3</w:t>
      </w:r>
      <w:r w:rsidR="00890203">
        <w:rPr>
          <w:noProof/>
        </w:rPr>
        <w:fldChar w:fldCharType="end"/>
      </w:r>
      <w:bookmarkEnd w:id="25"/>
      <w:r w:rsidR="00E3244E" w:rsidRPr="00E3244E">
        <w:tab/>
        <w:t>Temperature S</w:t>
      </w:r>
      <w:r w:rsidRPr="00E3244E">
        <w:t xml:space="preserve">tatus and </w:t>
      </w:r>
      <w:r w:rsidR="00E3244E" w:rsidRPr="00E3244E">
        <w:t>T</w:t>
      </w:r>
      <w:r w:rsidRPr="00E3244E">
        <w:t xml:space="preserve">ransition </w:t>
      </w:r>
      <w:r w:rsidR="00E3244E" w:rsidRPr="00E3244E">
        <w:t>S</w:t>
      </w:r>
      <w:r w:rsidRPr="00E3244E">
        <w:t>tates</w:t>
      </w:r>
    </w:p>
    <w:p w14:paraId="2372E82A" w14:textId="27221F4B" w:rsidR="0092383D" w:rsidRPr="000337E3" w:rsidRDefault="0092383D" w:rsidP="0092383D">
      <w:pPr>
        <w:pStyle w:val="SP"/>
      </w:pPr>
      <w:r w:rsidRPr="000337E3">
        <w:br w:type="page"/>
      </w:r>
    </w:p>
    <w:p w14:paraId="3649A108" w14:textId="344E6C75" w:rsidR="002B6A7E" w:rsidRPr="000337E3" w:rsidRDefault="00EB0758" w:rsidP="00773E8B">
      <w:pPr>
        <w:pStyle w:val="BodyText"/>
      </w:pPr>
      <w:r w:rsidRPr="00EB0758">
        <w:rPr>
          <w:rStyle w:val="a9"/>
        </w:rPr>
        <w:lastRenderedPageBreak/>
        <w:fldChar w:fldCharType="begin"/>
      </w:r>
      <w:r w:rsidRPr="00EB0758">
        <w:rPr>
          <w:rStyle w:val="a9"/>
        </w:rPr>
        <w:instrText xml:space="preserve"> REF _Ref449622249 \h </w:instrText>
      </w:r>
      <w:r>
        <w:rPr>
          <w:rStyle w:val="a9"/>
        </w:rPr>
        <w:instrText xml:space="preserve"> \* MERGEFORMAT </w:instrText>
      </w:r>
      <w:r w:rsidRPr="00EB0758">
        <w:rPr>
          <w:rStyle w:val="a9"/>
        </w:rPr>
      </w:r>
      <w:r w:rsidRPr="00EB0758">
        <w:rPr>
          <w:rStyle w:val="a9"/>
        </w:rPr>
        <w:fldChar w:fldCharType="separate"/>
      </w:r>
      <w:r w:rsidR="00473C60" w:rsidRPr="005F0CF1">
        <w:rPr>
          <w:rStyle w:val="a9"/>
        </w:rPr>
        <w:t>Table 12.1</w:t>
      </w:r>
      <w:r w:rsidR="00473C60" w:rsidRPr="00473C60">
        <w:rPr>
          <w:rStyle w:val="a9"/>
        </w:rPr>
        <w:t>4</w:t>
      </w:r>
      <w:r w:rsidRPr="00EB0758">
        <w:rPr>
          <w:rStyle w:val="a9"/>
        </w:rPr>
        <w:fldChar w:fldCharType="end"/>
      </w:r>
      <w:r w:rsidR="002B6A7E" w:rsidRPr="000337E3">
        <w:t xml:space="preserve"> Conditions for Generating </w:t>
      </w:r>
      <w:r w:rsidR="00473C60">
        <w:t xml:space="preserve">Abnormal </w:t>
      </w:r>
      <w:r w:rsidR="002B6A7E" w:rsidRPr="000337E3">
        <w:t>Temperature Error and Temperature Rise/</w:t>
      </w:r>
      <w:r w:rsidR="002664E1">
        <w:rPr>
          <w:rFonts w:hint="eastAsia"/>
        </w:rPr>
        <w:t>Drop</w:t>
      </w:r>
      <w:r w:rsidR="002B6A7E" w:rsidRPr="000337E3">
        <w:t xml:space="preserve"> Interrupts</w:t>
      </w:r>
    </w:p>
    <w:tbl>
      <w:tblPr>
        <w:tblStyle w:val="TableGrid"/>
        <w:tblW w:w="9639" w:type="dxa"/>
        <w:tblCellMar>
          <w:left w:w="0" w:type="dxa"/>
          <w:right w:w="0" w:type="dxa"/>
        </w:tblCellMar>
        <w:tblLook w:val="04A0" w:firstRow="1" w:lastRow="0" w:firstColumn="1" w:lastColumn="0" w:noHBand="0" w:noVBand="1"/>
      </w:tblPr>
      <w:tblGrid>
        <w:gridCol w:w="1605"/>
        <w:gridCol w:w="1606"/>
        <w:gridCol w:w="1607"/>
        <w:gridCol w:w="1607"/>
        <w:gridCol w:w="1607"/>
        <w:gridCol w:w="1607"/>
      </w:tblGrid>
      <w:tr w:rsidR="00F1422B" w:rsidRPr="00F1422B" w14:paraId="71507FAC" w14:textId="77777777" w:rsidTr="00F1422B">
        <w:tc>
          <w:tcPr>
            <w:tcW w:w="3211" w:type="dxa"/>
            <w:gridSpan w:val="2"/>
            <w:vMerge w:val="restart"/>
            <w:tcBorders>
              <w:left w:val="nil"/>
              <w:tl2br w:val="single" w:sz="4" w:space="0" w:color="auto"/>
              <w:tr2bl w:val="nil"/>
            </w:tcBorders>
            <w:shd w:val="pct15" w:color="auto" w:fill="auto"/>
          </w:tcPr>
          <w:p w14:paraId="5F8ED755" w14:textId="2C708209" w:rsidR="00F1422B" w:rsidRPr="00F1422B" w:rsidRDefault="00F1422B" w:rsidP="00F1422B">
            <w:pPr>
              <w:pStyle w:val="a3"/>
            </w:pPr>
          </w:p>
        </w:tc>
        <w:tc>
          <w:tcPr>
            <w:tcW w:w="6428" w:type="dxa"/>
            <w:gridSpan w:val="4"/>
            <w:tcBorders>
              <w:right w:val="nil"/>
            </w:tcBorders>
            <w:shd w:val="pct15" w:color="auto" w:fill="auto"/>
          </w:tcPr>
          <w:p w14:paraId="4501CE34" w14:textId="1160270B" w:rsidR="00F1422B" w:rsidRPr="00F1422B" w:rsidRDefault="00F1422B" w:rsidP="00F1422B">
            <w:pPr>
              <w:pStyle w:val="a6"/>
            </w:pPr>
            <w:r w:rsidRPr="00F1422B">
              <w:t>After Status Transition</w:t>
            </w:r>
          </w:p>
        </w:tc>
      </w:tr>
      <w:tr w:rsidR="00F1422B" w:rsidRPr="00F1422B" w14:paraId="25F488BF" w14:textId="77777777" w:rsidTr="00F1422B">
        <w:tc>
          <w:tcPr>
            <w:tcW w:w="3211" w:type="dxa"/>
            <w:gridSpan w:val="2"/>
            <w:vMerge/>
            <w:tcBorders>
              <w:top w:val="nil"/>
              <w:left w:val="nil"/>
              <w:tl2br w:val="single" w:sz="4" w:space="0" w:color="auto"/>
              <w:tr2bl w:val="nil"/>
            </w:tcBorders>
            <w:shd w:val="pct15" w:color="auto" w:fill="auto"/>
          </w:tcPr>
          <w:p w14:paraId="5F4D457B" w14:textId="5E327EE6" w:rsidR="00F1422B" w:rsidRPr="00F1422B" w:rsidRDefault="00F1422B" w:rsidP="00F1422B">
            <w:pPr>
              <w:pStyle w:val="a3"/>
            </w:pPr>
          </w:p>
        </w:tc>
        <w:tc>
          <w:tcPr>
            <w:tcW w:w="1607" w:type="dxa"/>
            <w:shd w:val="pct15" w:color="auto" w:fill="auto"/>
          </w:tcPr>
          <w:p w14:paraId="326F66A3" w14:textId="4E5D34D6" w:rsidR="00F1422B" w:rsidRPr="00F1422B" w:rsidRDefault="00F1422B" w:rsidP="00F1422B">
            <w:pPr>
              <w:pStyle w:val="a3"/>
            </w:pPr>
            <w:r w:rsidRPr="000337E3">
              <w:t>High temp. A</w:t>
            </w:r>
          </w:p>
        </w:tc>
        <w:tc>
          <w:tcPr>
            <w:tcW w:w="1607" w:type="dxa"/>
            <w:shd w:val="pct15" w:color="auto" w:fill="auto"/>
          </w:tcPr>
          <w:p w14:paraId="76C144B7" w14:textId="1E23F321" w:rsidR="00F1422B" w:rsidRPr="00F1422B" w:rsidRDefault="00F1422B" w:rsidP="00F1422B">
            <w:pPr>
              <w:pStyle w:val="a3"/>
            </w:pPr>
            <w:r w:rsidRPr="00F1422B">
              <w:t>High temp. B</w:t>
            </w:r>
          </w:p>
        </w:tc>
        <w:tc>
          <w:tcPr>
            <w:tcW w:w="1607" w:type="dxa"/>
            <w:shd w:val="pct15" w:color="auto" w:fill="auto"/>
          </w:tcPr>
          <w:p w14:paraId="6F7627F3" w14:textId="64330530" w:rsidR="00F1422B" w:rsidRPr="00F1422B" w:rsidRDefault="00F1422B" w:rsidP="00F1422B">
            <w:pPr>
              <w:pStyle w:val="a3"/>
            </w:pPr>
            <w:r w:rsidRPr="00F1422B">
              <w:t>Normal temp.</w:t>
            </w:r>
          </w:p>
        </w:tc>
        <w:tc>
          <w:tcPr>
            <w:tcW w:w="1607" w:type="dxa"/>
            <w:tcBorders>
              <w:right w:val="nil"/>
            </w:tcBorders>
            <w:shd w:val="pct15" w:color="auto" w:fill="auto"/>
          </w:tcPr>
          <w:p w14:paraId="22E77EB4" w14:textId="145AF83A" w:rsidR="00F1422B" w:rsidRPr="00F1422B" w:rsidRDefault="00F1422B" w:rsidP="00F1422B">
            <w:pPr>
              <w:pStyle w:val="a3"/>
            </w:pPr>
            <w:r w:rsidRPr="00F1422B">
              <w:t>Low temp. A</w:t>
            </w:r>
          </w:p>
        </w:tc>
      </w:tr>
      <w:tr w:rsidR="00F1422B" w:rsidRPr="00F1422B" w14:paraId="0151592B" w14:textId="77777777" w:rsidTr="00F1422B">
        <w:tc>
          <w:tcPr>
            <w:tcW w:w="1605" w:type="dxa"/>
            <w:vMerge w:val="restart"/>
            <w:tcBorders>
              <w:left w:val="nil"/>
            </w:tcBorders>
          </w:tcPr>
          <w:p w14:paraId="312EDA8F" w14:textId="77777777" w:rsidR="00F1422B" w:rsidRPr="00F1422B" w:rsidRDefault="00F1422B" w:rsidP="00F1422B">
            <w:pPr>
              <w:pStyle w:val="a4"/>
            </w:pPr>
            <w:r w:rsidRPr="00F1422B">
              <w:t>Before status transition</w:t>
            </w:r>
          </w:p>
        </w:tc>
        <w:tc>
          <w:tcPr>
            <w:tcW w:w="1606" w:type="dxa"/>
          </w:tcPr>
          <w:p w14:paraId="6D836B40" w14:textId="77777777" w:rsidR="00F1422B" w:rsidRPr="00F1422B" w:rsidRDefault="00F1422B" w:rsidP="00F1422B">
            <w:pPr>
              <w:pStyle w:val="a4"/>
            </w:pPr>
            <w:r w:rsidRPr="00F1422B">
              <w:t>High temp. A</w:t>
            </w:r>
          </w:p>
        </w:tc>
        <w:tc>
          <w:tcPr>
            <w:tcW w:w="1607" w:type="dxa"/>
          </w:tcPr>
          <w:p w14:paraId="65B66524" w14:textId="77777777" w:rsidR="00F1422B" w:rsidRPr="00F1422B" w:rsidRDefault="00F1422B" w:rsidP="00F1422B">
            <w:pPr>
              <w:pStyle w:val="a4"/>
            </w:pPr>
            <w:r w:rsidRPr="00F1422B">
              <w:t>N/A</w:t>
            </w:r>
          </w:p>
        </w:tc>
        <w:tc>
          <w:tcPr>
            <w:tcW w:w="1607" w:type="dxa"/>
          </w:tcPr>
          <w:p w14:paraId="21530FB0" w14:textId="77777777" w:rsidR="00F1422B" w:rsidRPr="00F1422B" w:rsidRDefault="00F1422B" w:rsidP="00F1422B">
            <w:pPr>
              <w:pStyle w:val="a4"/>
            </w:pPr>
            <w:r w:rsidRPr="00F1422B">
              <w:t>INTOTSOTULI</w:t>
            </w:r>
          </w:p>
        </w:tc>
        <w:tc>
          <w:tcPr>
            <w:tcW w:w="1607" w:type="dxa"/>
          </w:tcPr>
          <w:p w14:paraId="0A8DA536" w14:textId="77777777" w:rsidR="00F1422B" w:rsidRPr="00F1422B" w:rsidRDefault="00F1422B" w:rsidP="00F1422B">
            <w:pPr>
              <w:pStyle w:val="a4"/>
            </w:pPr>
            <w:r w:rsidRPr="00F1422B">
              <w:t>INTOTSOTULI</w:t>
            </w:r>
          </w:p>
        </w:tc>
        <w:tc>
          <w:tcPr>
            <w:tcW w:w="1607" w:type="dxa"/>
            <w:tcBorders>
              <w:right w:val="nil"/>
            </w:tcBorders>
          </w:tcPr>
          <w:p w14:paraId="7707CD06" w14:textId="3FA3A0AB" w:rsidR="00F1422B" w:rsidRPr="00F1422B" w:rsidRDefault="00F1422B" w:rsidP="00F1422B">
            <w:pPr>
              <w:pStyle w:val="a4"/>
            </w:pPr>
            <w:r w:rsidRPr="00F1422B">
              <w:t>OTABE</w:t>
            </w:r>
          </w:p>
        </w:tc>
      </w:tr>
      <w:tr w:rsidR="00F1422B" w:rsidRPr="00F1422B" w14:paraId="5A0E7911" w14:textId="77777777" w:rsidTr="00F1422B">
        <w:tc>
          <w:tcPr>
            <w:tcW w:w="1605" w:type="dxa"/>
            <w:vMerge/>
            <w:tcBorders>
              <w:left w:val="nil"/>
            </w:tcBorders>
          </w:tcPr>
          <w:p w14:paraId="28D66F02" w14:textId="77777777" w:rsidR="00F1422B" w:rsidRPr="00F1422B" w:rsidRDefault="00F1422B" w:rsidP="00F1422B">
            <w:pPr>
              <w:pStyle w:val="a4"/>
            </w:pPr>
          </w:p>
        </w:tc>
        <w:tc>
          <w:tcPr>
            <w:tcW w:w="1606" w:type="dxa"/>
          </w:tcPr>
          <w:p w14:paraId="456D75E5" w14:textId="77777777" w:rsidR="00F1422B" w:rsidRPr="00F1422B" w:rsidRDefault="00F1422B" w:rsidP="00F1422B">
            <w:pPr>
              <w:pStyle w:val="a4"/>
            </w:pPr>
            <w:r w:rsidRPr="00F1422B">
              <w:t xml:space="preserve">High temp. B </w:t>
            </w:r>
          </w:p>
        </w:tc>
        <w:tc>
          <w:tcPr>
            <w:tcW w:w="1607" w:type="dxa"/>
          </w:tcPr>
          <w:p w14:paraId="1350B330" w14:textId="035783A3" w:rsidR="00F1422B" w:rsidRPr="00F1422B" w:rsidRDefault="00F1422B" w:rsidP="00F1422B">
            <w:pPr>
              <w:pStyle w:val="a4"/>
            </w:pPr>
            <w:r w:rsidRPr="00F1422B">
              <w:t>OTABE</w:t>
            </w:r>
          </w:p>
        </w:tc>
        <w:tc>
          <w:tcPr>
            <w:tcW w:w="1607" w:type="dxa"/>
          </w:tcPr>
          <w:p w14:paraId="19F70445" w14:textId="77777777" w:rsidR="00F1422B" w:rsidRPr="00F1422B" w:rsidRDefault="00F1422B" w:rsidP="00F1422B">
            <w:pPr>
              <w:pStyle w:val="a4"/>
            </w:pPr>
            <w:r w:rsidRPr="00F1422B">
              <w:t>N/A</w:t>
            </w:r>
          </w:p>
        </w:tc>
        <w:tc>
          <w:tcPr>
            <w:tcW w:w="1607" w:type="dxa"/>
          </w:tcPr>
          <w:p w14:paraId="346B77A6" w14:textId="77777777" w:rsidR="00F1422B" w:rsidRPr="00F1422B" w:rsidRDefault="00F1422B" w:rsidP="00F1422B">
            <w:pPr>
              <w:pStyle w:val="a4"/>
            </w:pPr>
            <w:r w:rsidRPr="00F1422B">
              <w:t>INTOTSOTULI</w:t>
            </w:r>
          </w:p>
        </w:tc>
        <w:tc>
          <w:tcPr>
            <w:tcW w:w="1607" w:type="dxa"/>
            <w:tcBorders>
              <w:right w:val="nil"/>
            </w:tcBorders>
          </w:tcPr>
          <w:p w14:paraId="19D9F812" w14:textId="4F61AA94" w:rsidR="00F1422B" w:rsidRPr="00F1422B" w:rsidRDefault="00F1422B" w:rsidP="00F1422B">
            <w:pPr>
              <w:pStyle w:val="a4"/>
            </w:pPr>
            <w:r w:rsidRPr="00F1422B">
              <w:t>OTABE</w:t>
            </w:r>
          </w:p>
        </w:tc>
      </w:tr>
      <w:tr w:rsidR="00F1422B" w:rsidRPr="00F1422B" w14:paraId="089A022F" w14:textId="77777777" w:rsidTr="00F1422B">
        <w:tc>
          <w:tcPr>
            <w:tcW w:w="1605" w:type="dxa"/>
            <w:vMerge/>
            <w:tcBorders>
              <w:left w:val="nil"/>
            </w:tcBorders>
          </w:tcPr>
          <w:p w14:paraId="784779A8" w14:textId="77777777" w:rsidR="00F1422B" w:rsidRPr="00F1422B" w:rsidRDefault="00F1422B" w:rsidP="00F1422B">
            <w:pPr>
              <w:pStyle w:val="a4"/>
            </w:pPr>
          </w:p>
        </w:tc>
        <w:tc>
          <w:tcPr>
            <w:tcW w:w="1606" w:type="dxa"/>
          </w:tcPr>
          <w:p w14:paraId="6913253A" w14:textId="77777777" w:rsidR="00F1422B" w:rsidRPr="00F1422B" w:rsidRDefault="00F1422B" w:rsidP="00F1422B">
            <w:pPr>
              <w:pStyle w:val="a4"/>
            </w:pPr>
            <w:r w:rsidRPr="00F1422B">
              <w:t>Normal temp.</w:t>
            </w:r>
          </w:p>
        </w:tc>
        <w:tc>
          <w:tcPr>
            <w:tcW w:w="1607" w:type="dxa"/>
          </w:tcPr>
          <w:p w14:paraId="1E88245F" w14:textId="70D9C99A" w:rsidR="00F1422B" w:rsidRPr="00F1422B" w:rsidRDefault="00F1422B" w:rsidP="00F1422B">
            <w:pPr>
              <w:pStyle w:val="a4"/>
            </w:pPr>
            <w:r w:rsidRPr="00F1422B">
              <w:t>OTABE</w:t>
            </w:r>
          </w:p>
        </w:tc>
        <w:tc>
          <w:tcPr>
            <w:tcW w:w="1607" w:type="dxa"/>
          </w:tcPr>
          <w:p w14:paraId="67E8257A" w14:textId="77777777" w:rsidR="00F1422B" w:rsidRPr="00F1422B" w:rsidRDefault="00F1422B" w:rsidP="00F1422B">
            <w:pPr>
              <w:pStyle w:val="a4"/>
            </w:pPr>
            <w:r w:rsidRPr="00F1422B">
              <w:t>INTOTSOTULI</w:t>
            </w:r>
          </w:p>
        </w:tc>
        <w:tc>
          <w:tcPr>
            <w:tcW w:w="1607" w:type="dxa"/>
          </w:tcPr>
          <w:p w14:paraId="4FF2B8C6" w14:textId="77777777" w:rsidR="00F1422B" w:rsidRPr="00F1422B" w:rsidRDefault="00F1422B" w:rsidP="00F1422B">
            <w:pPr>
              <w:pStyle w:val="a4"/>
            </w:pPr>
            <w:r w:rsidRPr="00F1422B">
              <w:t>N/A</w:t>
            </w:r>
          </w:p>
        </w:tc>
        <w:tc>
          <w:tcPr>
            <w:tcW w:w="1607" w:type="dxa"/>
            <w:tcBorders>
              <w:right w:val="nil"/>
            </w:tcBorders>
          </w:tcPr>
          <w:p w14:paraId="2DA75CA5" w14:textId="6E1810FA" w:rsidR="00F1422B" w:rsidRPr="00F1422B" w:rsidRDefault="00F1422B" w:rsidP="00F1422B">
            <w:pPr>
              <w:pStyle w:val="a4"/>
            </w:pPr>
            <w:r w:rsidRPr="00F1422B">
              <w:t>OTABE</w:t>
            </w:r>
          </w:p>
        </w:tc>
      </w:tr>
      <w:tr w:rsidR="00F1422B" w:rsidRPr="00F1422B" w14:paraId="50BCE83E" w14:textId="77777777" w:rsidTr="00F1422B">
        <w:tc>
          <w:tcPr>
            <w:tcW w:w="1605" w:type="dxa"/>
            <w:vMerge/>
            <w:tcBorders>
              <w:left w:val="nil"/>
            </w:tcBorders>
          </w:tcPr>
          <w:p w14:paraId="17526931" w14:textId="77777777" w:rsidR="00F1422B" w:rsidRPr="00F1422B" w:rsidRDefault="00F1422B" w:rsidP="00F1422B">
            <w:pPr>
              <w:pStyle w:val="a4"/>
            </w:pPr>
          </w:p>
        </w:tc>
        <w:tc>
          <w:tcPr>
            <w:tcW w:w="1606" w:type="dxa"/>
          </w:tcPr>
          <w:p w14:paraId="4F9A4568" w14:textId="77777777" w:rsidR="00F1422B" w:rsidRPr="00F1422B" w:rsidRDefault="00F1422B" w:rsidP="00F1422B">
            <w:pPr>
              <w:pStyle w:val="a4"/>
            </w:pPr>
            <w:r w:rsidRPr="00F1422B">
              <w:t>Low temp. A</w:t>
            </w:r>
          </w:p>
        </w:tc>
        <w:tc>
          <w:tcPr>
            <w:tcW w:w="1607" w:type="dxa"/>
          </w:tcPr>
          <w:p w14:paraId="6C6580FE" w14:textId="1EB60372" w:rsidR="00F1422B" w:rsidRPr="00F1422B" w:rsidRDefault="00F1422B" w:rsidP="00F1422B">
            <w:pPr>
              <w:pStyle w:val="a4"/>
            </w:pPr>
            <w:r w:rsidRPr="00F1422B">
              <w:t>OTABE</w:t>
            </w:r>
          </w:p>
        </w:tc>
        <w:tc>
          <w:tcPr>
            <w:tcW w:w="1607" w:type="dxa"/>
          </w:tcPr>
          <w:p w14:paraId="0D1284CA" w14:textId="77777777" w:rsidR="00F1422B" w:rsidRPr="00F1422B" w:rsidRDefault="00F1422B" w:rsidP="00F1422B">
            <w:pPr>
              <w:pStyle w:val="a4"/>
            </w:pPr>
            <w:r w:rsidRPr="00F1422B">
              <w:t>INTOTSOTULI</w:t>
            </w:r>
          </w:p>
        </w:tc>
        <w:tc>
          <w:tcPr>
            <w:tcW w:w="1607" w:type="dxa"/>
          </w:tcPr>
          <w:p w14:paraId="1A7CFE3F" w14:textId="77777777" w:rsidR="00F1422B" w:rsidRPr="00F1422B" w:rsidRDefault="00F1422B" w:rsidP="00F1422B">
            <w:pPr>
              <w:pStyle w:val="a4"/>
            </w:pPr>
            <w:r w:rsidRPr="00F1422B">
              <w:t>INTOTSOTULI</w:t>
            </w:r>
          </w:p>
        </w:tc>
        <w:tc>
          <w:tcPr>
            <w:tcW w:w="1607" w:type="dxa"/>
            <w:tcBorders>
              <w:right w:val="nil"/>
            </w:tcBorders>
          </w:tcPr>
          <w:p w14:paraId="48326797" w14:textId="77777777" w:rsidR="00F1422B" w:rsidRPr="00F1422B" w:rsidRDefault="00F1422B" w:rsidP="00F1422B">
            <w:pPr>
              <w:pStyle w:val="a4"/>
            </w:pPr>
            <w:r w:rsidRPr="00F1422B">
              <w:t>N/A</w:t>
            </w:r>
          </w:p>
        </w:tc>
      </w:tr>
    </w:tbl>
    <w:p w14:paraId="39000DE1" w14:textId="77777777" w:rsidR="00F1422B" w:rsidRDefault="00F1422B" w:rsidP="00773E8B">
      <w:pPr>
        <w:pStyle w:val="BodyText"/>
      </w:pPr>
    </w:p>
    <w:p w14:paraId="33029BF1" w14:textId="58310C5C" w:rsidR="002B6A7E" w:rsidRPr="00773E8B" w:rsidRDefault="002B6A7E" w:rsidP="00773E8B">
      <w:pPr>
        <w:pStyle w:val="BodyText"/>
      </w:pPr>
      <w:r w:rsidRPr="00773E8B">
        <w:t>[Legend]</w:t>
      </w:r>
    </w:p>
    <w:p w14:paraId="06252979" w14:textId="47AEF6E5" w:rsidR="002B6A7E" w:rsidRPr="00773E8B" w:rsidRDefault="00A95E3B" w:rsidP="00773E8B">
      <w:pPr>
        <w:pStyle w:val="BodyText"/>
      </w:pPr>
      <w:r w:rsidRPr="00773E8B">
        <w:t>OTABE</w:t>
      </w:r>
      <w:r w:rsidR="002B6A7E" w:rsidRPr="00773E8B">
        <w:t>: Occurrence of temperature alarm error</w:t>
      </w:r>
    </w:p>
    <w:p w14:paraId="5AB4ADEB" w14:textId="39ABC494" w:rsidR="002B6A7E" w:rsidRPr="00773E8B" w:rsidRDefault="00A95E3B" w:rsidP="00773E8B">
      <w:pPr>
        <w:pStyle w:val="BodyText"/>
      </w:pPr>
      <w:r w:rsidRPr="00773E8B">
        <w:rPr>
          <w:rFonts w:hint="eastAsia"/>
        </w:rPr>
        <w:t>INTOTS</w:t>
      </w:r>
      <w:r w:rsidR="002B6A7E" w:rsidRPr="00773E8B">
        <w:t xml:space="preserve">OTULI: Occurrence of temperature rise or </w:t>
      </w:r>
      <w:r w:rsidR="002664E1">
        <w:rPr>
          <w:rFonts w:hint="eastAsia"/>
        </w:rPr>
        <w:t>drop</w:t>
      </w:r>
      <w:r w:rsidR="002B6A7E" w:rsidRPr="00773E8B">
        <w:t xml:space="preserve"> interrupt</w:t>
      </w:r>
    </w:p>
    <w:p w14:paraId="394F1456" w14:textId="1E4277CD" w:rsidR="00AC0DA7" w:rsidRPr="00773E8B" w:rsidRDefault="002B6A7E" w:rsidP="00773E8B">
      <w:pPr>
        <w:pStyle w:val="BodyText"/>
      </w:pPr>
      <w:r w:rsidRPr="00773E8B">
        <w:t xml:space="preserve">N/A: Neither </w:t>
      </w:r>
      <w:r w:rsidR="00A95E3B" w:rsidRPr="00773E8B">
        <w:t>OTABE</w:t>
      </w:r>
      <w:r w:rsidRPr="00773E8B">
        <w:t xml:space="preserve"> nor </w:t>
      </w:r>
      <w:r w:rsidR="00A95E3B" w:rsidRPr="00773E8B">
        <w:rPr>
          <w:rFonts w:hint="eastAsia"/>
        </w:rPr>
        <w:t>INTOTS</w:t>
      </w:r>
      <w:r w:rsidRPr="00773E8B">
        <w:t>OTULI occurs.</w:t>
      </w:r>
    </w:p>
    <w:p w14:paraId="27B910B3" w14:textId="01C26D96" w:rsidR="00AC0DA7" w:rsidRPr="000337E3" w:rsidRDefault="00211497" w:rsidP="00211497">
      <w:pPr>
        <w:pStyle w:val="BodyText"/>
      </w:pPr>
      <w:r w:rsidRPr="000337E3">
        <w:br w:type="page"/>
      </w:r>
    </w:p>
    <w:p w14:paraId="0F3EB7BD" w14:textId="5FC4F272" w:rsidR="00AC0DA7" w:rsidRPr="000337E3" w:rsidRDefault="00AC0DA7" w:rsidP="00D22EE9">
      <w:pPr>
        <w:pStyle w:val="Heading3"/>
      </w:pPr>
      <w:bookmarkStart w:id="26" w:name="_Toc443438163"/>
      <w:r w:rsidRPr="000337E3">
        <w:lastRenderedPageBreak/>
        <w:t>OTS0OTDR — Temperature Data Register</w:t>
      </w:r>
      <w:bookmarkEnd w:id="26"/>
    </w:p>
    <w:p w14:paraId="741B9151" w14:textId="05584ECF" w:rsidR="00AC0DA7" w:rsidRPr="000337E3" w:rsidRDefault="00AC0DA7" w:rsidP="00005733">
      <w:pPr>
        <w:pStyle w:val="BodyText"/>
      </w:pPr>
      <w:r w:rsidRPr="000337E3">
        <w:t xml:space="preserve">OTS0OTDR is a 16-bit read-only register that stores a temperature measurement value. </w:t>
      </w:r>
    </w:p>
    <w:p w14:paraId="66CB451B" w14:textId="77777777" w:rsidR="00D22EE9" w:rsidRPr="000337E3" w:rsidRDefault="00D22EE9" w:rsidP="00D22EE9">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B670D4" w:rsidRPr="000337E3" w14:paraId="642B65DF" w14:textId="77777777" w:rsidTr="00D23247">
        <w:trPr>
          <w:jc w:val="right"/>
        </w:trPr>
        <w:tc>
          <w:tcPr>
            <w:tcW w:w="1247" w:type="dxa"/>
            <w:shd w:val="clear" w:color="auto" w:fill="auto"/>
          </w:tcPr>
          <w:p w14:paraId="25FE0D4F" w14:textId="59D4FE21" w:rsidR="00B670D4" w:rsidRPr="000337E3" w:rsidRDefault="00B670D4" w:rsidP="00D23247">
            <w:pPr>
              <w:pStyle w:val="7pt3"/>
              <w:rPr>
                <w:rStyle w:val="a9"/>
              </w:rPr>
            </w:pPr>
            <w:r>
              <w:rPr>
                <w:rStyle w:val="a9"/>
              </w:rPr>
              <w:t>Access:</w:t>
            </w:r>
          </w:p>
        </w:tc>
        <w:tc>
          <w:tcPr>
            <w:tcW w:w="170" w:type="dxa"/>
            <w:shd w:val="clear" w:color="auto" w:fill="auto"/>
          </w:tcPr>
          <w:p w14:paraId="1E515AB4" w14:textId="77777777" w:rsidR="00B670D4" w:rsidRPr="000337E3" w:rsidRDefault="00B670D4" w:rsidP="00D23247">
            <w:pPr>
              <w:pStyle w:val="7pt6"/>
              <w:rPr>
                <w:rStyle w:val="a9"/>
              </w:rPr>
            </w:pPr>
          </w:p>
        </w:tc>
        <w:tc>
          <w:tcPr>
            <w:tcW w:w="7462" w:type="dxa"/>
            <w:shd w:val="clear" w:color="auto" w:fill="auto"/>
          </w:tcPr>
          <w:p w14:paraId="32117E6A" w14:textId="0627FBD9" w:rsidR="00B670D4" w:rsidRPr="000337E3" w:rsidRDefault="00B670D4" w:rsidP="00D23247">
            <w:pPr>
              <w:pStyle w:val="7pt6"/>
            </w:pPr>
            <w:r w:rsidRPr="00B670D4">
              <w:t>This register is a read-only register that can be read in 16-bit units.</w:t>
            </w:r>
          </w:p>
        </w:tc>
      </w:tr>
      <w:tr w:rsidR="00B670D4" w:rsidRPr="000337E3" w14:paraId="07977E4D" w14:textId="77777777" w:rsidTr="00D23247">
        <w:trPr>
          <w:jc w:val="right"/>
        </w:trPr>
        <w:tc>
          <w:tcPr>
            <w:tcW w:w="1247" w:type="dxa"/>
            <w:shd w:val="clear" w:color="auto" w:fill="auto"/>
          </w:tcPr>
          <w:p w14:paraId="622EB802" w14:textId="46F569DB" w:rsidR="00B670D4" w:rsidRPr="000337E3" w:rsidRDefault="00B670D4" w:rsidP="00D23247">
            <w:pPr>
              <w:pStyle w:val="7pt3"/>
              <w:rPr>
                <w:rStyle w:val="a9"/>
              </w:rPr>
            </w:pPr>
            <w:r>
              <w:rPr>
                <w:rStyle w:val="a9"/>
              </w:rPr>
              <w:t>Address:</w:t>
            </w:r>
          </w:p>
        </w:tc>
        <w:tc>
          <w:tcPr>
            <w:tcW w:w="170" w:type="dxa"/>
            <w:shd w:val="clear" w:color="auto" w:fill="auto"/>
          </w:tcPr>
          <w:p w14:paraId="355616D8" w14:textId="77777777" w:rsidR="00B670D4" w:rsidRPr="000337E3" w:rsidRDefault="00B670D4" w:rsidP="00D23247">
            <w:pPr>
              <w:pStyle w:val="7pt6"/>
              <w:rPr>
                <w:rStyle w:val="a9"/>
              </w:rPr>
            </w:pPr>
          </w:p>
        </w:tc>
        <w:tc>
          <w:tcPr>
            <w:tcW w:w="7462" w:type="dxa"/>
            <w:shd w:val="clear" w:color="auto" w:fill="auto"/>
          </w:tcPr>
          <w:p w14:paraId="42B72872" w14:textId="5BA35567" w:rsidR="00B670D4" w:rsidRPr="000337E3" w:rsidRDefault="00B670D4" w:rsidP="00D23247">
            <w:pPr>
              <w:pStyle w:val="7pt6"/>
            </w:pPr>
            <w:r>
              <w:t>&lt;</w:t>
            </w:r>
            <w:proofErr w:type="spellStart"/>
            <w:r>
              <w:t>OTSn_base</w:t>
            </w:r>
            <w:proofErr w:type="spellEnd"/>
            <w:r>
              <w:t xml:space="preserve">&gt; + </w:t>
            </w:r>
            <w:r w:rsidRPr="00B670D4">
              <w:t>18</w:t>
            </w:r>
            <w:r w:rsidRPr="00B670D4">
              <w:rPr>
                <w:vertAlign w:val="subscript"/>
              </w:rPr>
              <w:t>H</w:t>
            </w:r>
          </w:p>
        </w:tc>
      </w:tr>
      <w:tr w:rsidR="00D22EE9" w:rsidRPr="000337E3" w14:paraId="198048C6" w14:textId="77777777" w:rsidTr="00D23247">
        <w:trPr>
          <w:jc w:val="right"/>
        </w:trPr>
        <w:tc>
          <w:tcPr>
            <w:tcW w:w="1247" w:type="dxa"/>
            <w:shd w:val="clear" w:color="auto" w:fill="auto"/>
          </w:tcPr>
          <w:p w14:paraId="517CB3B7" w14:textId="77777777" w:rsidR="00D22EE9" w:rsidRPr="000337E3" w:rsidRDefault="00D22EE9" w:rsidP="00D23247">
            <w:pPr>
              <w:pStyle w:val="7pt3"/>
              <w:rPr>
                <w:rStyle w:val="a9"/>
              </w:rPr>
            </w:pPr>
            <w:r w:rsidRPr="000337E3">
              <w:rPr>
                <w:rStyle w:val="a9"/>
              </w:rPr>
              <w:t>Value after reset:</w:t>
            </w:r>
          </w:p>
        </w:tc>
        <w:tc>
          <w:tcPr>
            <w:tcW w:w="170" w:type="dxa"/>
            <w:shd w:val="clear" w:color="auto" w:fill="auto"/>
          </w:tcPr>
          <w:p w14:paraId="38074B99" w14:textId="77777777" w:rsidR="00D22EE9" w:rsidRPr="000337E3" w:rsidRDefault="00D22EE9" w:rsidP="00D23247">
            <w:pPr>
              <w:pStyle w:val="7pt6"/>
              <w:rPr>
                <w:rStyle w:val="a9"/>
              </w:rPr>
            </w:pPr>
          </w:p>
        </w:tc>
        <w:tc>
          <w:tcPr>
            <w:tcW w:w="7462" w:type="dxa"/>
            <w:shd w:val="clear" w:color="auto" w:fill="auto"/>
          </w:tcPr>
          <w:p w14:paraId="0AEBF770" w14:textId="487E352F" w:rsidR="00D22EE9" w:rsidRPr="000337E3" w:rsidRDefault="00D22EE9" w:rsidP="00D23247">
            <w:pPr>
              <w:pStyle w:val="7pt6"/>
            </w:pPr>
            <w:r w:rsidRPr="000337E3">
              <w:t>0000</w:t>
            </w:r>
            <w:r w:rsidRPr="000337E3">
              <w:rPr>
                <w:rStyle w:val="a8"/>
              </w:rPr>
              <w:t>H</w:t>
            </w:r>
          </w:p>
        </w:tc>
      </w:tr>
    </w:tbl>
    <w:p w14:paraId="28B050AA" w14:textId="5A92843B" w:rsidR="000C61EE" w:rsidRPr="000337E3" w:rsidRDefault="000C61EE" w:rsidP="009C14FA">
      <w:pPr>
        <w:pStyle w:val="SP"/>
      </w:pPr>
    </w:p>
    <w:tbl>
      <w:tblPr>
        <w:tblW w:w="9639" w:type="dxa"/>
        <w:jc w:val="right"/>
        <w:tblLayout w:type="fixed"/>
        <w:tblCellMar>
          <w:left w:w="0" w:type="dxa"/>
          <w:right w:w="0" w:type="dxa"/>
        </w:tblCellMar>
        <w:tblLook w:val="04A0" w:firstRow="1" w:lastRow="0" w:firstColumn="1" w:lastColumn="0" w:noHBand="0" w:noVBand="1"/>
      </w:tblPr>
      <w:tblGrid>
        <w:gridCol w:w="1115"/>
        <w:gridCol w:w="534"/>
        <w:gridCol w:w="534"/>
        <w:gridCol w:w="534"/>
        <w:gridCol w:w="534"/>
        <w:gridCol w:w="534"/>
        <w:gridCol w:w="533"/>
        <w:gridCol w:w="533"/>
        <w:gridCol w:w="532"/>
        <w:gridCol w:w="532"/>
        <w:gridCol w:w="532"/>
        <w:gridCol w:w="532"/>
        <w:gridCol w:w="532"/>
        <w:gridCol w:w="532"/>
        <w:gridCol w:w="532"/>
        <w:gridCol w:w="532"/>
        <w:gridCol w:w="532"/>
      </w:tblGrid>
      <w:tr w:rsidR="000C61EE" w:rsidRPr="000337E3" w14:paraId="1E4B4A1C" w14:textId="77777777" w:rsidTr="00F24E79">
        <w:trPr>
          <w:jc w:val="right"/>
        </w:trPr>
        <w:tc>
          <w:tcPr>
            <w:tcW w:w="1115" w:type="dxa"/>
            <w:shd w:val="clear" w:color="auto" w:fill="auto"/>
          </w:tcPr>
          <w:p w14:paraId="4877175E" w14:textId="77777777" w:rsidR="000C61EE" w:rsidRPr="000337E3" w:rsidRDefault="000C61EE" w:rsidP="00F24E79">
            <w:pPr>
              <w:pStyle w:val="bit"/>
            </w:pPr>
          </w:p>
        </w:tc>
        <w:tc>
          <w:tcPr>
            <w:tcW w:w="1602" w:type="dxa"/>
            <w:gridSpan w:val="3"/>
            <w:shd w:val="clear" w:color="auto" w:fill="auto"/>
          </w:tcPr>
          <w:p w14:paraId="1EA23310" w14:textId="0F2F1BCD" w:rsidR="000C61EE" w:rsidRPr="000337E3" w:rsidRDefault="006F29C7" w:rsidP="000C61EE">
            <w:pPr>
              <w:pStyle w:val="7pt0"/>
            </w:pPr>
            <w:r w:rsidRPr="000337E3">
              <w:t>Signed fixed-point format</w:t>
            </w:r>
          </w:p>
        </w:tc>
        <w:tc>
          <w:tcPr>
            <w:tcW w:w="534" w:type="dxa"/>
            <w:shd w:val="clear" w:color="auto" w:fill="auto"/>
          </w:tcPr>
          <w:p w14:paraId="4F8DAF93" w14:textId="77777777" w:rsidR="000C61EE" w:rsidRPr="000337E3" w:rsidRDefault="000C61EE" w:rsidP="00F24E79">
            <w:pPr>
              <w:pStyle w:val="bit0"/>
            </w:pPr>
          </w:p>
        </w:tc>
        <w:tc>
          <w:tcPr>
            <w:tcW w:w="534" w:type="dxa"/>
            <w:shd w:val="clear" w:color="auto" w:fill="auto"/>
          </w:tcPr>
          <w:p w14:paraId="09956E2D" w14:textId="77777777" w:rsidR="000C61EE" w:rsidRPr="000337E3" w:rsidRDefault="000C61EE" w:rsidP="00F24E79">
            <w:pPr>
              <w:pStyle w:val="bit0"/>
            </w:pPr>
          </w:p>
        </w:tc>
        <w:tc>
          <w:tcPr>
            <w:tcW w:w="533" w:type="dxa"/>
            <w:shd w:val="clear" w:color="auto" w:fill="auto"/>
          </w:tcPr>
          <w:p w14:paraId="44B06AAC" w14:textId="77777777" w:rsidR="000C61EE" w:rsidRPr="000337E3" w:rsidRDefault="000C61EE" w:rsidP="00F24E79">
            <w:pPr>
              <w:pStyle w:val="bit0"/>
            </w:pPr>
          </w:p>
        </w:tc>
        <w:tc>
          <w:tcPr>
            <w:tcW w:w="533" w:type="dxa"/>
            <w:shd w:val="clear" w:color="auto" w:fill="auto"/>
          </w:tcPr>
          <w:p w14:paraId="3EF91669" w14:textId="77777777" w:rsidR="000C61EE" w:rsidRPr="000337E3" w:rsidRDefault="000C61EE" w:rsidP="00F24E79">
            <w:pPr>
              <w:pStyle w:val="bit0"/>
            </w:pPr>
          </w:p>
        </w:tc>
        <w:tc>
          <w:tcPr>
            <w:tcW w:w="532" w:type="dxa"/>
            <w:shd w:val="clear" w:color="auto" w:fill="auto"/>
          </w:tcPr>
          <w:p w14:paraId="74DD9062" w14:textId="77777777" w:rsidR="000C61EE" w:rsidRPr="000337E3" w:rsidRDefault="000C61EE" w:rsidP="00F24E79">
            <w:pPr>
              <w:pStyle w:val="bit0"/>
            </w:pPr>
          </w:p>
        </w:tc>
        <w:tc>
          <w:tcPr>
            <w:tcW w:w="532" w:type="dxa"/>
            <w:shd w:val="clear" w:color="auto" w:fill="auto"/>
          </w:tcPr>
          <w:p w14:paraId="72F9026C" w14:textId="77777777" w:rsidR="000C61EE" w:rsidRPr="000337E3" w:rsidRDefault="000C61EE" w:rsidP="00F24E79">
            <w:pPr>
              <w:pStyle w:val="bit0"/>
            </w:pPr>
          </w:p>
        </w:tc>
        <w:tc>
          <w:tcPr>
            <w:tcW w:w="532" w:type="dxa"/>
            <w:shd w:val="clear" w:color="auto" w:fill="auto"/>
          </w:tcPr>
          <w:p w14:paraId="55DEEF21" w14:textId="77777777" w:rsidR="000C61EE" w:rsidRPr="000337E3" w:rsidRDefault="000C61EE" w:rsidP="00F24E79">
            <w:pPr>
              <w:pStyle w:val="bit0"/>
            </w:pPr>
          </w:p>
        </w:tc>
        <w:tc>
          <w:tcPr>
            <w:tcW w:w="532" w:type="dxa"/>
            <w:shd w:val="clear" w:color="auto" w:fill="auto"/>
          </w:tcPr>
          <w:p w14:paraId="6488B59B" w14:textId="77777777" w:rsidR="000C61EE" w:rsidRPr="000337E3" w:rsidRDefault="000C61EE" w:rsidP="00F24E79">
            <w:pPr>
              <w:pStyle w:val="bit0"/>
            </w:pPr>
          </w:p>
        </w:tc>
        <w:tc>
          <w:tcPr>
            <w:tcW w:w="532" w:type="dxa"/>
            <w:shd w:val="clear" w:color="auto" w:fill="auto"/>
          </w:tcPr>
          <w:p w14:paraId="6BABD55F" w14:textId="77777777" w:rsidR="000C61EE" w:rsidRPr="000337E3" w:rsidRDefault="000C61EE" w:rsidP="00F24E79">
            <w:pPr>
              <w:pStyle w:val="bit0"/>
            </w:pPr>
          </w:p>
        </w:tc>
        <w:tc>
          <w:tcPr>
            <w:tcW w:w="532" w:type="dxa"/>
            <w:shd w:val="clear" w:color="auto" w:fill="auto"/>
          </w:tcPr>
          <w:p w14:paraId="3A258417" w14:textId="77777777" w:rsidR="000C61EE" w:rsidRPr="000337E3" w:rsidRDefault="000C61EE" w:rsidP="00F24E79">
            <w:pPr>
              <w:pStyle w:val="bit0"/>
            </w:pPr>
          </w:p>
        </w:tc>
        <w:tc>
          <w:tcPr>
            <w:tcW w:w="532" w:type="dxa"/>
            <w:shd w:val="clear" w:color="auto" w:fill="auto"/>
          </w:tcPr>
          <w:p w14:paraId="4C493375" w14:textId="77777777" w:rsidR="000C61EE" w:rsidRPr="000337E3" w:rsidRDefault="000C61EE" w:rsidP="00F24E79">
            <w:pPr>
              <w:pStyle w:val="bit0"/>
            </w:pPr>
          </w:p>
        </w:tc>
        <w:tc>
          <w:tcPr>
            <w:tcW w:w="532" w:type="dxa"/>
            <w:shd w:val="clear" w:color="auto" w:fill="auto"/>
          </w:tcPr>
          <w:p w14:paraId="2F47E5D3" w14:textId="77777777" w:rsidR="000C61EE" w:rsidRPr="000337E3" w:rsidRDefault="000C61EE" w:rsidP="00F24E79">
            <w:pPr>
              <w:pStyle w:val="bit0"/>
            </w:pPr>
          </w:p>
        </w:tc>
        <w:tc>
          <w:tcPr>
            <w:tcW w:w="532" w:type="dxa"/>
            <w:shd w:val="clear" w:color="auto" w:fill="auto"/>
          </w:tcPr>
          <w:p w14:paraId="74488CB7" w14:textId="77777777" w:rsidR="000C61EE" w:rsidRPr="000337E3" w:rsidRDefault="000C61EE" w:rsidP="00F24E79">
            <w:pPr>
              <w:pStyle w:val="bit0"/>
            </w:pPr>
          </w:p>
        </w:tc>
      </w:tr>
      <w:tr w:rsidR="000C61EE" w:rsidRPr="000337E3" w14:paraId="0BB1C3BB" w14:textId="77777777" w:rsidTr="000C61EE">
        <w:trPr>
          <w:jc w:val="right"/>
        </w:trPr>
        <w:tc>
          <w:tcPr>
            <w:tcW w:w="1115" w:type="dxa"/>
            <w:shd w:val="clear" w:color="auto" w:fill="auto"/>
          </w:tcPr>
          <w:p w14:paraId="495759B1" w14:textId="77777777" w:rsidR="000C61EE" w:rsidRPr="000337E3" w:rsidRDefault="000C61EE" w:rsidP="00F24E79">
            <w:pPr>
              <w:pStyle w:val="bit"/>
            </w:pPr>
            <w:r w:rsidRPr="000337E3">
              <w:t>Bit</w:t>
            </w:r>
          </w:p>
        </w:tc>
        <w:tc>
          <w:tcPr>
            <w:tcW w:w="534" w:type="dxa"/>
            <w:tcBorders>
              <w:bottom w:val="single" w:sz="4" w:space="0" w:color="auto"/>
            </w:tcBorders>
            <w:shd w:val="clear" w:color="auto" w:fill="auto"/>
          </w:tcPr>
          <w:p w14:paraId="3718BC7C" w14:textId="77777777" w:rsidR="000C61EE" w:rsidRPr="000337E3" w:rsidRDefault="000C61EE" w:rsidP="00F24E79">
            <w:pPr>
              <w:pStyle w:val="bit0"/>
            </w:pPr>
            <w:r w:rsidRPr="000337E3">
              <w:rPr>
                <w:rFonts w:hint="eastAsia"/>
              </w:rPr>
              <w:t>15</w:t>
            </w:r>
          </w:p>
        </w:tc>
        <w:tc>
          <w:tcPr>
            <w:tcW w:w="534" w:type="dxa"/>
            <w:tcBorders>
              <w:bottom w:val="single" w:sz="4" w:space="0" w:color="auto"/>
            </w:tcBorders>
            <w:shd w:val="clear" w:color="auto" w:fill="auto"/>
          </w:tcPr>
          <w:p w14:paraId="4B03AB13" w14:textId="77777777" w:rsidR="000C61EE" w:rsidRPr="000337E3" w:rsidRDefault="000C61EE" w:rsidP="00F24E79">
            <w:pPr>
              <w:pStyle w:val="bit0"/>
            </w:pPr>
            <w:r w:rsidRPr="000337E3">
              <w:rPr>
                <w:rFonts w:hint="eastAsia"/>
              </w:rPr>
              <w:t>14</w:t>
            </w:r>
          </w:p>
        </w:tc>
        <w:tc>
          <w:tcPr>
            <w:tcW w:w="534" w:type="dxa"/>
            <w:tcBorders>
              <w:bottom w:val="single" w:sz="4" w:space="0" w:color="auto"/>
            </w:tcBorders>
            <w:shd w:val="clear" w:color="auto" w:fill="auto"/>
          </w:tcPr>
          <w:p w14:paraId="66C6E36C" w14:textId="77777777" w:rsidR="000C61EE" w:rsidRPr="000337E3" w:rsidRDefault="000C61EE" w:rsidP="00F24E79">
            <w:pPr>
              <w:pStyle w:val="bit0"/>
            </w:pPr>
            <w:r w:rsidRPr="000337E3">
              <w:rPr>
                <w:rFonts w:hint="eastAsia"/>
              </w:rPr>
              <w:t>13</w:t>
            </w:r>
          </w:p>
        </w:tc>
        <w:tc>
          <w:tcPr>
            <w:tcW w:w="534" w:type="dxa"/>
            <w:tcBorders>
              <w:bottom w:val="single" w:sz="4" w:space="0" w:color="auto"/>
            </w:tcBorders>
            <w:shd w:val="clear" w:color="auto" w:fill="auto"/>
          </w:tcPr>
          <w:p w14:paraId="770F992C" w14:textId="77777777" w:rsidR="000C61EE" w:rsidRPr="000337E3" w:rsidRDefault="000C61EE" w:rsidP="00F24E79">
            <w:pPr>
              <w:pStyle w:val="bit0"/>
            </w:pPr>
            <w:r w:rsidRPr="000337E3">
              <w:rPr>
                <w:rFonts w:hint="eastAsia"/>
              </w:rPr>
              <w:t>12</w:t>
            </w:r>
          </w:p>
        </w:tc>
        <w:tc>
          <w:tcPr>
            <w:tcW w:w="534" w:type="dxa"/>
            <w:tcBorders>
              <w:bottom w:val="single" w:sz="4" w:space="0" w:color="auto"/>
            </w:tcBorders>
            <w:shd w:val="clear" w:color="auto" w:fill="auto"/>
          </w:tcPr>
          <w:p w14:paraId="2C741F40" w14:textId="77777777" w:rsidR="000C61EE" w:rsidRPr="000337E3" w:rsidRDefault="000C61EE" w:rsidP="00F24E79">
            <w:pPr>
              <w:pStyle w:val="bit0"/>
            </w:pPr>
            <w:r w:rsidRPr="000337E3">
              <w:rPr>
                <w:rFonts w:hint="eastAsia"/>
              </w:rPr>
              <w:t>11</w:t>
            </w:r>
          </w:p>
        </w:tc>
        <w:tc>
          <w:tcPr>
            <w:tcW w:w="533" w:type="dxa"/>
            <w:tcBorders>
              <w:bottom w:val="single" w:sz="4" w:space="0" w:color="auto"/>
            </w:tcBorders>
            <w:shd w:val="clear" w:color="auto" w:fill="auto"/>
          </w:tcPr>
          <w:p w14:paraId="7DDFB43C" w14:textId="77777777" w:rsidR="000C61EE" w:rsidRPr="000337E3" w:rsidRDefault="000C61EE" w:rsidP="00F24E79">
            <w:pPr>
              <w:pStyle w:val="bit0"/>
            </w:pPr>
            <w:r w:rsidRPr="000337E3">
              <w:rPr>
                <w:rFonts w:hint="eastAsia"/>
              </w:rPr>
              <w:t>10</w:t>
            </w:r>
          </w:p>
        </w:tc>
        <w:tc>
          <w:tcPr>
            <w:tcW w:w="533" w:type="dxa"/>
            <w:tcBorders>
              <w:bottom w:val="single" w:sz="4" w:space="0" w:color="auto"/>
            </w:tcBorders>
            <w:shd w:val="clear" w:color="auto" w:fill="auto"/>
          </w:tcPr>
          <w:p w14:paraId="0A1267C6" w14:textId="77777777" w:rsidR="000C61EE" w:rsidRPr="000337E3" w:rsidRDefault="000C61EE" w:rsidP="00F24E79">
            <w:pPr>
              <w:pStyle w:val="bit0"/>
            </w:pPr>
            <w:r w:rsidRPr="000337E3">
              <w:rPr>
                <w:rFonts w:hint="eastAsia"/>
              </w:rPr>
              <w:t>9</w:t>
            </w:r>
          </w:p>
        </w:tc>
        <w:tc>
          <w:tcPr>
            <w:tcW w:w="532" w:type="dxa"/>
            <w:tcBorders>
              <w:bottom w:val="single" w:sz="4" w:space="0" w:color="auto"/>
            </w:tcBorders>
            <w:shd w:val="clear" w:color="auto" w:fill="auto"/>
          </w:tcPr>
          <w:p w14:paraId="7F23C1B6" w14:textId="77777777" w:rsidR="000C61EE" w:rsidRPr="000337E3" w:rsidRDefault="000C61EE" w:rsidP="00F24E79">
            <w:pPr>
              <w:pStyle w:val="bit0"/>
            </w:pPr>
            <w:r w:rsidRPr="000337E3">
              <w:rPr>
                <w:rFonts w:hint="eastAsia"/>
              </w:rPr>
              <w:t>8</w:t>
            </w:r>
          </w:p>
        </w:tc>
        <w:tc>
          <w:tcPr>
            <w:tcW w:w="532" w:type="dxa"/>
            <w:tcBorders>
              <w:bottom w:val="single" w:sz="4" w:space="0" w:color="auto"/>
            </w:tcBorders>
            <w:shd w:val="clear" w:color="auto" w:fill="auto"/>
          </w:tcPr>
          <w:p w14:paraId="19CB5875" w14:textId="77777777" w:rsidR="000C61EE" w:rsidRPr="000337E3" w:rsidRDefault="000C61EE" w:rsidP="00F24E79">
            <w:pPr>
              <w:pStyle w:val="bit0"/>
            </w:pPr>
            <w:r w:rsidRPr="000337E3">
              <w:rPr>
                <w:rFonts w:hint="eastAsia"/>
              </w:rPr>
              <w:t>7</w:t>
            </w:r>
          </w:p>
        </w:tc>
        <w:tc>
          <w:tcPr>
            <w:tcW w:w="532" w:type="dxa"/>
            <w:tcBorders>
              <w:bottom w:val="single" w:sz="4" w:space="0" w:color="auto"/>
            </w:tcBorders>
            <w:shd w:val="clear" w:color="auto" w:fill="auto"/>
          </w:tcPr>
          <w:p w14:paraId="290D455D" w14:textId="77777777" w:rsidR="000C61EE" w:rsidRPr="000337E3" w:rsidRDefault="000C61EE" w:rsidP="00F24E79">
            <w:pPr>
              <w:pStyle w:val="bit0"/>
            </w:pPr>
            <w:r w:rsidRPr="000337E3">
              <w:rPr>
                <w:rFonts w:hint="eastAsia"/>
              </w:rPr>
              <w:t>6</w:t>
            </w:r>
          </w:p>
        </w:tc>
        <w:tc>
          <w:tcPr>
            <w:tcW w:w="532" w:type="dxa"/>
            <w:tcBorders>
              <w:bottom w:val="single" w:sz="4" w:space="0" w:color="auto"/>
            </w:tcBorders>
            <w:shd w:val="clear" w:color="auto" w:fill="auto"/>
          </w:tcPr>
          <w:p w14:paraId="7D2AD7D9" w14:textId="77777777" w:rsidR="000C61EE" w:rsidRPr="000337E3" w:rsidRDefault="000C61EE" w:rsidP="00F24E79">
            <w:pPr>
              <w:pStyle w:val="bit0"/>
            </w:pPr>
            <w:r w:rsidRPr="000337E3">
              <w:rPr>
                <w:rFonts w:hint="eastAsia"/>
              </w:rPr>
              <w:t>5</w:t>
            </w:r>
          </w:p>
        </w:tc>
        <w:tc>
          <w:tcPr>
            <w:tcW w:w="532" w:type="dxa"/>
            <w:tcBorders>
              <w:bottom w:val="single" w:sz="4" w:space="0" w:color="auto"/>
            </w:tcBorders>
            <w:shd w:val="clear" w:color="auto" w:fill="auto"/>
          </w:tcPr>
          <w:p w14:paraId="6FA7A294" w14:textId="77777777" w:rsidR="000C61EE" w:rsidRPr="000337E3" w:rsidRDefault="000C61EE" w:rsidP="00F24E79">
            <w:pPr>
              <w:pStyle w:val="bit0"/>
            </w:pPr>
            <w:r w:rsidRPr="000337E3">
              <w:rPr>
                <w:rFonts w:hint="eastAsia"/>
              </w:rPr>
              <w:t>4</w:t>
            </w:r>
          </w:p>
        </w:tc>
        <w:tc>
          <w:tcPr>
            <w:tcW w:w="532" w:type="dxa"/>
            <w:tcBorders>
              <w:bottom w:val="single" w:sz="4" w:space="0" w:color="auto"/>
            </w:tcBorders>
            <w:shd w:val="clear" w:color="auto" w:fill="auto"/>
          </w:tcPr>
          <w:p w14:paraId="0D15069F" w14:textId="77777777" w:rsidR="000C61EE" w:rsidRPr="000337E3" w:rsidRDefault="000C61EE" w:rsidP="00F24E79">
            <w:pPr>
              <w:pStyle w:val="bit0"/>
            </w:pPr>
            <w:r w:rsidRPr="000337E3">
              <w:rPr>
                <w:rFonts w:hint="eastAsia"/>
              </w:rPr>
              <w:t>3</w:t>
            </w:r>
          </w:p>
        </w:tc>
        <w:tc>
          <w:tcPr>
            <w:tcW w:w="532" w:type="dxa"/>
            <w:tcBorders>
              <w:bottom w:val="single" w:sz="4" w:space="0" w:color="auto"/>
            </w:tcBorders>
            <w:shd w:val="clear" w:color="auto" w:fill="auto"/>
          </w:tcPr>
          <w:p w14:paraId="7AABC92A" w14:textId="77777777" w:rsidR="000C61EE" w:rsidRPr="000337E3" w:rsidRDefault="000C61EE" w:rsidP="00F24E79">
            <w:pPr>
              <w:pStyle w:val="bit0"/>
            </w:pPr>
            <w:r w:rsidRPr="000337E3">
              <w:rPr>
                <w:rFonts w:hint="eastAsia"/>
              </w:rPr>
              <w:t>2</w:t>
            </w:r>
          </w:p>
        </w:tc>
        <w:tc>
          <w:tcPr>
            <w:tcW w:w="532" w:type="dxa"/>
            <w:tcBorders>
              <w:bottom w:val="single" w:sz="4" w:space="0" w:color="auto"/>
            </w:tcBorders>
            <w:shd w:val="clear" w:color="auto" w:fill="auto"/>
          </w:tcPr>
          <w:p w14:paraId="2B51546F" w14:textId="77777777" w:rsidR="000C61EE" w:rsidRPr="000337E3" w:rsidRDefault="000C61EE" w:rsidP="00F24E79">
            <w:pPr>
              <w:pStyle w:val="bit0"/>
            </w:pPr>
            <w:r w:rsidRPr="000337E3">
              <w:rPr>
                <w:rFonts w:hint="eastAsia"/>
              </w:rPr>
              <w:t>1</w:t>
            </w:r>
          </w:p>
        </w:tc>
        <w:tc>
          <w:tcPr>
            <w:tcW w:w="532" w:type="dxa"/>
            <w:tcBorders>
              <w:bottom w:val="single" w:sz="4" w:space="0" w:color="auto"/>
            </w:tcBorders>
            <w:shd w:val="clear" w:color="auto" w:fill="auto"/>
          </w:tcPr>
          <w:p w14:paraId="6A20E9AF" w14:textId="77777777" w:rsidR="000C61EE" w:rsidRPr="000337E3" w:rsidRDefault="000C61EE" w:rsidP="00F24E79">
            <w:pPr>
              <w:pStyle w:val="bit0"/>
            </w:pPr>
            <w:r w:rsidRPr="000337E3">
              <w:rPr>
                <w:rFonts w:hint="eastAsia"/>
              </w:rPr>
              <w:t>0</w:t>
            </w:r>
          </w:p>
        </w:tc>
      </w:tr>
      <w:tr w:rsidR="002664E1" w:rsidRPr="000337E3" w14:paraId="7C2AF57C" w14:textId="77777777" w:rsidTr="002664E1">
        <w:trPr>
          <w:trHeight w:val="567"/>
          <w:jc w:val="right"/>
        </w:trPr>
        <w:tc>
          <w:tcPr>
            <w:tcW w:w="1115" w:type="dxa"/>
            <w:tcBorders>
              <w:right w:val="single" w:sz="4" w:space="0" w:color="auto"/>
            </w:tcBorders>
            <w:shd w:val="clear" w:color="auto" w:fill="auto"/>
            <w:vAlign w:val="center"/>
          </w:tcPr>
          <w:p w14:paraId="3DAE98A7" w14:textId="77777777" w:rsidR="002664E1" w:rsidRPr="000337E3" w:rsidRDefault="002664E1" w:rsidP="00F24E79">
            <w:pPr>
              <w:pStyle w:val="bit"/>
            </w:pPr>
          </w:p>
        </w:tc>
        <w:tc>
          <w:tcPr>
            <w:tcW w:w="8524" w:type="dxa"/>
            <w:gridSpan w:val="16"/>
            <w:tcBorders>
              <w:top w:val="single" w:sz="4" w:space="0" w:color="auto"/>
              <w:left w:val="single" w:sz="4" w:space="0" w:color="auto"/>
              <w:bottom w:val="single" w:sz="4" w:space="0" w:color="auto"/>
              <w:right w:val="single" w:sz="4" w:space="0" w:color="auto"/>
            </w:tcBorders>
            <w:shd w:val="clear" w:color="auto" w:fill="auto"/>
            <w:vAlign w:val="center"/>
          </w:tcPr>
          <w:p w14:paraId="593FB5B6" w14:textId="34B7E2BC" w:rsidR="002664E1" w:rsidRPr="000337E3" w:rsidRDefault="002664E1" w:rsidP="00922A2D">
            <w:pPr>
              <w:pStyle w:val="bit0"/>
            </w:pPr>
            <w:r>
              <w:t>OTD</w:t>
            </w:r>
            <w:r w:rsidR="00922A2D">
              <w:t>*</w:t>
            </w:r>
            <w:r>
              <w:rPr>
                <w:vertAlign w:val="superscript"/>
              </w:rPr>
              <w:t>1</w:t>
            </w:r>
          </w:p>
        </w:tc>
      </w:tr>
      <w:tr w:rsidR="000C61EE" w:rsidRPr="000337E3" w14:paraId="4DC68762" w14:textId="77777777" w:rsidTr="000C61EE">
        <w:trPr>
          <w:jc w:val="right"/>
        </w:trPr>
        <w:tc>
          <w:tcPr>
            <w:tcW w:w="1115" w:type="dxa"/>
            <w:shd w:val="clear" w:color="auto" w:fill="auto"/>
          </w:tcPr>
          <w:p w14:paraId="1718853E" w14:textId="77777777" w:rsidR="000C61EE" w:rsidRPr="000337E3" w:rsidRDefault="000C61EE" w:rsidP="00F24E79">
            <w:pPr>
              <w:pStyle w:val="bit"/>
            </w:pPr>
            <w:r w:rsidRPr="000337E3">
              <w:t>Value after reset</w:t>
            </w:r>
          </w:p>
        </w:tc>
        <w:tc>
          <w:tcPr>
            <w:tcW w:w="534" w:type="dxa"/>
            <w:tcBorders>
              <w:top w:val="single" w:sz="4" w:space="0" w:color="auto"/>
            </w:tcBorders>
            <w:shd w:val="clear" w:color="auto" w:fill="auto"/>
          </w:tcPr>
          <w:p w14:paraId="22BC6448" w14:textId="77777777" w:rsidR="000C61EE" w:rsidRPr="000337E3" w:rsidRDefault="000C61EE" w:rsidP="00F24E79">
            <w:pPr>
              <w:pStyle w:val="bit0"/>
            </w:pPr>
            <w:r w:rsidRPr="000337E3">
              <w:rPr>
                <w:rFonts w:hint="eastAsia"/>
              </w:rPr>
              <w:t>0</w:t>
            </w:r>
          </w:p>
        </w:tc>
        <w:tc>
          <w:tcPr>
            <w:tcW w:w="534" w:type="dxa"/>
            <w:tcBorders>
              <w:top w:val="single" w:sz="4" w:space="0" w:color="auto"/>
            </w:tcBorders>
            <w:shd w:val="clear" w:color="auto" w:fill="auto"/>
          </w:tcPr>
          <w:p w14:paraId="305FDFF2" w14:textId="77777777" w:rsidR="000C61EE" w:rsidRPr="000337E3" w:rsidRDefault="000C61EE" w:rsidP="00F24E79">
            <w:pPr>
              <w:pStyle w:val="bit0"/>
            </w:pPr>
            <w:r w:rsidRPr="000337E3">
              <w:rPr>
                <w:rFonts w:hint="eastAsia"/>
              </w:rPr>
              <w:t>0</w:t>
            </w:r>
          </w:p>
        </w:tc>
        <w:tc>
          <w:tcPr>
            <w:tcW w:w="534" w:type="dxa"/>
            <w:tcBorders>
              <w:top w:val="single" w:sz="4" w:space="0" w:color="auto"/>
            </w:tcBorders>
            <w:shd w:val="clear" w:color="auto" w:fill="auto"/>
          </w:tcPr>
          <w:p w14:paraId="691F0CD2" w14:textId="77777777" w:rsidR="000C61EE" w:rsidRPr="000337E3" w:rsidRDefault="000C61EE" w:rsidP="00F24E79">
            <w:pPr>
              <w:pStyle w:val="bit0"/>
            </w:pPr>
            <w:r w:rsidRPr="000337E3">
              <w:rPr>
                <w:rFonts w:hint="eastAsia"/>
              </w:rPr>
              <w:t>0</w:t>
            </w:r>
          </w:p>
        </w:tc>
        <w:tc>
          <w:tcPr>
            <w:tcW w:w="534" w:type="dxa"/>
            <w:tcBorders>
              <w:top w:val="single" w:sz="4" w:space="0" w:color="auto"/>
            </w:tcBorders>
            <w:shd w:val="clear" w:color="auto" w:fill="auto"/>
          </w:tcPr>
          <w:p w14:paraId="673BC02F" w14:textId="77777777" w:rsidR="000C61EE" w:rsidRPr="000337E3" w:rsidRDefault="000C61EE" w:rsidP="00F24E79">
            <w:pPr>
              <w:pStyle w:val="bit0"/>
            </w:pPr>
            <w:r w:rsidRPr="000337E3">
              <w:rPr>
                <w:rFonts w:hint="eastAsia"/>
              </w:rPr>
              <w:t>0</w:t>
            </w:r>
          </w:p>
        </w:tc>
        <w:tc>
          <w:tcPr>
            <w:tcW w:w="534" w:type="dxa"/>
            <w:tcBorders>
              <w:top w:val="single" w:sz="4" w:space="0" w:color="auto"/>
            </w:tcBorders>
            <w:shd w:val="clear" w:color="auto" w:fill="auto"/>
          </w:tcPr>
          <w:p w14:paraId="7A48BA7D" w14:textId="77777777" w:rsidR="000C61EE" w:rsidRPr="000337E3" w:rsidRDefault="000C61EE" w:rsidP="00F24E79">
            <w:pPr>
              <w:pStyle w:val="bit0"/>
            </w:pPr>
            <w:r w:rsidRPr="000337E3">
              <w:rPr>
                <w:rFonts w:hint="eastAsia"/>
              </w:rPr>
              <w:t>0</w:t>
            </w:r>
          </w:p>
        </w:tc>
        <w:tc>
          <w:tcPr>
            <w:tcW w:w="533" w:type="dxa"/>
            <w:tcBorders>
              <w:top w:val="single" w:sz="4" w:space="0" w:color="auto"/>
            </w:tcBorders>
            <w:shd w:val="clear" w:color="auto" w:fill="auto"/>
          </w:tcPr>
          <w:p w14:paraId="5327516F" w14:textId="77777777" w:rsidR="000C61EE" w:rsidRPr="000337E3" w:rsidRDefault="000C61EE" w:rsidP="00F24E79">
            <w:pPr>
              <w:pStyle w:val="bit0"/>
            </w:pPr>
            <w:r w:rsidRPr="000337E3">
              <w:rPr>
                <w:rFonts w:hint="eastAsia"/>
              </w:rPr>
              <w:t>0</w:t>
            </w:r>
          </w:p>
        </w:tc>
        <w:tc>
          <w:tcPr>
            <w:tcW w:w="533" w:type="dxa"/>
            <w:tcBorders>
              <w:top w:val="single" w:sz="4" w:space="0" w:color="auto"/>
            </w:tcBorders>
            <w:shd w:val="clear" w:color="auto" w:fill="auto"/>
          </w:tcPr>
          <w:p w14:paraId="266BEB43" w14:textId="77777777" w:rsidR="000C61EE" w:rsidRPr="000337E3" w:rsidRDefault="000C61EE" w:rsidP="00F24E79">
            <w:pPr>
              <w:pStyle w:val="bit0"/>
            </w:pPr>
            <w:r w:rsidRPr="000337E3">
              <w:rPr>
                <w:rFonts w:hint="eastAsia"/>
              </w:rPr>
              <w:t>0</w:t>
            </w:r>
          </w:p>
        </w:tc>
        <w:tc>
          <w:tcPr>
            <w:tcW w:w="532" w:type="dxa"/>
            <w:tcBorders>
              <w:top w:val="single" w:sz="4" w:space="0" w:color="auto"/>
            </w:tcBorders>
            <w:shd w:val="clear" w:color="auto" w:fill="auto"/>
          </w:tcPr>
          <w:p w14:paraId="152D3E50" w14:textId="77777777" w:rsidR="000C61EE" w:rsidRPr="000337E3" w:rsidRDefault="000C61EE" w:rsidP="00F24E79">
            <w:pPr>
              <w:pStyle w:val="bit0"/>
            </w:pPr>
            <w:r w:rsidRPr="000337E3">
              <w:rPr>
                <w:rFonts w:hint="eastAsia"/>
              </w:rPr>
              <w:t>0</w:t>
            </w:r>
          </w:p>
        </w:tc>
        <w:tc>
          <w:tcPr>
            <w:tcW w:w="532" w:type="dxa"/>
            <w:tcBorders>
              <w:top w:val="single" w:sz="4" w:space="0" w:color="auto"/>
            </w:tcBorders>
            <w:shd w:val="clear" w:color="auto" w:fill="auto"/>
          </w:tcPr>
          <w:p w14:paraId="03BC35CB" w14:textId="77777777" w:rsidR="000C61EE" w:rsidRPr="000337E3" w:rsidRDefault="000C61EE" w:rsidP="00F24E79">
            <w:pPr>
              <w:pStyle w:val="bit0"/>
            </w:pPr>
            <w:r w:rsidRPr="000337E3">
              <w:rPr>
                <w:rFonts w:hint="eastAsia"/>
              </w:rPr>
              <w:t>0</w:t>
            </w:r>
          </w:p>
        </w:tc>
        <w:tc>
          <w:tcPr>
            <w:tcW w:w="532" w:type="dxa"/>
            <w:tcBorders>
              <w:top w:val="single" w:sz="4" w:space="0" w:color="auto"/>
            </w:tcBorders>
            <w:shd w:val="clear" w:color="auto" w:fill="auto"/>
          </w:tcPr>
          <w:p w14:paraId="66685F19" w14:textId="77777777" w:rsidR="000C61EE" w:rsidRPr="000337E3" w:rsidRDefault="000C61EE" w:rsidP="00F24E79">
            <w:pPr>
              <w:pStyle w:val="bit0"/>
            </w:pPr>
            <w:r w:rsidRPr="000337E3">
              <w:rPr>
                <w:rFonts w:hint="eastAsia"/>
              </w:rPr>
              <w:t>0</w:t>
            </w:r>
          </w:p>
        </w:tc>
        <w:tc>
          <w:tcPr>
            <w:tcW w:w="532" w:type="dxa"/>
            <w:tcBorders>
              <w:top w:val="single" w:sz="4" w:space="0" w:color="auto"/>
            </w:tcBorders>
            <w:shd w:val="clear" w:color="auto" w:fill="auto"/>
          </w:tcPr>
          <w:p w14:paraId="4D151E51" w14:textId="77777777" w:rsidR="000C61EE" w:rsidRPr="000337E3" w:rsidRDefault="000C61EE" w:rsidP="00F24E79">
            <w:pPr>
              <w:pStyle w:val="bit0"/>
            </w:pPr>
            <w:r w:rsidRPr="000337E3">
              <w:rPr>
                <w:rFonts w:hint="eastAsia"/>
              </w:rPr>
              <w:t>0</w:t>
            </w:r>
          </w:p>
        </w:tc>
        <w:tc>
          <w:tcPr>
            <w:tcW w:w="532" w:type="dxa"/>
            <w:tcBorders>
              <w:top w:val="single" w:sz="4" w:space="0" w:color="auto"/>
            </w:tcBorders>
            <w:shd w:val="clear" w:color="auto" w:fill="auto"/>
          </w:tcPr>
          <w:p w14:paraId="3E38FA45" w14:textId="77777777" w:rsidR="000C61EE" w:rsidRPr="000337E3" w:rsidRDefault="000C61EE" w:rsidP="00F24E79">
            <w:pPr>
              <w:pStyle w:val="bit0"/>
            </w:pPr>
            <w:r w:rsidRPr="000337E3">
              <w:rPr>
                <w:rFonts w:hint="eastAsia"/>
              </w:rPr>
              <w:t>0</w:t>
            </w:r>
          </w:p>
        </w:tc>
        <w:tc>
          <w:tcPr>
            <w:tcW w:w="532" w:type="dxa"/>
            <w:tcBorders>
              <w:top w:val="single" w:sz="4" w:space="0" w:color="auto"/>
            </w:tcBorders>
            <w:shd w:val="clear" w:color="auto" w:fill="auto"/>
          </w:tcPr>
          <w:p w14:paraId="2AE5F1AC" w14:textId="77777777" w:rsidR="000C61EE" w:rsidRPr="000337E3" w:rsidRDefault="000C61EE" w:rsidP="00F24E79">
            <w:pPr>
              <w:pStyle w:val="bit0"/>
            </w:pPr>
            <w:r w:rsidRPr="000337E3">
              <w:rPr>
                <w:rFonts w:hint="eastAsia"/>
              </w:rPr>
              <w:t>0</w:t>
            </w:r>
          </w:p>
        </w:tc>
        <w:tc>
          <w:tcPr>
            <w:tcW w:w="532" w:type="dxa"/>
            <w:tcBorders>
              <w:top w:val="single" w:sz="4" w:space="0" w:color="auto"/>
            </w:tcBorders>
            <w:shd w:val="clear" w:color="auto" w:fill="auto"/>
          </w:tcPr>
          <w:p w14:paraId="52752DB2" w14:textId="77777777" w:rsidR="000C61EE" w:rsidRPr="000337E3" w:rsidRDefault="000C61EE" w:rsidP="00F24E79">
            <w:pPr>
              <w:pStyle w:val="bit0"/>
            </w:pPr>
            <w:r w:rsidRPr="000337E3">
              <w:rPr>
                <w:rFonts w:hint="eastAsia"/>
              </w:rPr>
              <w:t>0</w:t>
            </w:r>
          </w:p>
        </w:tc>
        <w:tc>
          <w:tcPr>
            <w:tcW w:w="532" w:type="dxa"/>
            <w:tcBorders>
              <w:top w:val="single" w:sz="4" w:space="0" w:color="auto"/>
            </w:tcBorders>
            <w:shd w:val="clear" w:color="auto" w:fill="auto"/>
          </w:tcPr>
          <w:p w14:paraId="7466FA2D" w14:textId="77777777" w:rsidR="000C61EE" w:rsidRPr="000337E3" w:rsidRDefault="000C61EE" w:rsidP="00F24E79">
            <w:pPr>
              <w:pStyle w:val="bit0"/>
            </w:pPr>
            <w:r w:rsidRPr="000337E3">
              <w:rPr>
                <w:rFonts w:hint="eastAsia"/>
              </w:rPr>
              <w:t>0</w:t>
            </w:r>
          </w:p>
        </w:tc>
        <w:tc>
          <w:tcPr>
            <w:tcW w:w="532" w:type="dxa"/>
            <w:tcBorders>
              <w:top w:val="single" w:sz="4" w:space="0" w:color="auto"/>
            </w:tcBorders>
            <w:shd w:val="clear" w:color="auto" w:fill="auto"/>
          </w:tcPr>
          <w:p w14:paraId="2D987B7F" w14:textId="77777777" w:rsidR="000C61EE" w:rsidRPr="000337E3" w:rsidRDefault="000C61EE" w:rsidP="00F24E79">
            <w:pPr>
              <w:pStyle w:val="bit0"/>
            </w:pPr>
            <w:r w:rsidRPr="000337E3">
              <w:rPr>
                <w:rFonts w:hint="eastAsia"/>
              </w:rPr>
              <w:t>0</w:t>
            </w:r>
          </w:p>
        </w:tc>
      </w:tr>
      <w:tr w:rsidR="006F29C7" w:rsidRPr="000337E3" w14:paraId="3152AF57" w14:textId="77777777" w:rsidTr="000C61EE">
        <w:trPr>
          <w:jc w:val="right"/>
        </w:trPr>
        <w:tc>
          <w:tcPr>
            <w:tcW w:w="1115" w:type="dxa"/>
            <w:shd w:val="clear" w:color="auto" w:fill="auto"/>
          </w:tcPr>
          <w:p w14:paraId="5444A90C" w14:textId="77777777" w:rsidR="006F29C7" w:rsidRPr="000337E3" w:rsidRDefault="006F29C7" w:rsidP="006F29C7">
            <w:pPr>
              <w:pStyle w:val="bit"/>
            </w:pPr>
            <w:r w:rsidRPr="000337E3">
              <w:t>R/W</w:t>
            </w:r>
          </w:p>
        </w:tc>
        <w:tc>
          <w:tcPr>
            <w:tcW w:w="534" w:type="dxa"/>
            <w:shd w:val="clear" w:color="auto" w:fill="auto"/>
          </w:tcPr>
          <w:p w14:paraId="69160128" w14:textId="5DF44883" w:rsidR="006F29C7" w:rsidRPr="000337E3" w:rsidRDefault="006F29C7" w:rsidP="006F29C7">
            <w:pPr>
              <w:pStyle w:val="bit0"/>
            </w:pPr>
            <w:r w:rsidRPr="000337E3">
              <w:t>R</w:t>
            </w:r>
          </w:p>
        </w:tc>
        <w:tc>
          <w:tcPr>
            <w:tcW w:w="534" w:type="dxa"/>
            <w:shd w:val="clear" w:color="auto" w:fill="auto"/>
          </w:tcPr>
          <w:p w14:paraId="0C374688" w14:textId="21597F85" w:rsidR="006F29C7" w:rsidRPr="000337E3" w:rsidRDefault="006F29C7" w:rsidP="006F29C7">
            <w:pPr>
              <w:pStyle w:val="bit0"/>
            </w:pPr>
            <w:r w:rsidRPr="000337E3">
              <w:t>R</w:t>
            </w:r>
          </w:p>
        </w:tc>
        <w:tc>
          <w:tcPr>
            <w:tcW w:w="534" w:type="dxa"/>
            <w:shd w:val="clear" w:color="auto" w:fill="auto"/>
          </w:tcPr>
          <w:p w14:paraId="3F999191" w14:textId="51DF26D0" w:rsidR="006F29C7" w:rsidRPr="000337E3" w:rsidRDefault="006F29C7" w:rsidP="006F29C7">
            <w:pPr>
              <w:pStyle w:val="bit0"/>
            </w:pPr>
            <w:r w:rsidRPr="000337E3">
              <w:t>R</w:t>
            </w:r>
          </w:p>
        </w:tc>
        <w:tc>
          <w:tcPr>
            <w:tcW w:w="534" w:type="dxa"/>
            <w:shd w:val="clear" w:color="auto" w:fill="auto"/>
          </w:tcPr>
          <w:p w14:paraId="0172506E" w14:textId="652367A7" w:rsidR="006F29C7" w:rsidRPr="000337E3" w:rsidRDefault="006F29C7" w:rsidP="006F29C7">
            <w:pPr>
              <w:pStyle w:val="bit0"/>
            </w:pPr>
            <w:r w:rsidRPr="000337E3">
              <w:t>R</w:t>
            </w:r>
          </w:p>
        </w:tc>
        <w:tc>
          <w:tcPr>
            <w:tcW w:w="534" w:type="dxa"/>
            <w:shd w:val="clear" w:color="auto" w:fill="auto"/>
          </w:tcPr>
          <w:p w14:paraId="19843CE4" w14:textId="0123D06A" w:rsidR="006F29C7" w:rsidRPr="000337E3" w:rsidRDefault="006F29C7" w:rsidP="006F29C7">
            <w:pPr>
              <w:pStyle w:val="bit0"/>
            </w:pPr>
            <w:r w:rsidRPr="000337E3">
              <w:t>R</w:t>
            </w:r>
          </w:p>
        </w:tc>
        <w:tc>
          <w:tcPr>
            <w:tcW w:w="533" w:type="dxa"/>
            <w:shd w:val="clear" w:color="auto" w:fill="auto"/>
          </w:tcPr>
          <w:p w14:paraId="0120C1C3" w14:textId="35EE626A" w:rsidR="006F29C7" w:rsidRPr="000337E3" w:rsidRDefault="006F29C7" w:rsidP="006F29C7">
            <w:pPr>
              <w:pStyle w:val="bit0"/>
            </w:pPr>
            <w:r w:rsidRPr="000337E3">
              <w:t>R</w:t>
            </w:r>
          </w:p>
        </w:tc>
        <w:tc>
          <w:tcPr>
            <w:tcW w:w="533" w:type="dxa"/>
            <w:shd w:val="clear" w:color="auto" w:fill="auto"/>
          </w:tcPr>
          <w:p w14:paraId="60B60707" w14:textId="2B455989" w:rsidR="006F29C7" w:rsidRPr="000337E3" w:rsidRDefault="006F29C7" w:rsidP="006F29C7">
            <w:pPr>
              <w:pStyle w:val="bit0"/>
            </w:pPr>
            <w:r w:rsidRPr="000337E3">
              <w:t>R</w:t>
            </w:r>
          </w:p>
        </w:tc>
        <w:tc>
          <w:tcPr>
            <w:tcW w:w="532" w:type="dxa"/>
            <w:shd w:val="clear" w:color="auto" w:fill="auto"/>
          </w:tcPr>
          <w:p w14:paraId="42388E0B" w14:textId="794624B8" w:rsidR="006F29C7" w:rsidRPr="000337E3" w:rsidRDefault="006F29C7" w:rsidP="006F29C7">
            <w:pPr>
              <w:pStyle w:val="bit0"/>
            </w:pPr>
            <w:r w:rsidRPr="000337E3">
              <w:t>R</w:t>
            </w:r>
          </w:p>
        </w:tc>
        <w:tc>
          <w:tcPr>
            <w:tcW w:w="532" w:type="dxa"/>
            <w:shd w:val="clear" w:color="auto" w:fill="auto"/>
          </w:tcPr>
          <w:p w14:paraId="0EAE1850" w14:textId="585BCA87" w:rsidR="006F29C7" w:rsidRPr="000337E3" w:rsidRDefault="006F29C7" w:rsidP="006F29C7">
            <w:pPr>
              <w:pStyle w:val="bit0"/>
            </w:pPr>
            <w:r w:rsidRPr="000337E3">
              <w:t>R</w:t>
            </w:r>
          </w:p>
        </w:tc>
        <w:tc>
          <w:tcPr>
            <w:tcW w:w="532" w:type="dxa"/>
            <w:shd w:val="clear" w:color="auto" w:fill="auto"/>
          </w:tcPr>
          <w:p w14:paraId="47E76025" w14:textId="3847BA52" w:rsidR="006F29C7" w:rsidRPr="000337E3" w:rsidRDefault="006F29C7" w:rsidP="006F29C7">
            <w:pPr>
              <w:pStyle w:val="bit0"/>
            </w:pPr>
            <w:r w:rsidRPr="000337E3">
              <w:t>R</w:t>
            </w:r>
          </w:p>
        </w:tc>
        <w:tc>
          <w:tcPr>
            <w:tcW w:w="532" w:type="dxa"/>
            <w:shd w:val="clear" w:color="auto" w:fill="auto"/>
          </w:tcPr>
          <w:p w14:paraId="1260564B" w14:textId="15B4BA59" w:rsidR="006F29C7" w:rsidRPr="000337E3" w:rsidRDefault="006F29C7" w:rsidP="006F29C7">
            <w:pPr>
              <w:pStyle w:val="bit0"/>
            </w:pPr>
            <w:r w:rsidRPr="000337E3">
              <w:t>R</w:t>
            </w:r>
          </w:p>
        </w:tc>
        <w:tc>
          <w:tcPr>
            <w:tcW w:w="532" w:type="dxa"/>
            <w:shd w:val="clear" w:color="auto" w:fill="auto"/>
          </w:tcPr>
          <w:p w14:paraId="14DB2F79" w14:textId="1245A24F" w:rsidR="006F29C7" w:rsidRPr="000337E3" w:rsidRDefault="006F29C7" w:rsidP="006F29C7">
            <w:pPr>
              <w:pStyle w:val="bit0"/>
            </w:pPr>
            <w:r w:rsidRPr="000337E3">
              <w:t>R</w:t>
            </w:r>
          </w:p>
        </w:tc>
        <w:tc>
          <w:tcPr>
            <w:tcW w:w="532" w:type="dxa"/>
            <w:shd w:val="clear" w:color="auto" w:fill="auto"/>
          </w:tcPr>
          <w:p w14:paraId="37B8FF96" w14:textId="39522668" w:rsidR="006F29C7" w:rsidRPr="000337E3" w:rsidRDefault="006F29C7" w:rsidP="006F29C7">
            <w:pPr>
              <w:pStyle w:val="bit0"/>
            </w:pPr>
            <w:r w:rsidRPr="000337E3">
              <w:t>R</w:t>
            </w:r>
          </w:p>
        </w:tc>
        <w:tc>
          <w:tcPr>
            <w:tcW w:w="532" w:type="dxa"/>
            <w:shd w:val="clear" w:color="auto" w:fill="auto"/>
          </w:tcPr>
          <w:p w14:paraId="4F31F409" w14:textId="2AFD16EA" w:rsidR="006F29C7" w:rsidRPr="000337E3" w:rsidRDefault="006F29C7" w:rsidP="006F29C7">
            <w:pPr>
              <w:pStyle w:val="bit0"/>
            </w:pPr>
            <w:r w:rsidRPr="000337E3">
              <w:t>R</w:t>
            </w:r>
          </w:p>
        </w:tc>
        <w:tc>
          <w:tcPr>
            <w:tcW w:w="532" w:type="dxa"/>
            <w:shd w:val="clear" w:color="auto" w:fill="auto"/>
          </w:tcPr>
          <w:p w14:paraId="4A6BCF3E" w14:textId="1A09983E" w:rsidR="006F29C7" w:rsidRPr="000337E3" w:rsidRDefault="006F29C7" w:rsidP="006F29C7">
            <w:pPr>
              <w:pStyle w:val="bit0"/>
            </w:pPr>
            <w:r w:rsidRPr="000337E3">
              <w:t>R</w:t>
            </w:r>
          </w:p>
        </w:tc>
        <w:tc>
          <w:tcPr>
            <w:tcW w:w="532" w:type="dxa"/>
            <w:shd w:val="clear" w:color="auto" w:fill="auto"/>
          </w:tcPr>
          <w:p w14:paraId="24FA4C6D" w14:textId="2697F77D" w:rsidR="006F29C7" w:rsidRPr="000337E3" w:rsidRDefault="006F29C7" w:rsidP="006F29C7">
            <w:pPr>
              <w:pStyle w:val="bit0"/>
            </w:pPr>
            <w:r w:rsidRPr="000337E3">
              <w:t>R</w:t>
            </w:r>
          </w:p>
        </w:tc>
      </w:tr>
      <w:tr w:rsidR="000C61EE" w:rsidRPr="000337E3" w14:paraId="155B6A3A" w14:textId="77777777" w:rsidTr="000C61EE">
        <w:trPr>
          <w:jc w:val="right"/>
        </w:trPr>
        <w:tc>
          <w:tcPr>
            <w:tcW w:w="1115" w:type="dxa"/>
            <w:shd w:val="clear" w:color="auto" w:fill="auto"/>
          </w:tcPr>
          <w:p w14:paraId="032B7977" w14:textId="77777777" w:rsidR="000C61EE" w:rsidRPr="000337E3" w:rsidRDefault="000C61EE" w:rsidP="00F24E79">
            <w:pPr>
              <w:pStyle w:val="bit"/>
            </w:pPr>
          </w:p>
        </w:tc>
        <w:tc>
          <w:tcPr>
            <w:tcW w:w="1068" w:type="dxa"/>
            <w:gridSpan w:val="2"/>
            <w:shd w:val="clear" w:color="auto" w:fill="auto"/>
          </w:tcPr>
          <w:p w14:paraId="59F1D9E9" w14:textId="61C50BA0" w:rsidR="000C61EE" w:rsidRPr="000337E3" w:rsidRDefault="000C61EE" w:rsidP="00F24E79">
            <w:pPr>
              <w:pStyle w:val="bit0"/>
            </w:pPr>
            <w:r w:rsidRPr="000337E3">
              <w:t>↑</w:t>
            </w:r>
          </w:p>
        </w:tc>
        <w:tc>
          <w:tcPr>
            <w:tcW w:w="534" w:type="dxa"/>
            <w:shd w:val="clear" w:color="auto" w:fill="auto"/>
          </w:tcPr>
          <w:p w14:paraId="2E419F8E" w14:textId="77777777" w:rsidR="000C61EE" w:rsidRPr="000337E3" w:rsidRDefault="000C61EE" w:rsidP="00F24E79">
            <w:pPr>
              <w:pStyle w:val="bit0"/>
            </w:pPr>
          </w:p>
        </w:tc>
        <w:tc>
          <w:tcPr>
            <w:tcW w:w="534" w:type="dxa"/>
            <w:shd w:val="clear" w:color="auto" w:fill="auto"/>
          </w:tcPr>
          <w:p w14:paraId="2692D13F" w14:textId="77777777" w:rsidR="000C61EE" w:rsidRPr="000337E3" w:rsidRDefault="000C61EE" w:rsidP="00F24E79">
            <w:pPr>
              <w:pStyle w:val="bit0"/>
            </w:pPr>
          </w:p>
        </w:tc>
        <w:tc>
          <w:tcPr>
            <w:tcW w:w="534" w:type="dxa"/>
            <w:shd w:val="clear" w:color="auto" w:fill="auto"/>
          </w:tcPr>
          <w:p w14:paraId="69721C60" w14:textId="77777777" w:rsidR="000C61EE" w:rsidRPr="000337E3" w:rsidRDefault="000C61EE" w:rsidP="00F24E79">
            <w:pPr>
              <w:pStyle w:val="bit0"/>
            </w:pPr>
          </w:p>
        </w:tc>
        <w:tc>
          <w:tcPr>
            <w:tcW w:w="533" w:type="dxa"/>
            <w:shd w:val="clear" w:color="auto" w:fill="auto"/>
          </w:tcPr>
          <w:p w14:paraId="59B77B72" w14:textId="77777777" w:rsidR="000C61EE" w:rsidRPr="000337E3" w:rsidRDefault="000C61EE" w:rsidP="00F24E79">
            <w:pPr>
              <w:pStyle w:val="bit0"/>
            </w:pPr>
          </w:p>
        </w:tc>
        <w:tc>
          <w:tcPr>
            <w:tcW w:w="533" w:type="dxa"/>
            <w:shd w:val="clear" w:color="auto" w:fill="auto"/>
          </w:tcPr>
          <w:p w14:paraId="6F07A5D1" w14:textId="77777777" w:rsidR="000C61EE" w:rsidRPr="000337E3" w:rsidRDefault="000C61EE" w:rsidP="00F24E79">
            <w:pPr>
              <w:pStyle w:val="bit0"/>
            </w:pPr>
          </w:p>
        </w:tc>
        <w:tc>
          <w:tcPr>
            <w:tcW w:w="532" w:type="dxa"/>
            <w:shd w:val="clear" w:color="auto" w:fill="auto"/>
          </w:tcPr>
          <w:p w14:paraId="1371483A" w14:textId="77777777" w:rsidR="000C61EE" w:rsidRPr="000337E3" w:rsidRDefault="000C61EE" w:rsidP="00F24E79">
            <w:pPr>
              <w:pStyle w:val="bit0"/>
            </w:pPr>
          </w:p>
        </w:tc>
        <w:tc>
          <w:tcPr>
            <w:tcW w:w="532" w:type="dxa"/>
            <w:shd w:val="clear" w:color="auto" w:fill="auto"/>
          </w:tcPr>
          <w:p w14:paraId="7BEC91F0" w14:textId="77777777" w:rsidR="000C61EE" w:rsidRPr="000337E3" w:rsidRDefault="000C61EE" w:rsidP="00F24E79">
            <w:pPr>
              <w:pStyle w:val="bit0"/>
            </w:pPr>
          </w:p>
        </w:tc>
        <w:tc>
          <w:tcPr>
            <w:tcW w:w="532" w:type="dxa"/>
            <w:shd w:val="clear" w:color="auto" w:fill="auto"/>
          </w:tcPr>
          <w:p w14:paraId="3DA79F38" w14:textId="77777777" w:rsidR="000C61EE" w:rsidRPr="000337E3" w:rsidRDefault="000C61EE" w:rsidP="00F24E79">
            <w:pPr>
              <w:pStyle w:val="bit0"/>
            </w:pPr>
          </w:p>
        </w:tc>
        <w:tc>
          <w:tcPr>
            <w:tcW w:w="532" w:type="dxa"/>
            <w:shd w:val="clear" w:color="auto" w:fill="auto"/>
          </w:tcPr>
          <w:p w14:paraId="62940B12" w14:textId="77777777" w:rsidR="000C61EE" w:rsidRPr="000337E3" w:rsidRDefault="000C61EE" w:rsidP="00F24E79">
            <w:pPr>
              <w:pStyle w:val="bit0"/>
            </w:pPr>
          </w:p>
        </w:tc>
        <w:tc>
          <w:tcPr>
            <w:tcW w:w="532" w:type="dxa"/>
            <w:shd w:val="clear" w:color="auto" w:fill="auto"/>
          </w:tcPr>
          <w:p w14:paraId="6479A8AC" w14:textId="77777777" w:rsidR="000C61EE" w:rsidRPr="000337E3" w:rsidRDefault="000C61EE" w:rsidP="00F24E79">
            <w:pPr>
              <w:pStyle w:val="bit0"/>
            </w:pPr>
          </w:p>
        </w:tc>
        <w:tc>
          <w:tcPr>
            <w:tcW w:w="532" w:type="dxa"/>
            <w:shd w:val="clear" w:color="auto" w:fill="auto"/>
          </w:tcPr>
          <w:p w14:paraId="2A48C758" w14:textId="77777777" w:rsidR="000C61EE" w:rsidRPr="000337E3" w:rsidRDefault="000C61EE" w:rsidP="00F24E79">
            <w:pPr>
              <w:pStyle w:val="bit0"/>
            </w:pPr>
          </w:p>
        </w:tc>
        <w:tc>
          <w:tcPr>
            <w:tcW w:w="532" w:type="dxa"/>
            <w:shd w:val="clear" w:color="auto" w:fill="auto"/>
          </w:tcPr>
          <w:p w14:paraId="45145449" w14:textId="77777777" w:rsidR="000C61EE" w:rsidRPr="000337E3" w:rsidRDefault="000C61EE" w:rsidP="00F24E79">
            <w:pPr>
              <w:pStyle w:val="bit0"/>
            </w:pPr>
          </w:p>
        </w:tc>
        <w:tc>
          <w:tcPr>
            <w:tcW w:w="532" w:type="dxa"/>
            <w:shd w:val="clear" w:color="auto" w:fill="auto"/>
          </w:tcPr>
          <w:p w14:paraId="37F23BC7" w14:textId="77777777" w:rsidR="000C61EE" w:rsidRPr="000337E3" w:rsidRDefault="000C61EE" w:rsidP="00F24E79">
            <w:pPr>
              <w:pStyle w:val="bit0"/>
            </w:pPr>
          </w:p>
        </w:tc>
        <w:tc>
          <w:tcPr>
            <w:tcW w:w="532" w:type="dxa"/>
            <w:shd w:val="clear" w:color="auto" w:fill="auto"/>
          </w:tcPr>
          <w:p w14:paraId="62EC112A" w14:textId="77777777" w:rsidR="000C61EE" w:rsidRPr="000337E3" w:rsidRDefault="000C61EE" w:rsidP="00F24E79">
            <w:pPr>
              <w:pStyle w:val="bit0"/>
            </w:pPr>
          </w:p>
        </w:tc>
      </w:tr>
      <w:tr w:rsidR="000C61EE" w:rsidRPr="000337E3" w14:paraId="01D92CE7" w14:textId="77777777" w:rsidTr="00F24E79">
        <w:trPr>
          <w:jc w:val="right"/>
        </w:trPr>
        <w:tc>
          <w:tcPr>
            <w:tcW w:w="1115" w:type="dxa"/>
            <w:shd w:val="clear" w:color="auto" w:fill="auto"/>
          </w:tcPr>
          <w:p w14:paraId="0DECFD6C" w14:textId="77777777" w:rsidR="000C61EE" w:rsidRPr="000337E3" w:rsidRDefault="000C61EE" w:rsidP="00F24E79">
            <w:pPr>
              <w:pStyle w:val="bit"/>
            </w:pPr>
          </w:p>
        </w:tc>
        <w:tc>
          <w:tcPr>
            <w:tcW w:w="1602" w:type="dxa"/>
            <w:gridSpan w:val="3"/>
            <w:shd w:val="clear" w:color="auto" w:fill="auto"/>
          </w:tcPr>
          <w:p w14:paraId="3AC05F24" w14:textId="4B652909" w:rsidR="000C61EE" w:rsidRPr="000337E3" w:rsidRDefault="000C61EE" w:rsidP="000C61EE">
            <w:pPr>
              <w:pStyle w:val="7pt0"/>
            </w:pPr>
            <w:r w:rsidRPr="000337E3">
              <w:t>Decimal point position</w:t>
            </w:r>
          </w:p>
        </w:tc>
        <w:tc>
          <w:tcPr>
            <w:tcW w:w="534" w:type="dxa"/>
            <w:shd w:val="clear" w:color="auto" w:fill="auto"/>
          </w:tcPr>
          <w:p w14:paraId="010EC418" w14:textId="77777777" w:rsidR="000C61EE" w:rsidRPr="000337E3" w:rsidRDefault="000C61EE" w:rsidP="00F24E79">
            <w:pPr>
              <w:pStyle w:val="bit0"/>
            </w:pPr>
          </w:p>
        </w:tc>
        <w:tc>
          <w:tcPr>
            <w:tcW w:w="534" w:type="dxa"/>
            <w:shd w:val="clear" w:color="auto" w:fill="auto"/>
          </w:tcPr>
          <w:p w14:paraId="2E85824B" w14:textId="77777777" w:rsidR="000C61EE" w:rsidRPr="000337E3" w:rsidRDefault="000C61EE" w:rsidP="00F24E79">
            <w:pPr>
              <w:pStyle w:val="bit0"/>
            </w:pPr>
          </w:p>
        </w:tc>
        <w:tc>
          <w:tcPr>
            <w:tcW w:w="533" w:type="dxa"/>
            <w:shd w:val="clear" w:color="auto" w:fill="auto"/>
          </w:tcPr>
          <w:p w14:paraId="52E44C37" w14:textId="77777777" w:rsidR="000C61EE" w:rsidRPr="000337E3" w:rsidRDefault="000C61EE" w:rsidP="00F24E79">
            <w:pPr>
              <w:pStyle w:val="bit0"/>
            </w:pPr>
          </w:p>
        </w:tc>
        <w:tc>
          <w:tcPr>
            <w:tcW w:w="533" w:type="dxa"/>
            <w:shd w:val="clear" w:color="auto" w:fill="auto"/>
          </w:tcPr>
          <w:p w14:paraId="1B4CBE93" w14:textId="77777777" w:rsidR="000C61EE" w:rsidRPr="000337E3" w:rsidRDefault="000C61EE" w:rsidP="00F24E79">
            <w:pPr>
              <w:pStyle w:val="bit0"/>
            </w:pPr>
          </w:p>
        </w:tc>
        <w:tc>
          <w:tcPr>
            <w:tcW w:w="532" w:type="dxa"/>
            <w:shd w:val="clear" w:color="auto" w:fill="auto"/>
          </w:tcPr>
          <w:p w14:paraId="6A37CE70" w14:textId="77777777" w:rsidR="000C61EE" w:rsidRPr="000337E3" w:rsidRDefault="000C61EE" w:rsidP="00F24E79">
            <w:pPr>
              <w:pStyle w:val="bit0"/>
            </w:pPr>
          </w:p>
        </w:tc>
        <w:tc>
          <w:tcPr>
            <w:tcW w:w="532" w:type="dxa"/>
            <w:shd w:val="clear" w:color="auto" w:fill="auto"/>
          </w:tcPr>
          <w:p w14:paraId="79F79200" w14:textId="77777777" w:rsidR="000C61EE" w:rsidRPr="000337E3" w:rsidRDefault="000C61EE" w:rsidP="00F24E79">
            <w:pPr>
              <w:pStyle w:val="bit0"/>
            </w:pPr>
          </w:p>
        </w:tc>
        <w:tc>
          <w:tcPr>
            <w:tcW w:w="532" w:type="dxa"/>
            <w:shd w:val="clear" w:color="auto" w:fill="auto"/>
          </w:tcPr>
          <w:p w14:paraId="29A8F8BF" w14:textId="77777777" w:rsidR="000C61EE" w:rsidRPr="000337E3" w:rsidRDefault="000C61EE" w:rsidP="00F24E79">
            <w:pPr>
              <w:pStyle w:val="bit0"/>
            </w:pPr>
          </w:p>
        </w:tc>
        <w:tc>
          <w:tcPr>
            <w:tcW w:w="532" w:type="dxa"/>
            <w:shd w:val="clear" w:color="auto" w:fill="auto"/>
          </w:tcPr>
          <w:p w14:paraId="525B7CD8" w14:textId="77777777" w:rsidR="000C61EE" w:rsidRPr="000337E3" w:rsidRDefault="000C61EE" w:rsidP="00F24E79">
            <w:pPr>
              <w:pStyle w:val="bit0"/>
            </w:pPr>
          </w:p>
        </w:tc>
        <w:tc>
          <w:tcPr>
            <w:tcW w:w="532" w:type="dxa"/>
            <w:shd w:val="clear" w:color="auto" w:fill="auto"/>
          </w:tcPr>
          <w:p w14:paraId="1AD152EC" w14:textId="77777777" w:rsidR="000C61EE" w:rsidRPr="000337E3" w:rsidRDefault="000C61EE" w:rsidP="00F24E79">
            <w:pPr>
              <w:pStyle w:val="bit0"/>
            </w:pPr>
          </w:p>
        </w:tc>
        <w:tc>
          <w:tcPr>
            <w:tcW w:w="532" w:type="dxa"/>
            <w:shd w:val="clear" w:color="auto" w:fill="auto"/>
          </w:tcPr>
          <w:p w14:paraId="6B66E326" w14:textId="77777777" w:rsidR="000C61EE" w:rsidRPr="000337E3" w:rsidRDefault="000C61EE" w:rsidP="00F24E79">
            <w:pPr>
              <w:pStyle w:val="bit0"/>
            </w:pPr>
          </w:p>
        </w:tc>
        <w:tc>
          <w:tcPr>
            <w:tcW w:w="532" w:type="dxa"/>
            <w:shd w:val="clear" w:color="auto" w:fill="auto"/>
          </w:tcPr>
          <w:p w14:paraId="65252A94" w14:textId="77777777" w:rsidR="000C61EE" w:rsidRPr="000337E3" w:rsidRDefault="000C61EE" w:rsidP="00F24E79">
            <w:pPr>
              <w:pStyle w:val="bit0"/>
            </w:pPr>
          </w:p>
        </w:tc>
        <w:tc>
          <w:tcPr>
            <w:tcW w:w="532" w:type="dxa"/>
            <w:shd w:val="clear" w:color="auto" w:fill="auto"/>
          </w:tcPr>
          <w:p w14:paraId="5DDF60AE" w14:textId="77777777" w:rsidR="000C61EE" w:rsidRPr="000337E3" w:rsidRDefault="000C61EE" w:rsidP="00F24E79">
            <w:pPr>
              <w:pStyle w:val="bit0"/>
            </w:pPr>
          </w:p>
        </w:tc>
        <w:tc>
          <w:tcPr>
            <w:tcW w:w="532" w:type="dxa"/>
            <w:shd w:val="clear" w:color="auto" w:fill="auto"/>
          </w:tcPr>
          <w:p w14:paraId="5D8CE926" w14:textId="77777777" w:rsidR="000C61EE" w:rsidRPr="000337E3" w:rsidRDefault="000C61EE" w:rsidP="00F24E79">
            <w:pPr>
              <w:pStyle w:val="bit0"/>
            </w:pPr>
          </w:p>
        </w:tc>
      </w:tr>
      <w:tr w:rsidR="006F29C7" w:rsidRPr="000337E3" w14:paraId="1E77EEE7" w14:textId="77777777" w:rsidTr="00F24E79">
        <w:trPr>
          <w:jc w:val="right"/>
        </w:trPr>
        <w:tc>
          <w:tcPr>
            <w:tcW w:w="1115" w:type="dxa"/>
            <w:shd w:val="clear" w:color="auto" w:fill="auto"/>
          </w:tcPr>
          <w:p w14:paraId="56D2853B" w14:textId="77777777" w:rsidR="006F29C7" w:rsidRPr="000337E3" w:rsidRDefault="006F29C7" w:rsidP="00F24E79">
            <w:pPr>
              <w:pStyle w:val="bit"/>
            </w:pPr>
          </w:p>
        </w:tc>
        <w:tc>
          <w:tcPr>
            <w:tcW w:w="8524" w:type="dxa"/>
            <w:gridSpan w:val="16"/>
            <w:shd w:val="clear" w:color="auto" w:fill="auto"/>
          </w:tcPr>
          <w:p w14:paraId="11239E2D" w14:textId="0F983594" w:rsidR="006F29C7" w:rsidRPr="000337E3" w:rsidRDefault="002664E1" w:rsidP="00922A2D">
            <w:pPr>
              <w:pStyle w:val="12"/>
              <w:numPr>
                <w:ilvl w:val="0"/>
                <w:numId w:val="23"/>
              </w:numPr>
            </w:pPr>
            <w:r w:rsidRPr="002664E1">
              <w:t>OTD[15]</w:t>
            </w:r>
            <w:r w:rsidR="00922A2D">
              <w:t>:</w:t>
            </w:r>
            <w:r w:rsidRPr="002664E1">
              <w:t xml:space="preserve"> </w:t>
            </w:r>
            <w:r w:rsidR="006F29C7" w:rsidRPr="000337E3">
              <w:t>Sign bit (always 0)</w:t>
            </w:r>
          </w:p>
        </w:tc>
      </w:tr>
    </w:tbl>
    <w:p w14:paraId="76127FF3" w14:textId="2A9E82E7" w:rsidR="002664E1" w:rsidRPr="00832F13" w:rsidRDefault="002664E1" w:rsidP="002664E1">
      <w:pPr>
        <w:pStyle w:val="Caption"/>
      </w:pPr>
      <w:r w:rsidRPr="00832F13">
        <w:t xml:space="preserve">Table </w:t>
      </w:r>
      <w:r w:rsidR="00890203">
        <w:fldChar w:fldCharType="begin"/>
      </w:r>
      <w:r w:rsidR="00890203">
        <w:instrText xml:space="preserve"> STYLEREF 1 \s </w:instrText>
      </w:r>
      <w:r w:rsidR="00890203">
        <w:fldChar w:fldCharType="separate"/>
      </w:r>
      <w:r w:rsidR="002A4E28">
        <w:rPr>
          <w:noProof/>
        </w:rPr>
        <w:t>12</w:t>
      </w:r>
      <w:r w:rsidR="00890203">
        <w:rPr>
          <w:noProof/>
        </w:rPr>
        <w:fldChar w:fldCharType="end"/>
      </w:r>
      <w:r w:rsidRPr="00832F13">
        <w:t>.</w:t>
      </w:r>
      <w:r w:rsidR="00890203">
        <w:fldChar w:fldCharType="begin"/>
      </w:r>
      <w:r w:rsidR="00890203">
        <w:instrText xml:space="preserve"> SEQ Table \* ARABIC \s 1 </w:instrText>
      </w:r>
      <w:r w:rsidR="00890203">
        <w:fldChar w:fldCharType="separate"/>
      </w:r>
      <w:r w:rsidR="002A4E28">
        <w:rPr>
          <w:noProof/>
        </w:rPr>
        <w:t>15</w:t>
      </w:r>
      <w:r w:rsidR="00890203">
        <w:rPr>
          <w:noProof/>
        </w:rPr>
        <w:fldChar w:fldCharType="end"/>
      </w:r>
      <w:r w:rsidR="00356644">
        <w:tab/>
      </w:r>
      <w:r w:rsidRPr="00832F13">
        <w:t>OTS0OTDR Register</w:t>
      </w:r>
      <w:r w:rsidR="00356644">
        <w:t xml:space="preserve"> Contents</w:t>
      </w:r>
    </w:p>
    <w:tbl>
      <w:tblPr>
        <w:tblStyle w:val="TableGrid"/>
        <w:tblW w:w="9639" w:type="dxa"/>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2664E1" w:rsidRPr="002664E1" w14:paraId="141522D8" w14:textId="77777777" w:rsidTr="002664E1">
        <w:tc>
          <w:tcPr>
            <w:tcW w:w="1134" w:type="dxa"/>
            <w:shd w:val="pct15" w:color="auto" w:fill="auto"/>
            <w:vAlign w:val="bottom"/>
          </w:tcPr>
          <w:p w14:paraId="3EC39067" w14:textId="77777777" w:rsidR="002664E1" w:rsidRPr="00832F13" w:rsidRDefault="002664E1" w:rsidP="002664E1">
            <w:pPr>
              <w:pStyle w:val="a3"/>
            </w:pPr>
            <w:r w:rsidRPr="00832F13">
              <w:t>Bit Position</w:t>
            </w:r>
          </w:p>
        </w:tc>
        <w:tc>
          <w:tcPr>
            <w:tcW w:w="1701" w:type="dxa"/>
            <w:shd w:val="pct15" w:color="auto" w:fill="auto"/>
            <w:vAlign w:val="bottom"/>
          </w:tcPr>
          <w:p w14:paraId="6F879476" w14:textId="77777777" w:rsidR="002664E1" w:rsidRPr="00832F13" w:rsidRDefault="002664E1" w:rsidP="002664E1">
            <w:pPr>
              <w:pStyle w:val="a3"/>
            </w:pPr>
            <w:r w:rsidRPr="00832F13">
              <w:t>Bit Name</w:t>
            </w:r>
          </w:p>
        </w:tc>
        <w:tc>
          <w:tcPr>
            <w:tcW w:w="6804" w:type="dxa"/>
            <w:shd w:val="pct15" w:color="auto" w:fill="auto"/>
            <w:vAlign w:val="bottom"/>
          </w:tcPr>
          <w:p w14:paraId="3F5752ED" w14:textId="77777777" w:rsidR="002664E1" w:rsidRPr="00832F13" w:rsidRDefault="002664E1" w:rsidP="002664E1">
            <w:pPr>
              <w:pStyle w:val="a3"/>
            </w:pPr>
            <w:r w:rsidRPr="00832F13">
              <w:t>Function</w:t>
            </w:r>
          </w:p>
        </w:tc>
      </w:tr>
      <w:tr w:rsidR="002664E1" w:rsidRPr="002664E1" w14:paraId="2083E42F" w14:textId="77777777" w:rsidTr="002664E1">
        <w:tc>
          <w:tcPr>
            <w:tcW w:w="1134" w:type="dxa"/>
          </w:tcPr>
          <w:p w14:paraId="09E67CA8" w14:textId="77777777" w:rsidR="002664E1" w:rsidRPr="00832F13" w:rsidRDefault="002664E1" w:rsidP="002664E1">
            <w:pPr>
              <w:pStyle w:val="a4"/>
            </w:pPr>
            <w:r w:rsidRPr="00832F13">
              <w:t>15 to 0</w:t>
            </w:r>
          </w:p>
        </w:tc>
        <w:tc>
          <w:tcPr>
            <w:tcW w:w="1701" w:type="dxa"/>
          </w:tcPr>
          <w:p w14:paraId="6A48F7BE" w14:textId="77777777" w:rsidR="002664E1" w:rsidRPr="00832F13" w:rsidRDefault="002664E1" w:rsidP="002664E1">
            <w:pPr>
              <w:pStyle w:val="a4"/>
            </w:pPr>
            <w:r w:rsidRPr="00832F13">
              <w:t>OTD</w:t>
            </w:r>
          </w:p>
        </w:tc>
        <w:tc>
          <w:tcPr>
            <w:tcW w:w="6804" w:type="dxa"/>
          </w:tcPr>
          <w:p w14:paraId="0C553581" w14:textId="77777777" w:rsidR="002664E1" w:rsidRPr="00832F13" w:rsidRDefault="002664E1" w:rsidP="002664E1">
            <w:pPr>
              <w:pStyle w:val="a4"/>
            </w:pPr>
            <w:r w:rsidRPr="00832F13">
              <w:t>Temperature Data Value</w:t>
            </w:r>
          </w:p>
          <w:p w14:paraId="3BF2448B" w14:textId="77777777" w:rsidR="002664E1" w:rsidRPr="00832F13" w:rsidRDefault="002664E1" w:rsidP="002664E1">
            <w:pPr>
              <w:pStyle w:val="a4"/>
            </w:pPr>
            <w:r w:rsidRPr="00832F13">
              <w:t>These bits specify a value for temperature data.</w:t>
            </w:r>
          </w:p>
          <w:p w14:paraId="583C688E" w14:textId="77777777" w:rsidR="002664E1" w:rsidRPr="00832F13" w:rsidRDefault="002664E1" w:rsidP="002664E1">
            <w:pPr>
              <w:pStyle w:val="a4"/>
            </w:pPr>
            <w:proofErr w:type="gramStart"/>
            <w:r w:rsidRPr="00832F13">
              <w:t>OTD[</w:t>
            </w:r>
            <w:proofErr w:type="gramEnd"/>
            <w:r w:rsidRPr="00832F13">
              <w:t>15] is always 0.</w:t>
            </w:r>
          </w:p>
        </w:tc>
      </w:tr>
    </w:tbl>
    <w:p w14:paraId="171E2B27" w14:textId="77777777" w:rsidR="004243E0" w:rsidRDefault="004243E0" w:rsidP="00922A2D">
      <w:pPr>
        <w:pStyle w:val="BodyText"/>
      </w:pPr>
    </w:p>
    <w:p w14:paraId="2ED1CCE2" w14:textId="0AC2B319" w:rsidR="00AC0DA7" w:rsidRDefault="004243E0" w:rsidP="00922A2D">
      <w:pPr>
        <w:pStyle w:val="BodyText"/>
      </w:pPr>
      <w:r>
        <w:rPr>
          <w:noProof/>
          <w:snapToGrid/>
          <w:lang w:eastAsia="en-US"/>
        </w:rPr>
        <w:drawing>
          <wp:anchor distT="0" distB="0" distL="114300" distR="114300" simplePos="0" relativeHeight="251658240" behindDoc="1" locked="0" layoutInCell="1" allowOverlap="1" wp14:anchorId="6AB39C98" wp14:editId="1CD70882">
            <wp:simplePos x="0" y="0"/>
            <wp:positionH relativeFrom="margin">
              <wp:align>left</wp:align>
            </wp:positionH>
            <wp:positionV relativeFrom="page">
              <wp:posOffset>5141595</wp:posOffset>
            </wp:positionV>
            <wp:extent cx="4533900" cy="3630295"/>
            <wp:effectExtent l="0" t="0" r="0" b="8255"/>
            <wp:wrapTight wrapText="bothSides">
              <wp:wrapPolygon edited="0">
                <wp:start x="0" y="0"/>
                <wp:lineTo x="0" y="21536"/>
                <wp:lineTo x="21509" y="21536"/>
                <wp:lineTo x="2150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33900" cy="3630295"/>
                    </a:xfrm>
                    <a:prstGeom prst="rect">
                      <a:avLst/>
                    </a:prstGeom>
                  </pic:spPr>
                </pic:pic>
              </a:graphicData>
            </a:graphic>
            <wp14:sizeRelH relativeFrom="page">
              <wp14:pctWidth>0</wp14:pctWidth>
            </wp14:sizeRelH>
            <wp14:sizeRelV relativeFrom="page">
              <wp14:pctHeight>0</wp14:pctHeight>
            </wp14:sizeRelV>
          </wp:anchor>
        </w:drawing>
      </w:r>
      <w:r w:rsidRPr="00832F13">
        <w:t xml:space="preserve">Table </w:t>
      </w:r>
      <w:r>
        <w:fldChar w:fldCharType="begin"/>
      </w:r>
      <w:r>
        <w:instrText xml:space="preserve"> STYLEREF 1 \s </w:instrText>
      </w:r>
      <w:r>
        <w:fldChar w:fldCharType="separate"/>
      </w:r>
      <w:r>
        <w:rPr>
          <w:noProof/>
        </w:rPr>
        <w:t>12</w:t>
      </w:r>
      <w:r>
        <w:rPr>
          <w:noProof/>
        </w:rPr>
        <w:fldChar w:fldCharType="end"/>
      </w:r>
      <w:r w:rsidRPr="00832F13">
        <w:t>.</w:t>
      </w:r>
      <w:r>
        <w:t>16 Temperature guideline</w:t>
      </w:r>
      <w:r w:rsidR="00682675" w:rsidRPr="00922A2D">
        <w:br w:type="page"/>
      </w:r>
    </w:p>
    <w:p w14:paraId="6FA03CE9" w14:textId="77777777" w:rsidR="004243E0" w:rsidRPr="00922A2D" w:rsidRDefault="004243E0" w:rsidP="00922A2D">
      <w:pPr>
        <w:pStyle w:val="BodyText"/>
      </w:pPr>
    </w:p>
    <w:p w14:paraId="548F9352" w14:textId="2F65871F" w:rsidR="00AC0DA7" w:rsidRPr="000337E3" w:rsidRDefault="00AC0DA7" w:rsidP="00682675">
      <w:pPr>
        <w:pStyle w:val="Heading3"/>
      </w:pPr>
      <w:bookmarkStart w:id="27" w:name="_Ref441236312"/>
      <w:bookmarkStart w:id="28" w:name="_Toc443438164"/>
      <w:r w:rsidRPr="000337E3">
        <w:t>OTS0HTBRmn — High-Temperature Border mn Register (m</w:t>
      </w:r>
      <w:r w:rsidR="00922A2D">
        <w:t> </w:t>
      </w:r>
      <w:r w:rsidRPr="000337E3">
        <w:t>=</w:t>
      </w:r>
      <w:r w:rsidR="00922A2D">
        <w:t> </w:t>
      </w:r>
      <w:r w:rsidRPr="000337E3">
        <w:t>A</w:t>
      </w:r>
      <w:r w:rsidR="00922A2D">
        <w:t> </w:t>
      </w:r>
      <w:r w:rsidRPr="000337E3">
        <w:t>or</w:t>
      </w:r>
      <w:r w:rsidR="00922A2D">
        <w:t> </w:t>
      </w:r>
      <w:r w:rsidRPr="000337E3">
        <w:t>B,</w:t>
      </w:r>
      <w:r w:rsidR="00922A2D">
        <w:t> </w:t>
      </w:r>
      <w:r w:rsidRPr="000337E3">
        <w:t>n</w:t>
      </w:r>
      <w:r w:rsidR="00922A2D">
        <w:t> </w:t>
      </w:r>
      <w:r w:rsidRPr="000337E3">
        <w:t>=</w:t>
      </w:r>
      <w:r w:rsidR="00922A2D">
        <w:t> </w:t>
      </w:r>
      <w:r w:rsidRPr="000337E3">
        <w:t>U</w:t>
      </w:r>
      <w:r w:rsidR="00922A2D">
        <w:t> </w:t>
      </w:r>
      <w:r w:rsidRPr="000337E3">
        <w:t>or</w:t>
      </w:r>
      <w:r w:rsidR="00922A2D">
        <w:t> </w:t>
      </w:r>
      <w:r w:rsidRPr="000337E3">
        <w:t>L)</w:t>
      </w:r>
      <w:bookmarkEnd w:id="27"/>
      <w:bookmarkEnd w:id="28"/>
    </w:p>
    <w:p w14:paraId="23139173" w14:textId="6AD379B4" w:rsidR="00AC0DA7" w:rsidRPr="000337E3" w:rsidRDefault="00AC0DA7" w:rsidP="00005733">
      <w:pPr>
        <w:pStyle w:val="BodyText"/>
      </w:pPr>
      <w:r w:rsidRPr="000337E3">
        <w:t>OTS0HTBRmn is a 16-bit readable/writable register to specify the temperatur</w:t>
      </w:r>
      <w:r w:rsidR="00922A2D">
        <w:t>e border of high temperature m.</w:t>
      </w:r>
    </w:p>
    <w:p w14:paraId="0C8EBCAC" w14:textId="77777777" w:rsidR="004A09C4" w:rsidRPr="000337E3" w:rsidRDefault="004A09C4" w:rsidP="0048411A">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B670D4" w:rsidRPr="000337E3" w14:paraId="4C25A139" w14:textId="77777777" w:rsidTr="00D23247">
        <w:trPr>
          <w:jc w:val="right"/>
        </w:trPr>
        <w:tc>
          <w:tcPr>
            <w:tcW w:w="1247" w:type="dxa"/>
            <w:shd w:val="clear" w:color="auto" w:fill="auto"/>
          </w:tcPr>
          <w:p w14:paraId="79989527" w14:textId="7F334611" w:rsidR="00B670D4" w:rsidRPr="000337E3" w:rsidRDefault="00B670D4" w:rsidP="00D23247">
            <w:pPr>
              <w:pStyle w:val="7pt3"/>
              <w:rPr>
                <w:rStyle w:val="a9"/>
              </w:rPr>
            </w:pPr>
            <w:r>
              <w:rPr>
                <w:rStyle w:val="a9"/>
              </w:rPr>
              <w:t>Access:</w:t>
            </w:r>
          </w:p>
        </w:tc>
        <w:tc>
          <w:tcPr>
            <w:tcW w:w="170" w:type="dxa"/>
            <w:shd w:val="clear" w:color="auto" w:fill="auto"/>
          </w:tcPr>
          <w:p w14:paraId="6D9EFADE" w14:textId="77777777" w:rsidR="00B670D4" w:rsidRPr="000337E3" w:rsidRDefault="00B670D4" w:rsidP="00D23247">
            <w:pPr>
              <w:pStyle w:val="7pt6"/>
              <w:rPr>
                <w:rStyle w:val="a9"/>
              </w:rPr>
            </w:pPr>
          </w:p>
        </w:tc>
        <w:tc>
          <w:tcPr>
            <w:tcW w:w="7462" w:type="dxa"/>
            <w:shd w:val="clear" w:color="auto" w:fill="auto"/>
          </w:tcPr>
          <w:p w14:paraId="070B00AD" w14:textId="02301F93" w:rsidR="00B670D4" w:rsidRPr="000337E3" w:rsidRDefault="00B670D4" w:rsidP="00D23247">
            <w:pPr>
              <w:pStyle w:val="7pt6"/>
            </w:pPr>
            <w:r w:rsidRPr="00B670D4">
              <w:t>This register can be read or written in 16-bit units.</w:t>
            </w:r>
          </w:p>
        </w:tc>
      </w:tr>
      <w:tr w:rsidR="00B670D4" w:rsidRPr="000337E3" w14:paraId="2EBC0C5E" w14:textId="77777777" w:rsidTr="00D23247">
        <w:trPr>
          <w:jc w:val="right"/>
        </w:trPr>
        <w:tc>
          <w:tcPr>
            <w:tcW w:w="1247" w:type="dxa"/>
            <w:shd w:val="clear" w:color="auto" w:fill="auto"/>
          </w:tcPr>
          <w:p w14:paraId="39F7AFE3" w14:textId="0B37FABC" w:rsidR="00B670D4" w:rsidRPr="000337E3" w:rsidRDefault="00B670D4" w:rsidP="00D23247">
            <w:pPr>
              <w:pStyle w:val="7pt3"/>
              <w:rPr>
                <w:rStyle w:val="a9"/>
              </w:rPr>
            </w:pPr>
            <w:r>
              <w:rPr>
                <w:rStyle w:val="a9"/>
              </w:rPr>
              <w:t>Address:</w:t>
            </w:r>
          </w:p>
        </w:tc>
        <w:tc>
          <w:tcPr>
            <w:tcW w:w="170" w:type="dxa"/>
            <w:shd w:val="clear" w:color="auto" w:fill="auto"/>
          </w:tcPr>
          <w:p w14:paraId="6E2378B8" w14:textId="77777777" w:rsidR="00B670D4" w:rsidRPr="000337E3" w:rsidRDefault="00B670D4" w:rsidP="00D23247">
            <w:pPr>
              <w:pStyle w:val="7pt6"/>
              <w:rPr>
                <w:rStyle w:val="a9"/>
              </w:rPr>
            </w:pPr>
          </w:p>
        </w:tc>
        <w:tc>
          <w:tcPr>
            <w:tcW w:w="7462" w:type="dxa"/>
            <w:shd w:val="clear" w:color="auto" w:fill="auto"/>
          </w:tcPr>
          <w:p w14:paraId="61DB2234" w14:textId="1E6D626A" w:rsidR="00B670D4" w:rsidRPr="00B670D4" w:rsidRDefault="00B670D4" w:rsidP="00D23247">
            <w:pPr>
              <w:pStyle w:val="7pt6"/>
            </w:pPr>
            <w:r>
              <w:t>OTS0HTBRAU: &lt;</w:t>
            </w:r>
            <w:proofErr w:type="spellStart"/>
            <w:r>
              <w:t>OTSn_base</w:t>
            </w:r>
            <w:proofErr w:type="spellEnd"/>
            <w:r>
              <w:t xml:space="preserve">&gt; + </w:t>
            </w:r>
            <w:r w:rsidRPr="00B670D4">
              <w:t>1C</w:t>
            </w:r>
            <w:r w:rsidRPr="00B670D4">
              <w:rPr>
                <w:vertAlign w:val="subscript"/>
              </w:rPr>
              <w:t>H</w:t>
            </w:r>
            <w:r>
              <w:t xml:space="preserve"> , </w:t>
            </w:r>
            <w:r w:rsidR="00262ECE">
              <w:t>OTS0HTBRAL: &lt;</w:t>
            </w:r>
            <w:proofErr w:type="spellStart"/>
            <w:r w:rsidR="00262ECE">
              <w:t>OTSn_base</w:t>
            </w:r>
            <w:proofErr w:type="spellEnd"/>
            <w:r w:rsidR="00262ECE">
              <w:t xml:space="preserve">&gt; + </w:t>
            </w:r>
            <w:r w:rsidRPr="00B670D4">
              <w:t>20</w:t>
            </w:r>
            <w:r w:rsidRPr="00B670D4">
              <w:rPr>
                <w:vertAlign w:val="subscript"/>
              </w:rPr>
              <w:t>H</w:t>
            </w:r>
          </w:p>
        </w:tc>
      </w:tr>
      <w:tr w:rsidR="00262ECE" w:rsidRPr="000337E3" w14:paraId="4E71F22D" w14:textId="77777777" w:rsidTr="00D23247">
        <w:trPr>
          <w:jc w:val="right"/>
        </w:trPr>
        <w:tc>
          <w:tcPr>
            <w:tcW w:w="1247" w:type="dxa"/>
            <w:shd w:val="clear" w:color="auto" w:fill="auto"/>
          </w:tcPr>
          <w:p w14:paraId="69DEA1B7" w14:textId="77777777" w:rsidR="00262ECE" w:rsidRDefault="00262ECE" w:rsidP="00D23247">
            <w:pPr>
              <w:pStyle w:val="7pt3"/>
              <w:rPr>
                <w:rStyle w:val="a9"/>
              </w:rPr>
            </w:pPr>
          </w:p>
        </w:tc>
        <w:tc>
          <w:tcPr>
            <w:tcW w:w="170" w:type="dxa"/>
            <w:shd w:val="clear" w:color="auto" w:fill="auto"/>
          </w:tcPr>
          <w:p w14:paraId="1CEEDC0C" w14:textId="77777777" w:rsidR="00262ECE" w:rsidRPr="000337E3" w:rsidRDefault="00262ECE" w:rsidP="00D23247">
            <w:pPr>
              <w:pStyle w:val="7pt6"/>
              <w:rPr>
                <w:rStyle w:val="a9"/>
              </w:rPr>
            </w:pPr>
          </w:p>
        </w:tc>
        <w:tc>
          <w:tcPr>
            <w:tcW w:w="7462" w:type="dxa"/>
            <w:shd w:val="clear" w:color="auto" w:fill="auto"/>
          </w:tcPr>
          <w:p w14:paraId="127C87C9" w14:textId="0FD61FB9" w:rsidR="00262ECE" w:rsidRPr="00262ECE" w:rsidRDefault="00262ECE" w:rsidP="00D23247">
            <w:pPr>
              <w:pStyle w:val="7pt6"/>
            </w:pPr>
            <w:r>
              <w:t>OTS0HTBRBU: &lt;</w:t>
            </w:r>
            <w:proofErr w:type="spellStart"/>
            <w:r>
              <w:t>OTSn_base</w:t>
            </w:r>
            <w:proofErr w:type="spellEnd"/>
            <w:r>
              <w:t xml:space="preserve">&gt; + </w:t>
            </w:r>
            <w:r w:rsidRPr="00262ECE">
              <w:t>24</w:t>
            </w:r>
            <w:r w:rsidRPr="00262ECE">
              <w:rPr>
                <w:vertAlign w:val="subscript"/>
              </w:rPr>
              <w:t>H</w:t>
            </w:r>
            <w:r>
              <w:t xml:space="preserve"> , OTS0HTBRBL: &lt;</w:t>
            </w:r>
            <w:proofErr w:type="spellStart"/>
            <w:r>
              <w:t>OTSn_base</w:t>
            </w:r>
            <w:proofErr w:type="spellEnd"/>
            <w:r>
              <w:t xml:space="preserve">&gt; + </w:t>
            </w:r>
            <w:r w:rsidRPr="00262ECE">
              <w:t>28</w:t>
            </w:r>
            <w:r w:rsidRPr="00262ECE">
              <w:rPr>
                <w:vertAlign w:val="subscript"/>
              </w:rPr>
              <w:t>H</w:t>
            </w:r>
          </w:p>
        </w:tc>
      </w:tr>
      <w:tr w:rsidR="004911D7" w:rsidRPr="000337E3" w14:paraId="45B14830" w14:textId="77777777" w:rsidTr="00D23247">
        <w:trPr>
          <w:jc w:val="right"/>
        </w:trPr>
        <w:tc>
          <w:tcPr>
            <w:tcW w:w="1247" w:type="dxa"/>
            <w:shd w:val="clear" w:color="auto" w:fill="auto"/>
          </w:tcPr>
          <w:p w14:paraId="2E19C0C4" w14:textId="77777777" w:rsidR="004911D7" w:rsidRPr="000337E3" w:rsidRDefault="004911D7" w:rsidP="00D23247">
            <w:pPr>
              <w:pStyle w:val="7pt3"/>
              <w:rPr>
                <w:rStyle w:val="a9"/>
              </w:rPr>
            </w:pPr>
            <w:r w:rsidRPr="000337E3">
              <w:rPr>
                <w:rStyle w:val="a9"/>
              </w:rPr>
              <w:t>Value after reset:</w:t>
            </w:r>
          </w:p>
        </w:tc>
        <w:tc>
          <w:tcPr>
            <w:tcW w:w="170" w:type="dxa"/>
            <w:shd w:val="clear" w:color="auto" w:fill="auto"/>
          </w:tcPr>
          <w:p w14:paraId="2D04E6C3" w14:textId="77777777" w:rsidR="004911D7" w:rsidRPr="000337E3" w:rsidRDefault="004911D7" w:rsidP="00D23247">
            <w:pPr>
              <w:pStyle w:val="7pt6"/>
              <w:rPr>
                <w:rStyle w:val="a9"/>
              </w:rPr>
            </w:pPr>
          </w:p>
        </w:tc>
        <w:tc>
          <w:tcPr>
            <w:tcW w:w="7462" w:type="dxa"/>
            <w:shd w:val="clear" w:color="auto" w:fill="auto"/>
          </w:tcPr>
          <w:p w14:paraId="30158C3A" w14:textId="77777777" w:rsidR="004911D7" w:rsidRPr="000337E3" w:rsidRDefault="004911D7" w:rsidP="00D23247">
            <w:pPr>
              <w:pStyle w:val="7pt6"/>
            </w:pPr>
            <w:r w:rsidRPr="000337E3">
              <w:t>0000</w:t>
            </w:r>
            <w:r w:rsidRPr="000337E3">
              <w:rPr>
                <w:rStyle w:val="a8"/>
              </w:rPr>
              <w:t>H</w:t>
            </w:r>
          </w:p>
        </w:tc>
      </w:tr>
    </w:tbl>
    <w:p w14:paraId="542CDDAB" w14:textId="77777777" w:rsidR="004911D7" w:rsidRPr="000337E3" w:rsidRDefault="004911D7" w:rsidP="004911D7">
      <w:pPr>
        <w:pStyle w:val="SP"/>
      </w:pPr>
    </w:p>
    <w:tbl>
      <w:tblPr>
        <w:tblW w:w="9639" w:type="dxa"/>
        <w:jc w:val="right"/>
        <w:tblLayout w:type="fixed"/>
        <w:tblCellMar>
          <w:left w:w="0" w:type="dxa"/>
          <w:right w:w="0" w:type="dxa"/>
        </w:tblCellMar>
        <w:tblLook w:val="04A0" w:firstRow="1" w:lastRow="0" w:firstColumn="1" w:lastColumn="0" w:noHBand="0" w:noVBand="1"/>
      </w:tblPr>
      <w:tblGrid>
        <w:gridCol w:w="1115"/>
        <w:gridCol w:w="534"/>
        <w:gridCol w:w="534"/>
        <w:gridCol w:w="534"/>
        <w:gridCol w:w="534"/>
        <w:gridCol w:w="534"/>
        <w:gridCol w:w="533"/>
        <w:gridCol w:w="533"/>
        <w:gridCol w:w="532"/>
        <w:gridCol w:w="532"/>
        <w:gridCol w:w="532"/>
        <w:gridCol w:w="532"/>
        <w:gridCol w:w="532"/>
        <w:gridCol w:w="532"/>
        <w:gridCol w:w="532"/>
        <w:gridCol w:w="532"/>
        <w:gridCol w:w="532"/>
      </w:tblGrid>
      <w:tr w:rsidR="004911D7" w:rsidRPr="000337E3" w14:paraId="3BB1E8AF" w14:textId="77777777" w:rsidTr="004911D7">
        <w:trPr>
          <w:jc w:val="right"/>
        </w:trPr>
        <w:tc>
          <w:tcPr>
            <w:tcW w:w="1115" w:type="dxa"/>
            <w:shd w:val="clear" w:color="auto" w:fill="auto"/>
          </w:tcPr>
          <w:p w14:paraId="64BE9E7D" w14:textId="77777777" w:rsidR="004911D7" w:rsidRPr="000337E3" w:rsidRDefault="004911D7" w:rsidP="00D23247">
            <w:pPr>
              <w:pStyle w:val="bit"/>
            </w:pPr>
            <w:r w:rsidRPr="000337E3">
              <w:t>Bit</w:t>
            </w:r>
          </w:p>
        </w:tc>
        <w:tc>
          <w:tcPr>
            <w:tcW w:w="534" w:type="dxa"/>
            <w:tcBorders>
              <w:bottom w:val="single" w:sz="4" w:space="0" w:color="auto"/>
            </w:tcBorders>
            <w:shd w:val="clear" w:color="auto" w:fill="auto"/>
          </w:tcPr>
          <w:p w14:paraId="7FD31AF1" w14:textId="77777777" w:rsidR="004911D7" w:rsidRPr="000337E3" w:rsidRDefault="004911D7" w:rsidP="00D23247">
            <w:pPr>
              <w:pStyle w:val="bit0"/>
            </w:pPr>
            <w:r w:rsidRPr="000337E3">
              <w:rPr>
                <w:rFonts w:hint="eastAsia"/>
              </w:rPr>
              <w:t>15</w:t>
            </w:r>
          </w:p>
        </w:tc>
        <w:tc>
          <w:tcPr>
            <w:tcW w:w="534" w:type="dxa"/>
            <w:tcBorders>
              <w:bottom w:val="single" w:sz="4" w:space="0" w:color="auto"/>
            </w:tcBorders>
            <w:shd w:val="clear" w:color="auto" w:fill="auto"/>
          </w:tcPr>
          <w:p w14:paraId="60BD8137" w14:textId="77777777" w:rsidR="004911D7" w:rsidRPr="000337E3" w:rsidRDefault="004911D7" w:rsidP="00D23247">
            <w:pPr>
              <w:pStyle w:val="bit0"/>
            </w:pPr>
            <w:r w:rsidRPr="000337E3">
              <w:rPr>
                <w:rFonts w:hint="eastAsia"/>
              </w:rPr>
              <w:t>14</w:t>
            </w:r>
          </w:p>
        </w:tc>
        <w:tc>
          <w:tcPr>
            <w:tcW w:w="534" w:type="dxa"/>
            <w:tcBorders>
              <w:bottom w:val="single" w:sz="4" w:space="0" w:color="auto"/>
            </w:tcBorders>
            <w:shd w:val="clear" w:color="auto" w:fill="auto"/>
          </w:tcPr>
          <w:p w14:paraId="611309F3" w14:textId="77777777" w:rsidR="004911D7" w:rsidRPr="000337E3" w:rsidRDefault="004911D7" w:rsidP="00D23247">
            <w:pPr>
              <w:pStyle w:val="bit0"/>
            </w:pPr>
            <w:r w:rsidRPr="000337E3">
              <w:rPr>
                <w:rFonts w:hint="eastAsia"/>
              </w:rPr>
              <w:t>13</w:t>
            </w:r>
          </w:p>
        </w:tc>
        <w:tc>
          <w:tcPr>
            <w:tcW w:w="534" w:type="dxa"/>
            <w:tcBorders>
              <w:bottom w:val="single" w:sz="4" w:space="0" w:color="auto"/>
            </w:tcBorders>
            <w:shd w:val="clear" w:color="auto" w:fill="auto"/>
          </w:tcPr>
          <w:p w14:paraId="3271897E" w14:textId="77777777" w:rsidR="004911D7" w:rsidRPr="000337E3" w:rsidRDefault="004911D7" w:rsidP="00D23247">
            <w:pPr>
              <w:pStyle w:val="bit0"/>
            </w:pPr>
            <w:r w:rsidRPr="000337E3">
              <w:rPr>
                <w:rFonts w:hint="eastAsia"/>
              </w:rPr>
              <w:t>12</w:t>
            </w:r>
          </w:p>
        </w:tc>
        <w:tc>
          <w:tcPr>
            <w:tcW w:w="534" w:type="dxa"/>
            <w:tcBorders>
              <w:bottom w:val="single" w:sz="4" w:space="0" w:color="auto"/>
            </w:tcBorders>
            <w:shd w:val="clear" w:color="auto" w:fill="auto"/>
          </w:tcPr>
          <w:p w14:paraId="48B474EC" w14:textId="77777777" w:rsidR="004911D7" w:rsidRPr="000337E3" w:rsidRDefault="004911D7" w:rsidP="00D23247">
            <w:pPr>
              <w:pStyle w:val="bit0"/>
            </w:pPr>
            <w:r w:rsidRPr="000337E3">
              <w:rPr>
                <w:rFonts w:hint="eastAsia"/>
              </w:rPr>
              <w:t>11</w:t>
            </w:r>
          </w:p>
        </w:tc>
        <w:tc>
          <w:tcPr>
            <w:tcW w:w="533" w:type="dxa"/>
            <w:tcBorders>
              <w:bottom w:val="single" w:sz="4" w:space="0" w:color="auto"/>
            </w:tcBorders>
            <w:shd w:val="clear" w:color="auto" w:fill="auto"/>
          </w:tcPr>
          <w:p w14:paraId="4DF66CE2" w14:textId="77777777" w:rsidR="004911D7" w:rsidRPr="000337E3" w:rsidRDefault="004911D7" w:rsidP="00D23247">
            <w:pPr>
              <w:pStyle w:val="bit0"/>
            </w:pPr>
            <w:r w:rsidRPr="000337E3">
              <w:rPr>
                <w:rFonts w:hint="eastAsia"/>
              </w:rPr>
              <w:t>10</w:t>
            </w:r>
          </w:p>
        </w:tc>
        <w:tc>
          <w:tcPr>
            <w:tcW w:w="533" w:type="dxa"/>
            <w:tcBorders>
              <w:bottom w:val="single" w:sz="4" w:space="0" w:color="auto"/>
            </w:tcBorders>
            <w:shd w:val="clear" w:color="auto" w:fill="auto"/>
          </w:tcPr>
          <w:p w14:paraId="01BBEA34" w14:textId="77777777" w:rsidR="004911D7" w:rsidRPr="000337E3" w:rsidRDefault="004911D7" w:rsidP="00D23247">
            <w:pPr>
              <w:pStyle w:val="bit0"/>
            </w:pPr>
            <w:r w:rsidRPr="000337E3">
              <w:rPr>
                <w:rFonts w:hint="eastAsia"/>
              </w:rPr>
              <w:t>9</w:t>
            </w:r>
          </w:p>
        </w:tc>
        <w:tc>
          <w:tcPr>
            <w:tcW w:w="532" w:type="dxa"/>
            <w:tcBorders>
              <w:bottom w:val="single" w:sz="4" w:space="0" w:color="auto"/>
            </w:tcBorders>
            <w:shd w:val="clear" w:color="auto" w:fill="auto"/>
          </w:tcPr>
          <w:p w14:paraId="2114870A" w14:textId="77777777" w:rsidR="004911D7" w:rsidRPr="000337E3" w:rsidRDefault="004911D7" w:rsidP="00D23247">
            <w:pPr>
              <w:pStyle w:val="bit0"/>
            </w:pPr>
            <w:r w:rsidRPr="000337E3">
              <w:rPr>
                <w:rFonts w:hint="eastAsia"/>
              </w:rPr>
              <w:t>8</w:t>
            </w:r>
          </w:p>
        </w:tc>
        <w:tc>
          <w:tcPr>
            <w:tcW w:w="532" w:type="dxa"/>
            <w:tcBorders>
              <w:bottom w:val="single" w:sz="4" w:space="0" w:color="auto"/>
            </w:tcBorders>
            <w:shd w:val="clear" w:color="auto" w:fill="auto"/>
          </w:tcPr>
          <w:p w14:paraId="2B8D3C50" w14:textId="77777777" w:rsidR="004911D7" w:rsidRPr="000337E3" w:rsidRDefault="004911D7" w:rsidP="00D23247">
            <w:pPr>
              <w:pStyle w:val="bit0"/>
            </w:pPr>
            <w:r w:rsidRPr="000337E3">
              <w:rPr>
                <w:rFonts w:hint="eastAsia"/>
              </w:rPr>
              <w:t>7</w:t>
            </w:r>
          </w:p>
        </w:tc>
        <w:tc>
          <w:tcPr>
            <w:tcW w:w="532" w:type="dxa"/>
            <w:tcBorders>
              <w:bottom w:val="single" w:sz="4" w:space="0" w:color="auto"/>
            </w:tcBorders>
            <w:shd w:val="clear" w:color="auto" w:fill="auto"/>
          </w:tcPr>
          <w:p w14:paraId="644FA3F3" w14:textId="77777777" w:rsidR="004911D7" w:rsidRPr="000337E3" w:rsidRDefault="004911D7" w:rsidP="00D23247">
            <w:pPr>
              <w:pStyle w:val="bit0"/>
            </w:pPr>
            <w:r w:rsidRPr="000337E3">
              <w:rPr>
                <w:rFonts w:hint="eastAsia"/>
              </w:rPr>
              <w:t>6</w:t>
            </w:r>
          </w:p>
        </w:tc>
        <w:tc>
          <w:tcPr>
            <w:tcW w:w="532" w:type="dxa"/>
            <w:tcBorders>
              <w:bottom w:val="single" w:sz="4" w:space="0" w:color="auto"/>
            </w:tcBorders>
            <w:shd w:val="clear" w:color="auto" w:fill="auto"/>
          </w:tcPr>
          <w:p w14:paraId="5E5187C7" w14:textId="77777777" w:rsidR="004911D7" w:rsidRPr="000337E3" w:rsidRDefault="004911D7" w:rsidP="00D23247">
            <w:pPr>
              <w:pStyle w:val="bit0"/>
            </w:pPr>
            <w:r w:rsidRPr="000337E3">
              <w:rPr>
                <w:rFonts w:hint="eastAsia"/>
              </w:rPr>
              <w:t>5</w:t>
            </w:r>
          </w:p>
        </w:tc>
        <w:tc>
          <w:tcPr>
            <w:tcW w:w="532" w:type="dxa"/>
            <w:tcBorders>
              <w:bottom w:val="single" w:sz="4" w:space="0" w:color="auto"/>
            </w:tcBorders>
            <w:shd w:val="clear" w:color="auto" w:fill="auto"/>
          </w:tcPr>
          <w:p w14:paraId="78D2C9B6" w14:textId="77777777" w:rsidR="004911D7" w:rsidRPr="000337E3" w:rsidRDefault="004911D7" w:rsidP="00D23247">
            <w:pPr>
              <w:pStyle w:val="bit0"/>
            </w:pPr>
            <w:r w:rsidRPr="000337E3">
              <w:rPr>
                <w:rFonts w:hint="eastAsia"/>
              </w:rPr>
              <w:t>4</w:t>
            </w:r>
          </w:p>
        </w:tc>
        <w:tc>
          <w:tcPr>
            <w:tcW w:w="532" w:type="dxa"/>
            <w:tcBorders>
              <w:bottom w:val="single" w:sz="4" w:space="0" w:color="auto"/>
            </w:tcBorders>
            <w:shd w:val="clear" w:color="auto" w:fill="auto"/>
          </w:tcPr>
          <w:p w14:paraId="499144F3" w14:textId="77777777" w:rsidR="004911D7" w:rsidRPr="000337E3" w:rsidRDefault="004911D7" w:rsidP="00D23247">
            <w:pPr>
              <w:pStyle w:val="bit0"/>
            </w:pPr>
            <w:r w:rsidRPr="000337E3">
              <w:rPr>
                <w:rFonts w:hint="eastAsia"/>
              </w:rPr>
              <w:t>3</w:t>
            </w:r>
          </w:p>
        </w:tc>
        <w:tc>
          <w:tcPr>
            <w:tcW w:w="532" w:type="dxa"/>
            <w:tcBorders>
              <w:bottom w:val="single" w:sz="4" w:space="0" w:color="auto"/>
            </w:tcBorders>
            <w:shd w:val="clear" w:color="auto" w:fill="auto"/>
          </w:tcPr>
          <w:p w14:paraId="650F059A" w14:textId="77777777" w:rsidR="004911D7" w:rsidRPr="000337E3" w:rsidRDefault="004911D7" w:rsidP="00D23247">
            <w:pPr>
              <w:pStyle w:val="bit0"/>
            </w:pPr>
            <w:r w:rsidRPr="000337E3">
              <w:rPr>
                <w:rFonts w:hint="eastAsia"/>
              </w:rPr>
              <w:t>2</w:t>
            </w:r>
          </w:p>
        </w:tc>
        <w:tc>
          <w:tcPr>
            <w:tcW w:w="532" w:type="dxa"/>
            <w:tcBorders>
              <w:bottom w:val="single" w:sz="4" w:space="0" w:color="auto"/>
            </w:tcBorders>
            <w:shd w:val="clear" w:color="auto" w:fill="auto"/>
          </w:tcPr>
          <w:p w14:paraId="0C56D14C" w14:textId="77777777" w:rsidR="004911D7" w:rsidRPr="000337E3" w:rsidRDefault="004911D7" w:rsidP="00D23247">
            <w:pPr>
              <w:pStyle w:val="bit0"/>
            </w:pPr>
            <w:r w:rsidRPr="000337E3">
              <w:rPr>
                <w:rFonts w:hint="eastAsia"/>
              </w:rPr>
              <w:t>1</w:t>
            </w:r>
          </w:p>
        </w:tc>
        <w:tc>
          <w:tcPr>
            <w:tcW w:w="532" w:type="dxa"/>
            <w:tcBorders>
              <w:bottom w:val="single" w:sz="4" w:space="0" w:color="auto"/>
            </w:tcBorders>
            <w:shd w:val="clear" w:color="auto" w:fill="auto"/>
          </w:tcPr>
          <w:p w14:paraId="79A7F6BF" w14:textId="77777777" w:rsidR="004911D7" w:rsidRPr="000337E3" w:rsidRDefault="004911D7" w:rsidP="00D23247">
            <w:pPr>
              <w:pStyle w:val="bit0"/>
            </w:pPr>
            <w:r w:rsidRPr="000337E3">
              <w:rPr>
                <w:rFonts w:hint="eastAsia"/>
              </w:rPr>
              <w:t>0</w:t>
            </w:r>
          </w:p>
        </w:tc>
      </w:tr>
      <w:tr w:rsidR="004911D7" w:rsidRPr="000337E3" w14:paraId="05341BD4" w14:textId="77777777" w:rsidTr="004911D7">
        <w:trPr>
          <w:trHeight w:val="567"/>
          <w:jc w:val="right"/>
        </w:trPr>
        <w:tc>
          <w:tcPr>
            <w:tcW w:w="1115" w:type="dxa"/>
            <w:tcBorders>
              <w:right w:val="single" w:sz="4" w:space="0" w:color="auto"/>
            </w:tcBorders>
            <w:shd w:val="clear" w:color="auto" w:fill="auto"/>
            <w:vAlign w:val="center"/>
          </w:tcPr>
          <w:p w14:paraId="33385F9C" w14:textId="77777777" w:rsidR="004911D7" w:rsidRPr="000337E3" w:rsidRDefault="004911D7" w:rsidP="00D23247">
            <w:pPr>
              <w:pStyle w:val="bit"/>
            </w:pPr>
          </w:p>
        </w:tc>
        <w:tc>
          <w:tcPr>
            <w:tcW w:w="8524" w:type="dxa"/>
            <w:gridSpan w:val="16"/>
            <w:tcBorders>
              <w:top w:val="single" w:sz="4" w:space="0" w:color="auto"/>
              <w:left w:val="single" w:sz="4" w:space="0" w:color="auto"/>
              <w:bottom w:val="single" w:sz="4" w:space="0" w:color="auto"/>
              <w:right w:val="single" w:sz="4" w:space="0" w:color="auto"/>
            </w:tcBorders>
            <w:shd w:val="clear" w:color="auto" w:fill="auto"/>
            <w:vAlign w:val="center"/>
          </w:tcPr>
          <w:p w14:paraId="6FD2CDF5" w14:textId="2ACCD871" w:rsidR="004911D7" w:rsidRPr="00832F13" w:rsidRDefault="004911D7" w:rsidP="00922A2D">
            <w:pPr>
              <w:pStyle w:val="bit0"/>
              <w:rPr>
                <w:vertAlign w:val="superscript"/>
              </w:rPr>
            </w:pPr>
            <w:proofErr w:type="spellStart"/>
            <w:r w:rsidRPr="000337E3">
              <w:t>HTBmn</w:t>
            </w:r>
            <w:proofErr w:type="spellEnd"/>
            <w:r w:rsidR="00922A2D">
              <w:t>*</w:t>
            </w:r>
            <w:r w:rsidR="00FB09C5">
              <w:rPr>
                <w:vertAlign w:val="superscript"/>
              </w:rPr>
              <w:t>1</w:t>
            </w:r>
          </w:p>
        </w:tc>
      </w:tr>
      <w:tr w:rsidR="004911D7" w:rsidRPr="000337E3" w14:paraId="2306E2D4" w14:textId="77777777" w:rsidTr="004911D7">
        <w:trPr>
          <w:jc w:val="right"/>
        </w:trPr>
        <w:tc>
          <w:tcPr>
            <w:tcW w:w="1115" w:type="dxa"/>
            <w:shd w:val="clear" w:color="auto" w:fill="auto"/>
          </w:tcPr>
          <w:p w14:paraId="3B1C562E" w14:textId="77777777" w:rsidR="004911D7" w:rsidRPr="000337E3" w:rsidRDefault="004911D7" w:rsidP="00D23247">
            <w:pPr>
              <w:pStyle w:val="bit"/>
            </w:pPr>
            <w:r w:rsidRPr="000337E3">
              <w:t>Value after reset</w:t>
            </w:r>
          </w:p>
        </w:tc>
        <w:tc>
          <w:tcPr>
            <w:tcW w:w="534" w:type="dxa"/>
            <w:tcBorders>
              <w:top w:val="single" w:sz="4" w:space="0" w:color="auto"/>
            </w:tcBorders>
            <w:shd w:val="clear" w:color="auto" w:fill="auto"/>
          </w:tcPr>
          <w:p w14:paraId="4922E519" w14:textId="77777777" w:rsidR="004911D7" w:rsidRPr="000337E3" w:rsidRDefault="004911D7" w:rsidP="00D23247">
            <w:pPr>
              <w:pStyle w:val="bit0"/>
            </w:pPr>
            <w:r w:rsidRPr="000337E3">
              <w:rPr>
                <w:rFonts w:hint="eastAsia"/>
              </w:rPr>
              <w:t>0</w:t>
            </w:r>
          </w:p>
        </w:tc>
        <w:tc>
          <w:tcPr>
            <w:tcW w:w="534" w:type="dxa"/>
            <w:tcBorders>
              <w:top w:val="single" w:sz="4" w:space="0" w:color="auto"/>
            </w:tcBorders>
            <w:shd w:val="clear" w:color="auto" w:fill="auto"/>
          </w:tcPr>
          <w:p w14:paraId="5ABBC75F" w14:textId="77777777" w:rsidR="004911D7" w:rsidRPr="000337E3" w:rsidRDefault="004911D7" w:rsidP="00D23247">
            <w:pPr>
              <w:pStyle w:val="bit0"/>
            </w:pPr>
            <w:r w:rsidRPr="000337E3">
              <w:rPr>
                <w:rFonts w:hint="eastAsia"/>
              </w:rPr>
              <w:t>0</w:t>
            </w:r>
          </w:p>
        </w:tc>
        <w:tc>
          <w:tcPr>
            <w:tcW w:w="534" w:type="dxa"/>
            <w:tcBorders>
              <w:top w:val="single" w:sz="4" w:space="0" w:color="auto"/>
            </w:tcBorders>
            <w:shd w:val="clear" w:color="auto" w:fill="auto"/>
          </w:tcPr>
          <w:p w14:paraId="70DC78CD" w14:textId="77777777" w:rsidR="004911D7" w:rsidRPr="000337E3" w:rsidRDefault="004911D7" w:rsidP="00D23247">
            <w:pPr>
              <w:pStyle w:val="bit0"/>
            </w:pPr>
            <w:r w:rsidRPr="000337E3">
              <w:rPr>
                <w:rFonts w:hint="eastAsia"/>
              </w:rPr>
              <w:t>0</w:t>
            </w:r>
          </w:p>
        </w:tc>
        <w:tc>
          <w:tcPr>
            <w:tcW w:w="534" w:type="dxa"/>
            <w:tcBorders>
              <w:top w:val="single" w:sz="4" w:space="0" w:color="auto"/>
            </w:tcBorders>
            <w:shd w:val="clear" w:color="auto" w:fill="auto"/>
          </w:tcPr>
          <w:p w14:paraId="551342E3" w14:textId="77777777" w:rsidR="004911D7" w:rsidRPr="000337E3" w:rsidRDefault="004911D7" w:rsidP="00D23247">
            <w:pPr>
              <w:pStyle w:val="bit0"/>
            </w:pPr>
            <w:r w:rsidRPr="000337E3">
              <w:rPr>
                <w:rFonts w:hint="eastAsia"/>
              </w:rPr>
              <w:t>0</w:t>
            </w:r>
          </w:p>
        </w:tc>
        <w:tc>
          <w:tcPr>
            <w:tcW w:w="534" w:type="dxa"/>
            <w:tcBorders>
              <w:top w:val="single" w:sz="4" w:space="0" w:color="auto"/>
            </w:tcBorders>
            <w:shd w:val="clear" w:color="auto" w:fill="auto"/>
          </w:tcPr>
          <w:p w14:paraId="5EF9E664" w14:textId="77777777" w:rsidR="004911D7" w:rsidRPr="000337E3" w:rsidRDefault="004911D7" w:rsidP="00D23247">
            <w:pPr>
              <w:pStyle w:val="bit0"/>
            </w:pPr>
            <w:r w:rsidRPr="000337E3">
              <w:rPr>
                <w:rFonts w:hint="eastAsia"/>
              </w:rPr>
              <w:t>0</w:t>
            </w:r>
          </w:p>
        </w:tc>
        <w:tc>
          <w:tcPr>
            <w:tcW w:w="533" w:type="dxa"/>
            <w:tcBorders>
              <w:top w:val="single" w:sz="4" w:space="0" w:color="auto"/>
            </w:tcBorders>
            <w:shd w:val="clear" w:color="auto" w:fill="auto"/>
          </w:tcPr>
          <w:p w14:paraId="340861B2" w14:textId="77777777" w:rsidR="004911D7" w:rsidRPr="000337E3" w:rsidRDefault="004911D7" w:rsidP="00D23247">
            <w:pPr>
              <w:pStyle w:val="bit0"/>
            </w:pPr>
            <w:r w:rsidRPr="000337E3">
              <w:rPr>
                <w:rFonts w:hint="eastAsia"/>
              </w:rPr>
              <w:t>0</w:t>
            </w:r>
          </w:p>
        </w:tc>
        <w:tc>
          <w:tcPr>
            <w:tcW w:w="533" w:type="dxa"/>
            <w:tcBorders>
              <w:top w:val="single" w:sz="4" w:space="0" w:color="auto"/>
            </w:tcBorders>
            <w:shd w:val="clear" w:color="auto" w:fill="auto"/>
          </w:tcPr>
          <w:p w14:paraId="4098BB90" w14:textId="77777777" w:rsidR="004911D7" w:rsidRPr="000337E3" w:rsidRDefault="004911D7" w:rsidP="00D23247">
            <w:pPr>
              <w:pStyle w:val="bit0"/>
            </w:pPr>
            <w:r w:rsidRPr="000337E3">
              <w:rPr>
                <w:rFonts w:hint="eastAsia"/>
              </w:rPr>
              <w:t>0</w:t>
            </w:r>
          </w:p>
        </w:tc>
        <w:tc>
          <w:tcPr>
            <w:tcW w:w="532" w:type="dxa"/>
            <w:tcBorders>
              <w:top w:val="single" w:sz="4" w:space="0" w:color="auto"/>
            </w:tcBorders>
            <w:shd w:val="clear" w:color="auto" w:fill="auto"/>
          </w:tcPr>
          <w:p w14:paraId="3E604B3E" w14:textId="77777777" w:rsidR="004911D7" w:rsidRPr="000337E3" w:rsidRDefault="004911D7" w:rsidP="00D23247">
            <w:pPr>
              <w:pStyle w:val="bit0"/>
            </w:pPr>
            <w:r w:rsidRPr="000337E3">
              <w:rPr>
                <w:rFonts w:hint="eastAsia"/>
              </w:rPr>
              <w:t>0</w:t>
            </w:r>
          </w:p>
        </w:tc>
        <w:tc>
          <w:tcPr>
            <w:tcW w:w="532" w:type="dxa"/>
            <w:tcBorders>
              <w:top w:val="single" w:sz="4" w:space="0" w:color="auto"/>
            </w:tcBorders>
            <w:shd w:val="clear" w:color="auto" w:fill="auto"/>
          </w:tcPr>
          <w:p w14:paraId="0F3371C1" w14:textId="77777777" w:rsidR="004911D7" w:rsidRPr="000337E3" w:rsidRDefault="004911D7" w:rsidP="00D23247">
            <w:pPr>
              <w:pStyle w:val="bit0"/>
            </w:pPr>
            <w:r w:rsidRPr="000337E3">
              <w:rPr>
                <w:rFonts w:hint="eastAsia"/>
              </w:rPr>
              <w:t>0</w:t>
            </w:r>
          </w:p>
        </w:tc>
        <w:tc>
          <w:tcPr>
            <w:tcW w:w="532" w:type="dxa"/>
            <w:tcBorders>
              <w:top w:val="single" w:sz="4" w:space="0" w:color="auto"/>
            </w:tcBorders>
            <w:shd w:val="clear" w:color="auto" w:fill="auto"/>
          </w:tcPr>
          <w:p w14:paraId="439F9FA0" w14:textId="77777777" w:rsidR="004911D7" w:rsidRPr="000337E3" w:rsidRDefault="004911D7" w:rsidP="00D23247">
            <w:pPr>
              <w:pStyle w:val="bit0"/>
            </w:pPr>
            <w:r w:rsidRPr="000337E3">
              <w:rPr>
                <w:rFonts w:hint="eastAsia"/>
              </w:rPr>
              <w:t>0</w:t>
            </w:r>
          </w:p>
        </w:tc>
        <w:tc>
          <w:tcPr>
            <w:tcW w:w="532" w:type="dxa"/>
            <w:tcBorders>
              <w:top w:val="single" w:sz="4" w:space="0" w:color="auto"/>
            </w:tcBorders>
            <w:shd w:val="clear" w:color="auto" w:fill="auto"/>
          </w:tcPr>
          <w:p w14:paraId="5DBBA4E6" w14:textId="77777777" w:rsidR="004911D7" w:rsidRPr="000337E3" w:rsidRDefault="004911D7" w:rsidP="00D23247">
            <w:pPr>
              <w:pStyle w:val="bit0"/>
            </w:pPr>
            <w:r w:rsidRPr="000337E3">
              <w:rPr>
                <w:rFonts w:hint="eastAsia"/>
              </w:rPr>
              <w:t>0</w:t>
            </w:r>
          </w:p>
        </w:tc>
        <w:tc>
          <w:tcPr>
            <w:tcW w:w="532" w:type="dxa"/>
            <w:tcBorders>
              <w:top w:val="single" w:sz="4" w:space="0" w:color="auto"/>
            </w:tcBorders>
            <w:shd w:val="clear" w:color="auto" w:fill="auto"/>
          </w:tcPr>
          <w:p w14:paraId="02B1FB5A" w14:textId="77777777" w:rsidR="004911D7" w:rsidRPr="000337E3" w:rsidRDefault="004911D7" w:rsidP="00D23247">
            <w:pPr>
              <w:pStyle w:val="bit0"/>
            </w:pPr>
            <w:r w:rsidRPr="000337E3">
              <w:rPr>
                <w:rFonts w:hint="eastAsia"/>
              </w:rPr>
              <w:t>0</w:t>
            </w:r>
          </w:p>
        </w:tc>
        <w:tc>
          <w:tcPr>
            <w:tcW w:w="532" w:type="dxa"/>
            <w:tcBorders>
              <w:top w:val="single" w:sz="4" w:space="0" w:color="auto"/>
            </w:tcBorders>
            <w:shd w:val="clear" w:color="auto" w:fill="auto"/>
          </w:tcPr>
          <w:p w14:paraId="01045F7A" w14:textId="77777777" w:rsidR="004911D7" w:rsidRPr="000337E3" w:rsidRDefault="004911D7" w:rsidP="00D23247">
            <w:pPr>
              <w:pStyle w:val="bit0"/>
            </w:pPr>
            <w:r w:rsidRPr="000337E3">
              <w:rPr>
                <w:rFonts w:hint="eastAsia"/>
              </w:rPr>
              <w:t>0</w:t>
            </w:r>
          </w:p>
        </w:tc>
        <w:tc>
          <w:tcPr>
            <w:tcW w:w="532" w:type="dxa"/>
            <w:tcBorders>
              <w:top w:val="single" w:sz="4" w:space="0" w:color="auto"/>
            </w:tcBorders>
            <w:shd w:val="clear" w:color="auto" w:fill="auto"/>
          </w:tcPr>
          <w:p w14:paraId="1FCF6C25" w14:textId="77777777" w:rsidR="004911D7" w:rsidRPr="000337E3" w:rsidRDefault="004911D7" w:rsidP="00D23247">
            <w:pPr>
              <w:pStyle w:val="bit0"/>
            </w:pPr>
            <w:r w:rsidRPr="000337E3">
              <w:rPr>
                <w:rFonts w:hint="eastAsia"/>
              </w:rPr>
              <w:t>0</w:t>
            </w:r>
          </w:p>
        </w:tc>
        <w:tc>
          <w:tcPr>
            <w:tcW w:w="532" w:type="dxa"/>
            <w:tcBorders>
              <w:top w:val="single" w:sz="4" w:space="0" w:color="auto"/>
            </w:tcBorders>
            <w:shd w:val="clear" w:color="auto" w:fill="auto"/>
          </w:tcPr>
          <w:p w14:paraId="737480FA" w14:textId="77777777" w:rsidR="004911D7" w:rsidRPr="000337E3" w:rsidRDefault="004911D7" w:rsidP="00D23247">
            <w:pPr>
              <w:pStyle w:val="bit0"/>
            </w:pPr>
            <w:r w:rsidRPr="000337E3">
              <w:rPr>
                <w:rFonts w:hint="eastAsia"/>
              </w:rPr>
              <w:t>0</w:t>
            </w:r>
          </w:p>
        </w:tc>
        <w:tc>
          <w:tcPr>
            <w:tcW w:w="532" w:type="dxa"/>
            <w:tcBorders>
              <w:top w:val="single" w:sz="4" w:space="0" w:color="auto"/>
            </w:tcBorders>
            <w:shd w:val="clear" w:color="auto" w:fill="auto"/>
          </w:tcPr>
          <w:p w14:paraId="5784F70F" w14:textId="77777777" w:rsidR="004911D7" w:rsidRPr="000337E3" w:rsidRDefault="004911D7" w:rsidP="00D23247">
            <w:pPr>
              <w:pStyle w:val="bit0"/>
            </w:pPr>
            <w:r w:rsidRPr="000337E3">
              <w:rPr>
                <w:rFonts w:hint="eastAsia"/>
              </w:rPr>
              <w:t>0</w:t>
            </w:r>
          </w:p>
        </w:tc>
      </w:tr>
      <w:tr w:rsidR="004911D7" w:rsidRPr="000337E3" w14:paraId="2D3B0C5C" w14:textId="77777777" w:rsidTr="004911D7">
        <w:trPr>
          <w:jc w:val="right"/>
        </w:trPr>
        <w:tc>
          <w:tcPr>
            <w:tcW w:w="1115" w:type="dxa"/>
            <w:shd w:val="clear" w:color="auto" w:fill="auto"/>
          </w:tcPr>
          <w:p w14:paraId="5A389377" w14:textId="77777777" w:rsidR="004911D7" w:rsidRPr="000337E3" w:rsidRDefault="004911D7" w:rsidP="00D23247">
            <w:pPr>
              <w:pStyle w:val="bit"/>
            </w:pPr>
            <w:r w:rsidRPr="000337E3">
              <w:t>R/W</w:t>
            </w:r>
          </w:p>
        </w:tc>
        <w:tc>
          <w:tcPr>
            <w:tcW w:w="534" w:type="dxa"/>
            <w:shd w:val="clear" w:color="auto" w:fill="auto"/>
          </w:tcPr>
          <w:p w14:paraId="477E1BC4" w14:textId="73F852D7" w:rsidR="004911D7" w:rsidRPr="000337E3" w:rsidRDefault="004911D7" w:rsidP="00D23247">
            <w:pPr>
              <w:pStyle w:val="bit0"/>
            </w:pPr>
            <w:r w:rsidRPr="000337E3">
              <w:t>R</w:t>
            </w:r>
          </w:p>
        </w:tc>
        <w:tc>
          <w:tcPr>
            <w:tcW w:w="534" w:type="dxa"/>
            <w:shd w:val="clear" w:color="auto" w:fill="auto"/>
          </w:tcPr>
          <w:p w14:paraId="4BFBF862" w14:textId="77777777" w:rsidR="004911D7" w:rsidRPr="000337E3" w:rsidRDefault="004911D7" w:rsidP="00D23247">
            <w:pPr>
              <w:pStyle w:val="bit0"/>
            </w:pPr>
            <w:r w:rsidRPr="000337E3">
              <w:t>R/W</w:t>
            </w:r>
          </w:p>
        </w:tc>
        <w:tc>
          <w:tcPr>
            <w:tcW w:w="534" w:type="dxa"/>
            <w:shd w:val="clear" w:color="auto" w:fill="auto"/>
          </w:tcPr>
          <w:p w14:paraId="1C749AB3" w14:textId="77777777" w:rsidR="004911D7" w:rsidRPr="000337E3" w:rsidRDefault="004911D7" w:rsidP="00D23247">
            <w:pPr>
              <w:pStyle w:val="bit0"/>
            </w:pPr>
            <w:r w:rsidRPr="000337E3">
              <w:t>R/W</w:t>
            </w:r>
          </w:p>
        </w:tc>
        <w:tc>
          <w:tcPr>
            <w:tcW w:w="534" w:type="dxa"/>
            <w:shd w:val="clear" w:color="auto" w:fill="auto"/>
          </w:tcPr>
          <w:p w14:paraId="405F895D" w14:textId="77777777" w:rsidR="004911D7" w:rsidRPr="000337E3" w:rsidRDefault="004911D7" w:rsidP="00D23247">
            <w:pPr>
              <w:pStyle w:val="bit0"/>
            </w:pPr>
            <w:r w:rsidRPr="000337E3">
              <w:t>R/W</w:t>
            </w:r>
          </w:p>
        </w:tc>
        <w:tc>
          <w:tcPr>
            <w:tcW w:w="534" w:type="dxa"/>
            <w:shd w:val="clear" w:color="auto" w:fill="auto"/>
          </w:tcPr>
          <w:p w14:paraId="2C258170" w14:textId="77777777" w:rsidR="004911D7" w:rsidRPr="000337E3" w:rsidRDefault="004911D7" w:rsidP="00D23247">
            <w:pPr>
              <w:pStyle w:val="bit0"/>
            </w:pPr>
            <w:r w:rsidRPr="000337E3">
              <w:t>R/W</w:t>
            </w:r>
          </w:p>
        </w:tc>
        <w:tc>
          <w:tcPr>
            <w:tcW w:w="533" w:type="dxa"/>
            <w:shd w:val="clear" w:color="auto" w:fill="auto"/>
          </w:tcPr>
          <w:p w14:paraId="35E3788F" w14:textId="77777777" w:rsidR="004911D7" w:rsidRPr="000337E3" w:rsidRDefault="004911D7" w:rsidP="00D23247">
            <w:pPr>
              <w:pStyle w:val="bit0"/>
            </w:pPr>
            <w:r w:rsidRPr="000337E3">
              <w:t>R/W</w:t>
            </w:r>
          </w:p>
        </w:tc>
        <w:tc>
          <w:tcPr>
            <w:tcW w:w="533" w:type="dxa"/>
            <w:shd w:val="clear" w:color="auto" w:fill="auto"/>
          </w:tcPr>
          <w:p w14:paraId="7294DBBD" w14:textId="77777777" w:rsidR="004911D7" w:rsidRPr="000337E3" w:rsidRDefault="004911D7" w:rsidP="00D23247">
            <w:pPr>
              <w:pStyle w:val="bit0"/>
            </w:pPr>
            <w:r w:rsidRPr="000337E3">
              <w:t>R/W</w:t>
            </w:r>
          </w:p>
        </w:tc>
        <w:tc>
          <w:tcPr>
            <w:tcW w:w="532" w:type="dxa"/>
            <w:shd w:val="clear" w:color="auto" w:fill="auto"/>
          </w:tcPr>
          <w:p w14:paraId="53BEE10A" w14:textId="77777777" w:rsidR="004911D7" w:rsidRPr="000337E3" w:rsidRDefault="004911D7" w:rsidP="00D23247">
            <w:pPr>
              <w:pStyle w:val="bit0"/>
            </w:pPr>
            <w:r w:rsidRPr="000337E3">
              <w:t>R/W</w:t>
            </w:r>
          </w:p>
        </w:tc>
        <w:tc>
          <w:tcPr>
            <w:tcW w:w="532" w:type="dxa"/>
            <w:shd w:val="clear" w:color="auto" w:fill="auto"/>
          </w:tcPr>
          <w:p w14:paraId="5CCC0E61" w14:textId="77777777" w:rsidR="004911D7" w:rsidRPr="000337E3" w:rsidRDefault="004911D7" w:rsidP="00D23247">
            <w:pPr>
              <w:pStyle w:val="bit0"/>
            </w:pPr>
            <w:r w:rsidRPr="000337E3">
              <w:t>R/W</w:t>
            </w:r>
          </w:p>
        </w:tc>
        <w:tc>
          <w:tcPr>
            <w:tcW w:w="532" w:type="dxa"/>
            <w:shd w:val="clear" w:color="auto" w:fill="auto"/>
          </w:tcPr>
          <w:p w14:paraId="1B507F99" w14:textId="77777777" w:rsidR="004911D7" w:rsidRPr="000337E3" w:rsidRDefault="004911D7" w:rsidP="00D23247">
            <w:pPr>
              <w:pStyle w:val="bit0"/>
            </w:pPr>
            <w:r w:rsidRPr="000337E3">
              <w:t>R/W</w:t>
            </w:r>
          </w:p>
        </w:tc>
        <w:tc>
          <w:tcPr>
            <w:tcW w:w="532" w:type="dxa"/>
            <w:shd w:val="clear" w:color="auto" w:fill="auto"/>
          </w:tcPr>
          <w:p w14:paraId="7A3BDAAF" w14:textId="77777777" w:rsidR="004911D7" w:rsidRPr="000337E3" w:rsidRDefault="004911D7" w:rsidP="00D23247">
            <w:pPr>
              <w:pStyle w:val="bit0"/>
            </w:pPr>
            <w:r w:rsidRPr="000337E3">
              <w:t>R/W</w:t>
            </w:r>
          </w:p>
        </w:tc>
        <w:tc>
          <w:tcPr>
            <w:tcW w:w="532" w:type="dxa"/>
            <w:shd w:val="clear" w:color="auto" w:fill="auto"/>
          </w:tcPr>
          <w:p w14:paraId="65415E10" w14:textId="77777777" w:rsidR="004911D7" w:rsidRPr="000337E3" w:rsidRDefault="004911D7" w:rsidP="00D23247">
            <w:pPr>
              <w:pStyle w:val="bit0"/>
            </w:pPr>
            <w:r w:rsidRPr="000337E3">
              <w:t>R/W</w:t>
            </w:r>
          </w:p>
        </w:tc>
        <w:tc>
          <w:tcPr>
            <w:tcW w:w="532" w:type="dxa"/>
            <w:shd w:val="clear" w:color="auto" w:fill="auto"/>
          </w:tcPr>
          <w:p w14:paraId="17C27AA2" w14:textId="77777777" w:rsidR="004911D7" w:rsidRPr="000337E3" w:rsidRDefault="004911D7" w:rsidP="00D23247">
            <w:pPr>
              <w:pStyle w:val="bit0"/>
            </w:pPr>
            <w:r w:rsidRPr="000337E3">
              <w:t>R/W</w:t>
            </w:r>
          </w:p>
        </w:tc>
        <w:tc>
          <w:tcPr>
            <w:tcW w:w="532" w:type="dxa"/>
            <w:shd w:val="clear" w:color="auto" w:fill="auto"/>
          </w:tcPr>
          <w:p w14:paraId="1AE76522" w14:textId="77777777" w:rsidR="004911D7" w:rsidRPr="000337E3" w:rsidRDefault="004911D7" w:rsidP="00D23247">
            <w:pPr>
              <w:pStyle w:val="bit0"/>
            </w:pPr>
            <w:r w:rsidRPr="000337E3">
              <w:t>R/W</w:t>
            </w:r>
          </w:p>
        </w:tc>
        <w:tc>
          <w:tcPr>
            <w:tcW w:w="532" w:type="dxa"/>
            <w:shd w:val="clear" w:color="auto" w:fill="auto"/>
          </w:tcPr>
          <w:p w14:paraId="3A1F7962" w14:textId="77777777" w:rsidR="004911D7" w:rsidRPr="000337E3" w:rsidRDefault="004911D7" w:rsidP="00D23247">
            <w:pPr>
              <w:pStyle w:val="bit0"/>
            </w:pPr>
            <w:r w:rsidRPr="000337E3">
              <w:t>R/W</w:t>
            </w:r>
          </w:p>
        </w:tc>
        <w:tc>
          <w:tcPr>
            <w:tcW w:w="532" w:type="dxa"/>
            <w:shd w:val="clear" w:color="auto" w:fill="auto"/>
          </w:tcPr>
          <w:p w14:paraId="648068A2" w14:textId="77777777" w:rsidR="004911D7" w:rsidRPr="000337E3" w:rsidRDefault="004911D7" w:rsidP="00D23247">
            <w:pPr>
              <w:pStyle w:val="bit0"/>
            </w:pPr>
            <w:r w:rsidRPr="000337E3">
              <w:t>R/W</w:t>
            </w:r>
          </w:p>
        </w:tc>
      </w:tr>
      <w:tr w:rsidR="00922A2D" w:rsidRPr="000337E3" w14:paraId="2D81892A" w14:textId="77777777" w:rsidTr="00E66779">
        <w:trPr>
          <w:jc w:val="right"/>
        </w:trPr>
        <w:tc>
          <w:tcPr>
            <w:tcW w:w="1115" w:type="dxa"/>
            <w:shd w:val="clear" w:color="auto" w:fill="auto"/>
          </w:tcPr>
          <w:p w14:paraId="7EC168AB" w14:textId="77777777" w:rsidR="00922A2D" w:rsidRPr="000337E3" w:rsidRDefault="00922A2D" w:rsidP="00D23247">
            <w:pPr>
              <w:pStyle w:val="bit"/>
            </w:pPr>
          </w:p>
        </w:tc>
        <w:tc>
          <w:tcPr>
            <w:tcW w:w="8524" w:type="dxa"/>
            <w:gridSpan w:val="16"/>
            <w:shd w:val="clear" w:color="auto" w:fill="auto"/>
          </w:tcPr>
          <w:p w14:paraId="3075AD2E" w14:textId="61C2B2EA" w:rsidR="00922A2D" w:rsidRPr="000337E3" w:rsidRDefault="00922A2D" w:rsidP="00922A2D">
            <w:pPr>
              <w:pStyle w:val="12"/>
              <w:numPr>
                <w:ilvl w:val="0"/>
                <w:numId w:val="41"/>
              </w:numPr>
            </w:pPr>
            <w:proofErr w:type="spellStart"/>
            <w:r w:rsidRPr="00922A2D">
              <w:t>HTBmn</w:t>
            </w:r>
            <w:proofErr w:type="spellEnd"/>
            <w:r w:rsidRPr="00922A2D">
              <w:t>[15]: Sign bit (always 0)</w:t>
            </w:r>
          </w:p>
        </w:tc>
      </w:tr>
    </w:tbl>
    <w:p w14:paraId="6B8A8936" w14:textId="1843DCDA" w:rsidR="004911D7" w:rsidRPr="000337E3" w:rsidRDefault="004911D7" w:rsidP="004911D7">
      <w:pPr>
        <w:pStyle w:val="Caption"/>
      </w:pPr>
      <w:r w:rsidRPr="000337E3">
        <w:t xml:space="preserve">Table </w:t>
      </w:r>
      <w:r w:rsidR="00890203">
        <w:fldChar w:fldCharType="begin"/>
      </w:r>
      <w:r w:rsidR="00890203">
        <w:instrText xml:space="preserve"> STYLEREF 1 \s </w:instrText>
      </w:r>
      <w:r w:rsidR="00890203">
        <w:fldChar w:fldCharType="separate"/>
      </w:r>
      <w:r w:rsidR="004243E0">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4243E0">
        <w:rPr>
          <w:noProof/>
        </w:rPr>
        <w:t>17</w:t>
      </w:r>
      <w:r w:rsidR="00890203">
        <w:rPr>
          <w:noProof/>
        </w:rPr>
        <w:fldChar w:fldCharType="end"/>
      </w:r>
      <w:r w:rsidRPr="000337E3">
        <w:tab/>
        <w:t>OTS0HTBRmn Register</w:t>
      </w:r>
      <w:r w:rsidR="00356644">
        <w:t xml:space="preserve"> Contents</w:t>
      </w:r>
    </w:p>
    <w:tbl>
      <w:tblPr>
        <w:tblStyle w:val="TableGrid"/>
        <w:tblW w:w="9639" w:type="dxa"/>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4911D7" w:rsidRPr="000337E3" w14:paraId="40D3050C" w14:textId="77777777" w:rsidTr="005D1DDF">
        <w:tc>
          <w:tcPr>
            <w:tcW w:w="1134" w:type="dxa"/>
            <w:shd w:val="pct15" w:color="auto" w:fill="auto"/>
            <w:vAlign w:val="bottom"/>
          </w:tcPr>
          <w:p w14:paraId="68963CB5" w14:textId="77777777" w:rsidR="004911D7" w:rsidRPr="00E00567" w:rsidRDefault="004911D7" w:rsidP="004911D7">
            <w:pPr>
              <w:pStyle w:val="a3"/>
            </w:pPr>
            <w:r w:rsidRPr="00E00567">
              <w:t>Bit Position</w:t>
            </w:r>
          </w:p>
        </w:tc>
        <w:tc>
          <w:tcPr>
            <w:tcW w:w="1701" w:type="dxa"/>
            <w:shd w:val="pct15" w:color="auto" w:fill="auto"/>
            <w:vAlign w:val="bottom"/>
          </w:tcPr>
          <w:p w14:paraId="66A3E3DD" w14:textId="77777777" w:rsidR="004911D7" w:rsidRPr="000337E3" w:rsidRDefault="004911D7" w:rsidP="004911D7">
            <w:pPr>
              <w:pStyle w:val="a3"/>
            </w:pPr>
            <w:r w:rsidRPr="000337E3">
              <w:t>Bit Name</w:t>
            </w:r>
          </w:p>
        </w:tc>
        <w:tc>
          <w:tcPr>
            <w:tcW w:w="6804" w:type="dxa"/>
            <w:shd w:val="pct15" w:color="auto" w:fill="auto"/>
            <w:vAlign w:val="bottom"/>
          </w:tcPr>
          <w:p w14:paraId="386975A5" w14:textId="77777777" w:rsidR="004911D7" w:rsidRPr="000337E3" w:rsidRDefault="004911D7" w:rsidP="004911D7">
            <w:pPr>
              <w:pStyle w:val="a3"/>
            </w:pPr>
            <w:r w:rsidRPr="000337E3">
              <w:t>Function</w:t>
            </w:r>
          </w:p>
        </w:tc>
      </w:tr>
      <w:tr w:rsidR="004911D7" w:rsidRPr="000337E3" w14:paraId="4716F25C" w14:textId="77777777" w:rsidTr="005D1DDF">
        <w:tc>
          <w:tcPr>
            <w:tcW w:w="1134" w:type="dxa"/>
          </w:tcPr>
          <w:p w14:paraId="7A75697C" w14:textId="306944A1" w:rsidR="004911D7" w:rsidRPr="00E00567" w:rsidRDefault="00E27A49" w:rsidP="004911D7">
            <w:pPr>
              <w:pStyle w:val="a4"/>
            </w:pPr>
            <w:r w:rsidRPr="00E00567">
              <w:t>15 to</w:t>
            </w:r>
            <w:r w:rsidR="004911D7" w:rsidRPr="00E00567">
              <w:t xml:space="preserve"> 0</w:t>
            </w:r>
          </w:p>
        </w:tc>
        <w:tc>
          <w:tcPr>
            <w:tcW w:w="1701" w:type="dxa"/>
          </w:tcPr>
          <w:p w14:paraId="055CA8DF" w14:textId="77777777" w:rsidR="004911D7" w:rsidRPr="000337E3" w:rsidRDefault="004911D7" w:rsidP="004911D7">
            <w:pPr>
              <w:pStyle w:val="a4"/>
            </w:pPr>
            <w:proofErr w:type="spellStart"/>
            <w:r w:rsidRPr="000337E3">
              <w:t>HTBmn</w:t>
            </w:r>
            <w:proofErr w:type="spellEnd"/>
          </w:p>
        </w:tc>
        <w:tc>
          <w:tcPr>
            <w:tcW w:w="6804" w:type="dxa"/>
          </w:tcPr>
          <w:p w14:paraId="3CE53EA7" w14:textId="11D5AC07" w:rsidR="004911D7" w:rsidRPr="000337E3" w:rsidRDefault="004911D7" w:rsidP="004911D7">
            <w:pPr>
              <w:pStyle w:val="a4"/>
            </w:pPr>
            <w:r w:rsidRPr="000337E3">
              <w:t xml:space="preserve">High-Temperature Border </w:t>
            </w:r>
            <w:proofErr w:type="spellStart"/>
            <w:r w:rsidRPr="000337E3">
              <w:t>mn</w:t>
            </w:r>
            <w:proofErr w:type="spellEnd"/>
          </w:p>
          <w:p w14:paraId="64E6DD6D" w14:textId="20197ADD" w:rsidR="004911D7" w:rsidRPr="000337E3" w:rsidRDefault="008D24A9" w:rsidP="004911D7">
            <w:pPr>
              <w:pStyle w:val="a4"/>
            </w:pPr>
            <w:r>
              <w:t>These bits spe</w:t>
            </w:r>
            <w:r w:rsidRPr="006D0CEE">
              <w:t>cify the high-tempera</w:t>
            </w:r>
            <w:r>
              <w:t xml:space="preserve">ture border </w:t>
            </w:r>
            <w:proofErr w:type="spellStart"/>
            <w:r>
              <w:t>mn</w:t>
            </w:r>
            <w:proofErr w:type="spellEnd"/>
            <w:r>
              <w:t>. Specify it so that the following condition is met.</w:t>
            </w:r>
          </w:p>
          <w:p w14:paraId="5AF82600" w14:textId="5FB5DD55" w:rsidR="004911D7" w:rsidRPr="000337E3" w:rsidRDefault="004911D7" w:rsidP="004911D7">
            <w:pPr>
              <w:pStyle w:val="a4"/>
            </w:pPr>
            <w:r w:rsidRPr="000337E3">
              <w:t xml:space="preserve">   OTS0HTBRAU &gt; OTS0HTBRAL &gt; OTS0HTBRBU &gt; OTS0HTBRBL &gt; OTS0LTBRAU &gt;</w:t>
            </w:r>
            <w:r w:rsidRPr="000337E3">
              <w:br/>
              <w:t xml:space="preserve">   OTS0LTBRAL</w:t>
            </w:r>
          </w:p>
          <w:p w14:paraId="52C38B56" w14:textId="77777777" w:rsidR="004911D7" w:rsidRPr="000337E3" w:rsidRDefault="004911D7" w:rsidP="004911D7">
            <w:pPr>
              <w:pStyle w:val="a4"/>
            </w:pPr>
            <w:r w:rsidRPr="000337E3">
              <w:t xml:space="preserve">The </w:t>
            </w:r>
            <w:proofErr w:type="spellStart"/>
            <w:r w:rsidRPr="000337E3">
              <w:t>HTBmn</w:t>
            </w:r>
            <w:proofErr w:type="spellEnd"/>
            <w:r w:rsidRPr="000337E3">
              <w:t xml:space="preserve"> format is the same as the OTS0OTDR format. </w:t>
            </w:r>
            <w:proofErr w:type="spellStart"/>
            <w:proofErr w:type="gramStart"/>
            <w:r w:rsidRPr="000337E3">
              <w:t>HTBmn</w:t>
            </w:r>
            <w:proofErr w:type="spellEnd"/>
            <w:r w:rsidRPr="000337E3">
              <w:t>[</w:t>
            </w:r>
            <w:proofErr w:type="gramEnd"/>
            <w:r w:rsidRPr="000337E3">
              <w:t>15] is always 0.</w:t>
            </w:r>
          </w:p>
          <w:p w14:paraId="4EC71900" w14:textId="4787AD3E" w:rsidR="004911D7" w:rsidRPr="000337E3" w:rsidRDefault="004911D7" w:rsidP="004911D7">
            <w:pPr>
              <w:pStyle w:val="a4"/>
            </w:pPr>
            <w:r w:rsidRPr="000337E3">
              <w:rPr>
                <w:rFonts w:hint="eastAsia"/>
              </w:rPr>
              <w:t xml:space="preserve">For details, see </w:t>
            </w:r>
            <w:r w:rsidRPr="000337E3">
              <w:rPr>
                <w:rStyle w:val="a9"/>
                <w:rFonts w:hint="eastAsia"/>
              </w:rPr>
              <w:t xml:space="preserve">Section </w:t>
            </w:r>
            <w:r w:rsidRPr="000337E3">
              <w:rPr>
                <w:rStyle w:val="a9"/>
              </w:rPr>
              <w:fldChar w:fldCharType="begin"/>
            </w:r>
            <w:r w:rsidRPr="000337E3">
              <w:rPr>
                <w:rStyle w:val="a9"/>
              </w:rPr>
              <w:instrText xml:space="preserve"> </w:instrText>
            </w:r>
            <w:r w:rsidRPr="000337E3">
              <w:rPr>
                <w:rStyle w:val="a9"/>
                <w:rFonts w:hint="eastAsia"/>
              </w:rPr>
              <w:instrText>REF _Ref441229937 \r \h</w:instrText>
            </w:r>
            <w:r w:rsidRPr="000337E3">
              <w:rPr>
                <w:rStyle w:val="a9"/>
              </w:rPr>
              <w:instrText xml:space="preserve">  \* MERGEFORMAT </w:instrText>
            </w:r>
            <w:r w:rsidRPr="000337E3">
              <w:rPr>
                <w:rStyle w:val="a9"/>
              </w:rPr>
            </w:r>
            <w:r w:rsidRPr="000337E3">
              <w:rPr>
                <w:rStyle w:val="a9"/>
              </w:rPr>
              <w:fldChar w:fldCharType="separate"/>
            </w:r>
            <w:r w:rsidR="001E07A0">
              <w:rPr>
                <w:rStyle w:val="a9"/>
              </w:rPr>
              <w:t>13.3.8</w:t>
            </w:r>
            <w:r w:rsidRPr="000337E3">
              <w:rPr>
                <w:rStyle w:val="a9"/>
              </w:rPr>
              <w:fldChar w:fldCharType="end"/>
            </w:r>
            <w:r w:rsidRPr="000337E3">
              <w:rPr>
                <w:rStyle w:val="a9"/>
                <w:rFonts w:hint="eastAsia"/>
              </w:rPr>
              <w:t xml:space="preserve">, </w:t>
            </w:r>
            <w:r w:rsidRPr="000337E3">
              <w:rPr>
                <w:rStyle w:val="a9"/>
              </w:rPr>
              <w:fldChar w:fldCharType="begin"/>
            </w:r>
            <w:r w:rsidRPr="000337E3">
              <w:rPr>
                <w:rStyle w:val="a9"/>
              </w:rPr>
              <w:instrText xml:space="preserve"> </w:instrText>
            </w:r>
            <w:r w:rsidRPr="000337E3">
              <w:rPr>
                <w:rStyle w:val="a9"/>
                <w:rFonts w:hint="eastAsia"/>
              </w:rPr>
              <w:instrText>REF _Ref441229937 \h</w:instrText>
            </w:r>
            <w:r w:rsidRPr="000337E3">
              <w:rPr>
                <w:rStyle w:val="a9"/>
              </w:rPr>
              <w:instrText xml:space="preserve">  \* MERGEFORMAT </w:instrText>
            </w:r>
            <w:r w:rsidRPr="000337E3">
              <w:rPr>
                <w:rStyle w:val="a9"/>
              </w:rPr>
            </w:r>
            <w:r w:rsidRPr="000337E3">
              <w:rPr>
                <w:rStyle w:val="a9"/>
              </w:rPr>
              <w:fldChar w:fldCharType="separate"/>
            </w:r>
            <w:r w:rsidR="001E07A0" w:rsidRPr="001E07A0">
              <w:rPr>
                <w:rStyle w:val="a9"/>
              </w:rPr>
              <w:t>OTS0OTSTR — Temperature Status Register</w:t>
            </w:r>
            <w:r w:rsidRPr="000337E3">
              <w:rPr>
                <w:rStyle w:val="a9"/>
              </w:rPr>
              <w:fldChar w:fldCharType="end"/>
            </w:r>
            <w:r w:rsidRPr="000337E3">
              <w:t>.</w:t>
            </w:r>
          </w:p>
        </w:tc>
      </w:tr>
    </w:tbl>
    <w:p w14:paraId="5535CB16" w14:textId="6EE7D11D" w:rsidR="00AC0DA7" w:rsidRPr="000337E3" w:rsidRDefault="004911D7" w:rsidP="004911D7">
      <w:pPr>
        <w:pStyle w:val="ac"/>
      </w:pPr>
      <w:r w:rsidRPr="000337E3">
        <w:t>CAUTION</w:t>
      </w:r>
    </w:p>
    <w:p w14:paraId="0BBCE88B" w14:textId="77777777" w:rsidR="00AC0DA7" w:rsidRPr="000337E3" w:rsidRDefault="00AC0DA7" w:rsidP="004911D7">
      <w:pPr>
        <w:pStyle w:val="ab"/>
      </w:pPr>
      <w:r w:rsidRPr="000337E3">
        <w:t>To prevent malfunction, set OTS0HTBRmn while the OTACT bit in OTS0OTFR is 0.</w:t>
      </w:r>
    </w:p>
    <w:p w14:paraId="6931DAAF" w14:textId="77777777" w:rsidR="00AC0DA7" w:rsidRPr="000337E3" w:rsidRDefault="00AC0DA7" w:rsidP="004911D7">
      <w:pPr>
        <w:pStyle w:val="ad"/>
      </w:pPr>
    </w:p>
    <w:p w14:paraId="42B422E4" w14:textId="4EA5A289" w:rsidR="00AC0DA7" w:rsidRPr="000337E3" w:rsidRDefault="002C3C45" w:rsidP="00922A2D">
      <w:pPr>
        <w:pStyle w:val="BodyText"/>
      </w:pPr>
      <w:r w:rsidRPr="000337E3">
        <w:br w:type="page"/>
      </w:r>
    </w:p>
    <w:p w14:paraId="5A91BA25" w14:textId="31ABE8AA" w:rsidR="00AC0DA7" w:rsidRPr="000337E3" w:rsidRDefault="00AC0DA7" w:rsidP="002C3C45">
      <w:pPr>
        <w:pStyle w:val="Heading3"/>
      </w:pPr>
      <w:bookmarkStart w:id="29" w:name="_Ref441236368"/>
      <w:bookmarkStart w:id="30" w:name="_Toc443438165"/>
      <w:r w:rsidRPr="000337E3">
        <w:lastRenderedPageBreak/>
        <w:t>OTS0LTBRAn — Low-Temperature Border An Register (n = U or L)</w:t>
      </w:r>
      <w:bookmarkEnd w:id="29"/>
      <w:bookmarkEnd w:id="30"/>
    </w:p>
    <w:p w14:paraId="239EFDA7" w14:textId="0D3ABD6A" w:rsidR="00AC0DA7" w:rsidRPr="000337E3" w:rsidRDefault="00AC0DA7" w:rsidP="00005733">
      <w:pPr>
        <w:pStyle w:val="BodyText"/>
      </w:pPr>
      <w:r w:rsidRPr="000337E3">
        <w:t xml:space="preserve">OTS0LTBRAn is a 16-bit readable/writable register to specify the temperature border of low temperature A. </w:t>
      </w:r>
    </w:p>
    <w:p w14:paraId="5CB5D379" w14:textId="77777777" w:rsidR="002C3C45" w:rsidRPr="000337E3" w:rsidRDefault="002C3C45" w:rsidP="002C3C45">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262ECE" w:rsidRPr="000337E3" w14:paraId="3C480E5D" w14:textId="77777777" w:rsidTr="00D23247">
        <w:trPr>
          <w:jc w:val="right"/>
        </w:trPr>
        <w:tc>
          <w:tcPr>
            <w:tcW w:w="1247" w:type="dxa"/>
            <w:shd w:val="clear" w:color="auto" w:fill="auto"/>
          </w:tcPr>
          <w:p w14:paraId="063ABE72" w14:textId="67B0AB51" w:rsidR="00262ECE" w:rsidRPr="000337E3" w:rsidRDefault="00262ECE" w:rsidP="00D23247">
            <w:pPr>
              <w:pStyle w:val="7pt3"/>
              <w:rPr>
                <w:rStyle w:val="a9"/>
              </w:rPr>
            </w:pPr>
            <w:r>
              <w:rPr>
                <w:rStyle w:val="a9"/>
              </w:rPr>
              <w:t>Access:</w:t>
            </w:r>
          </w:p>
        </w:tc>
        <w:tc>
          <w:tcPr>
            <w:tcW w:w="170" w:type="dxa"/>
            <w:shd w:val="clear" w:color="auto" w:fill="auto"/>
          </w:tcPr>
          <w:p w14:paraId="16A8D988" w14:textId="77777777" w:rsidR="00262ECE" w:rsidRPr="000337E3" w:rsidRDefault="00262ECE" w:rsidP="00D23247">
            <w:pPr>
              <w:pStyle w:val="7pt6"/>
              <w:rPr>
                <w:rStyle w:val="a9"/>
              </w:rPr>
            </w:pPr>
          </w:p>
        </w:tc>
        <w:tc>
          <w:tcPr>
            <w:tcW w:w="7462" w:type="dxa"/>
            <w:shd w:val="clear" w:color="auto" w:fill="auto"/>
          </w:tcPr>
          <w:p w14:paraId="66AE0022" w14:textId="5E47E5E5" w:rsidR="00262ECE" w:rsidRPr="000337E3" w:rsidRDefault="00262ECE" w:rsidP="00D23247">
            <w:pPr>
              <w:pStyle w:val="7pt6"/>
            </w:pPr>
            <w:r w:rsidRPr="00262ECE">
              <w:t>This register can be read or written in 16-bit units.</w:t>
            </w:r>
          </w:p>
        </w:tc>
      </w:tr>
      <w:tr w:rsidR="00262ECE" w:rsidRPr="000337E3" w14:paraId="1E636F47" w14:textId="77777777" w:rsidTr="00D23247">
        <w:trPr>
          <w:jc w:val="right"/>
        </w:trPr>
        <w:tc>
          <w:tcPr>
            <w:tcW w:w="1247" w:type="dxa"/>
            <w:shd w:val="clear" w:color="auto" w:fill="auto"/>
          </w:tcPr>
          <w:p w14:paraId="7C5F1271" w14:textId="074B5F2E" w:rsidR="00262ECE" w:rsidRPr="000337E3" w:rsidRDefault="00262ECE" w:rsidP="00D23247">
            <w:pPr>
              <w:pStyle w:val="7pt3"/>
              <w:rPr>
                <w:rStyle w:val="a9"/>
              </w:rPr>
            </w:pPr>
            <w:r>
              <w:rPr>
                <w:rStyle w:val="a9"/>
              </w:rPr>
              <w:t>Address:</w:t>
            </w:r>
          </w:p>
        </w:tc>
        <w:tc>
          <w:tcPr>
            <w:tcW w:w="170" w:type="dxa"/>
            <w:shd w:val="clear" w:color="auto" w:fill="auto"/>
          </w:tcPr>
          <w:p w14:paraId="66536D43" w14:textId="77777777" w:rsidR="00262ECE" w:rsidRPr="000337E3" w:rsidRDefault="00262ECE" w:rsidP="00D23247">
            <w:pPr>
              <w:pStyle w:val="7pt6"/>
              <w:rPr>
                <w:rStyle w:val="a9"/>
              </w:rPr>
            </w:pPr>
          </w:p>
        </w:tc>
        <w:tc>
          <w:tcPr>
            <w:tcW w:w="7462" w:type="dxa"/>
            <w:shd w:val="clear" w:color="auto" w:fill="auto"/>
          </w:tcPr>
          <w:p w14:paraId="2993990E" w14:textId="51A2148B" w:rsidR="00262ECE" w:rsidRPr="00262ECE" w:rsidRDefault="00262ECE" w:rsidP="00D23247">
            <w:pPr>
              <w:pStyle w:val="7pt6"/>
            </w:pPr>
            <w:r>
              <w:t>OTS0LTBRAU: &lt;</w:t>
            </w:r>
            <w:proofErr w:type="spellStart"/>
            <w:r>
              <w:t>OTSn_base</w:t>
            </w:r>
            <w:proofErr w:type="spellEnd"/>
            <w:r>
              <w:t xml:space="preserve">&gt; + </w:t>
            </w:r>
            <w:r w:rsidRPr="00262ECE">
              <w:t>2C</w:t>
            </w:r>
            <w:r w:rsidRPr="00262ECE">
              <w:rPr>
                <w:vertAlign w:val="subscript"/>
              </w:rPr>
              <w:t>H</w:t>
            </w:r>
            <w:r>
              <w:t xml:space="preserve"> , OTS0LTBRAL: &lt;</w:t>
            </w:r>
            <w:proofErr w:type="spellStart"/>
            <w:r>
              <w:t>OTSn_base</w:t>
            </w:r>
            <w:proofErr w:type="spellEnd"/>
            <w:r>
              <w:t xml:space="preserve">&gt; + </w:t>
            </w:r>
            <w:r w:rsidRPr="00262ECE">
              <w:t>30</w:t>
            </w:r>
            <w:r w:rsidRPr="00262ECE">
              <w:rPr>
                <w:vertAlign w:val="subscript"/>
              </w:rPr>
              <w:t>H</w:t>
            </w:r>
          </w:p>
        </w:tc>
      </w:tr>
      <w:tr w:rsidR="002C3C45" w:rsidRPr="000337E3" w14:paraId="244DF47A" w14:textId="77777777" w:rsidTr="00D23247">
        <w:trPr>
          <w:jc w:val="right"/>
        </w:trPr>
        <w:tc>
          <w:tcPr>
            <w:tcW w:w="1247" w:type="dxa"/>
            <w:shd w:val="clear" w:color="auto" w:fill="auto"/>
          </w:tcPr>
          <w:p w14:paraId="4C0F9E81" w14:textId="77777777" w:rsidR="002C3C45" w:rsidRPr="000337E3" w:rsidRDefault="002C3C45" w:rsidP="00D23247">
            <w:pPr>
              <w:pStyle w:val="7pt3"/>
              <w:rPr>
                <w:rStyle w:val="a9"/>
              </w:rPr>
            </w:pPr>
            <w:r w:rsidRPr="000337E3">
              <w:rPr>
                <w:rStyle w:val="a9"/>
              </w:rPr>
              <w:t>Value after reset:</w:t>
            </w:r>
          </w:p>
        </w:tc>
        <w:tc>
          <w:tcPr>
            <w:tcW w:w="170" w:type="dxa"/>
            <w:shd w:val="clear" w:color="auto" w:fill="auto"/>
          </w:tcPr>
          <w:p w14:paraId="0E40A4F7" w14:textId="77777777" w:rsidR="002C3C45" w:rsidRPr="000337E3" w:rsidRDefault="002C3C45" w:rsidP="00D23247">
            <w:pPr>
              <w:pStyle w:val="7pt6"/>
              <w:rPr>
                <w:rStyle w:val="a9"/>
              </w:rPr>
            </w:pPr>
          </w:p>
        </w:tc>
        <w:tc>
          <w:tcPr>
            <w:tcW w:w="7462" w:type="dxa"/>
            <w:shd w:val="clear" w:color="auto" w:fill="auto"/>
          </w:tcPr>
          <w:p w14:paraId="610552FF" w14:textId="77777777" w:rsidR="002C3C45" w:rsidRPr="000337E3" w:rsidRDefault="002C3C45" w:rsidP="00D23247">
            <w:pPr>
              <w:pStyle w:val="7pt6"/>
            </w:pPr>
            <w:r w:rsidRPr="000337E3">
              <w:t>0000</w:t>
            </w:r>
            <w:r w:rsidRPr="000337E3">
              <w:rPr>
                <w:rStyle w:val="a8"/>
              </w:rPr>
              <w:t>H</w:t>
            </w:r>
          </w:p>
        </w:tc>
      </w:tr>
    </w:tbl>
    <w:p w14:paraId="467EC15E" w14:textId="77777777" w:rsidR="002C3C45" w:rsidRPr="000337E3" w:rsidRDefault="002C3C45" w:rsidP="002C3C45">
      <w:pPr>
        <w:pStyle w:val="SP"/>
      </w:pPr>
    </w:p>
    <w:tbl>
      <w:tblPr>
        <w:tblW w:w="9639" w:type="dxa"/>
        <w:jc w:val="right"/>
        <w:tblLayout w:type="fixed"/>
        <w:tblCellMar>
          <w:left w:w="0" w:type="dxa"/>
          <w:right w:w="0" w:type="dxa"/>
        </w:tblCellMar>
        <w:tblLook w:val="04A0" w:firstRow="1" w:lastRow="0" w:firstColumn="1" w:lastColumn="0" w:noHBand="0" w:noVBand="1"/>
      </w:tblPr>
      <w:tblGrid>
        <w:gridCol w:w="1115"/>
        <w:gridCol w:w="534"/>
        <w:gridCol w:w="534"/>
        <w:gridCol w:w="534"/>
        <w:gridCol w:w="534"/>
        <w:gridCol w:w="534"/>
        <w:gridCol w:w="533"/>
        <w:gridCol w:w="533"/>
        <w:gridCol w:w="532"/>
        <w:gridCol w:w="532"/>
        <w:gridCol w:w="532"/>
        <w:gridCol w:w="532"/>
        <w:gridCol w:w="532"/>
        <w:gridCol w:w="532"/>
        <w:gridCol w:w="532"/>
        <w:gridCol w:w="532"/>
        <w:gridCol w:w="532"/>
      </w:tblGrid>
      <w:tr w:rsidR="002C3C45" w:rsidRPr="000337E3" w14:paraId="131E3E19" w14:textId="77777777" w:rsidTr="00D23247">
        <w:trPr>
          <w:jc w:val="right"/>
        </w:trPr>
        <w:tc>
          <w:tcPr>
            <w:tcW w:w="1115" w:type="dxa"/>
            <w:shd w:val="clear" w:color="auto" w:fill="auto"/>
          </w:tcPr>
          <w:p w14:paraId="29AED819" w14:textId="77777777" w:rsidR="002C3C45" w:rsidRPr="000337E3" w:rsidRDefault="002C3C45" w:rsidP="00D23247">
            <w:pPr>
              <w:pStyle w:val="bit"/>
            </w:pPr>
            <w:r w:rsidRPr="000337E3">
              <w:t>Bit</w:t>
            </w:r>
          </w:p>
        </w:tc>
        <w:tc>
          <w:tcPr>
            <w:tcW w:w="534" w:type="dxa"/>
            <w:tcBorders>
              <w:bottom w:val="single" w:sz="4" w:space="0" w:color="auto"/>
            </w:tcBorders>
            <w:shd w:val="clear" w:color="auto" w:fill="auto"/>
          </w:tcPr>
          <w:p w14:paraId="33A501DD" w14:textId="77777777" w:rsidR="002C3C45" w:rsidRPr="000337E3" w:rsidRDefault="002C3C45" w:rsidP="00D23247">
            <w:pPr>
              <w:pStyle w:val="bit0"/>
            </w:pPr>
            <w:r w:rsidRPr="000337E3">
              <w:rPr>
                <w:rFonts w:hint="eastAsia"/>
              </w:rPr>
              <w:t>15</w:t>
            </w:r>
          </w:p>
        </w:tc>
        <w:tc>
          <w:tcPr>
            <w:tcW w:w="534" w:type="dxa"/>
            <w:tcBorders>
              <w:bottom w:val="single" w:sz="4" w:space="0" w:color="auto"/>
            </w:tcBorders>
            <w:shd w:val="clear" w:color="auto" w:fill="auto"/>
          </w:tcPr>
          <w:p w14:paraId="5C453966" w14:textId="77777777" w:rsidR="002C3C45" w:rsidRPr="000337E3" w:rsidRDefault="002C3C45" w:rsidP="00D23247">
            <w:pPr>
              <w:pStyle w:val="bit0"/>
            </w:pPr>
            <w:r w:rsidRPr="000337E3">
              <w:rPr>
                <w:rFonts w:hint="eastAsia"/>
              </w:rPr>
              <w:t>14</w:t>
            </w:r>
          </w:p>
        </w:tc>
        <w:tc>
          <w:tcPr>
            <w:tcW w:w="534" w:type="dxa"/>
            <w:tcBorders>
              <w:bottom w:val="single" w:sz="4" w:space="0" w:color="auto"/>
            </w:tcBorders>
            <w:shd w:val="clear" w:color="auto" w:fill="auto"/>
          </w:tcPr>
          <w:p w14:paraId="66B7EE25" w14:textId="77777777" w:rsidR="002C3C45" w:rsidRPr="000337E3" w:rsidRDefault="002C3C45" w:rsidP="00D23247">
            <w:pPr>
              <w:pStyle w:val="bit0"/>
            </w:pPr>
            <w:r w:rsidRPr="000337E3">
              <w:rPr>
                <w:rFonts w:hint="eastAsia"/>
              </w:rPr>
              <w:t>13</w:t>
            </w:r>
          </w:p>
        </w:tc>
        <w:tc>
          <w:tcPr>
            <w:tcW w:w="534" w:type="dxa"/>
            <w:tcBorders>
              <w:bottom w:val="single" w:sz="4" w:space="0" w:color="auto"/>
            </w:tcBorders>
            <w:shd w:val="clear" w:color="auto" w:fill="auto"/>
          </w:tcPr>
          <w:p w14:paraId="3937F774" w14:textId="77777777" w:rsidR="002C3C45" w:rsidRPr="000337E3" w:rsidRDefault="002C3C45" w:rsidP="00D23247">
            <w:pPr>
              <w:pStyle w:val="bit0"/>
            </w:pPr>
            <w:r w:rsidRPr="000337E3">
              <w:rPr>
                <w:rFonts w:hint="eastAsia"/>
              </w:rPr>
              <w:t>12</w:t>
            </w:r>
          </w:p>
        </w:tc>
        <w:tc>
          <w:tcPr>
            <w:tcW w:w="534" w:type="dxa"/>
            <w:tcBorders>
              <w:bottom w:val="single" w:sz="4" w:space="0" w:color="auto"/>
            </w:tcBorders>
            <w:shd w:val="clear" w:color="auto" w:fill="auto"/>
          </w:tcPr>
          <w:p w14:paraId="331CFA34" w14:textId="77777777" w:rsidR="002C3C45" w:rsidRPr="000337E3" w:rsidRDefault="002C3C45" w:rsidP="00D23247">
            <w:pPr>
              <w:pStyle w:val="bit0"/>
            </w:pPr>
            <w:r w:rsidRPr="000337E3">
              <w:rPr>
                <w:rFonts w:hint="eastAsia"/>
              </w:rPr>
              <w:t>11</w:t>
            </w:r>
          </w:p>
        </w:tc>
        <w:tc>
          <w:tcPr>
            <w:tcW w:w="533" w:type="dxa"/>
            <w:tcBorders>
              <w:bottom w:val="single" w:sz="4" w:space="0" w:color="auto"/>
            </w:tcBorders>
            <w:shd w:val="clear" w:color="auto" w:fill="auto"/>
          </w:tcPr>
          <w:p w14:paraId="79B7674B" w14:textId="77777777" w:rsidR="002C3C45" w:rsidRPr="000337E3" w:rsidRDefault="002C3C45" w:rsidP="00D23247">
            <w:pPr>
              <w:pStyle w:val="bit0"/>
            </w:pPr>
            <w:r w:rsidRPr="000337E3">
              <w:rPr>
                <w:rFonts w:hint="eastAsia"/>
              </w:rPr>
              <w:t>10</w:t>
            </w:r>
          </w:p>
        </w:tc>
        <w:tc>
          <w:tcPr>
            <w:tcW w:w="533" w:type="dxa"/>
            <w:tcBorders>
              <w:bottom w:val="single" w:sz="4" w:space="0" w:color="auto"/>
            </w:tcBorders>
            <w:shd w:val="clear" w:color="auto" w:fill="auto"/>
          </w:tcPr>
          <w:p w14:paraId="0C029040" w14:textId="77777777" w:rsidR="002C3C45" w:rsidRPr="000337E3" w:rsidRDefault="002C3C45" w:rsidP="00D23247">
            <w:pPr>
              <w:pStyle w:val="bit0"/>
            </w:pPr>
            <w:r w:rsidRPr="000337E3">
              <w:rPr>
                <w:rFonts w:hint="eastAsia"/>
              </w:rPr>
              <w:t>9</w:t>
            </w:r>
          </w:p>
        </w:tc>
        <w:tc>
          <w:tcPr>
            <w:tcW w:w="532" w:type="dxa"/>
            <w:tcBorders>
              <w:bottom w:val="single" w:sz="4" w:space="0" w:color="auto"/>
            </w:tcBorders>
            <w:shd w:val="clear" w:color="auto" w:fill="auto"/>
          </w:tcPr>
          <w:p w14:paraId="59649F38" w14:textId="77777777" w:rsidR="002C3C45" w:rsidRPr="000337E3" w:rsidRDefault="002C3C45" w:rsidP="00D23247">
            <w:pPr>
              <w:pStyle w:val="bit0"/>
            </w:pPr>
            <w:r w:rsidRPr="000337E3">
              <w:rPr>
                <w:rFonts w:hint="eastAsia"/>
              </w:rPr>
              <w:t>8</w:t>
            </w:r>
          </w:p>
        </w:tc>
        <w:tc>
          <w:tcPr>
            <w:tcW w:w="532" w:type="dxa"/>
            <w:tcBorders>
              <w:bottom w:val="single" w:sz="4" w:space="0" w:color="auto"/>
            </w:tcBorders>
            <w:shd w:val="clear" w:color="auto" w:fill="auto"/>
          </w:tcPr>
          <w:p w14:paraId="043D1B7D" w14:textId="77777777" w:rsidR="002C3C45" w:rsidRPr="000337E3" w:rsidRDefault="002C3C45" w:rsidP="00D23247">
            <w:pPr>
              <w:pStyle w:val="bit0"/>
            </w:pPr>
            <w:r w:rsidRPr="000337E3">
              <w:rPr>
                <w:rFonts w:hint="eastAsia"/>
              </w:rPr>
              <w:t>7</w:t>
            </w:r>
          </w:p>
        </w:tc>
        <w:tc>
          <w:tcPr>
            <w:tcW w:w="532" w:type="dxa"/>
            <w:tcBorders>
              <w:bottom w:val="single" w:sz="4" w:space="0" w:color="auto"/>
            </w:tcBorders>
            <w:shd w:val="clear" w:color="auto" w:fill="auto"/>
          </w:tcPr>
          <w:p w14:paraId="37542C5B" w14:textId="77777777" w:rsidR="002C3C45" w:rsidRPr="000337E3" w:rsidRDefault="002C3C45" w:rsidP="00D23247">
            <w:pPr>
              <w:pStyle w:val="bit0"/>
            </w:pPr>
            <w:r w:rsidRPr="000337E3">
              <w:rPr>
                <w:rFonts w:hint="eastAsia"/>
              </w:rPr>
              <w:t>6</w:t>
            </w:r>
          </w:p>
        </w:tc>
        <w:tc>
          <w:tcPr>
            <w:tcW w:w="532" w:type="dxa"/>
            <w:tcBorders>
              <w:bottom w:val="single" w:sz="4" w:space="0" w:color="auto"/>
            </w:tcBorders>
            <w:shd w:val="clear" w:color="auto" w:fill="auto"/>
          </w:tcPr>
          <w:p w14:paraId="33365D66" w14:textId="77777777" w:rsidR="002C3C45" w:rsidRPr="000337E3" w:rsidRDefault="002C3C45" w:rsidP="00D23247">
            <w:pPr>
              <w:pStyle w:val="bit0"/>
            </w:pPr>
            <w:r w:rsidRPr="000337E3">
              <w:rPr>
                <w:rFonts w:hint="eastAsia"/>
              </w:rPr>
              <w:t>5</w:t>
            </w:r>
          </w:p>
        </w:tc>
        <w:tc>
          <w:tcPr>
            <w:tcW w:w="532" w:type="dxa"/>
            <w:tcBorders>
              <w:bottom w:val="single" w:sz="4" w:space="0" w:color="auto"/>
            </w:tcBorders>
            <w:shd w:val="clear" w:color="auto" w:fill="auto"/>
          </w:tcPr>
          <w:p w14:paraId="47A9F0B0" w14:textId="77777777" w:rsidR="002C3C45" w:rsidRPr="000337E3" w:rsidRDefault="002C3C45" w:rsidP="00D23247">
            <w:pPr>
              <w:pStyle w:val="bit0"/>
            </w:pPr>
            <w:r w:rsidRPr="000337E3">
              <w:rPr>
                <w:rFonts w:hint="eastAsia"/>
              </w:rPr>
              <w:t>4</w:t>
            </w:r>
          </w:p>
        </w:tc>
        <w:tc>
          <w:tcPr>
            <w:tcW w:w="532" w:type="dxa"/>
            <w:tcBorders>
              <w:bottom w:val="single" w:sz="4" w:space="0" w:color="auto"/>
            </w:tcBorders>
            <w:shd w:val="clear" w:color="auto" w:fill="auto"/>
          </w:tcPr>
          <w:p w14:paraId="5D837996" w14:textId="77777777" w:rsidR="002C3C45" w:rsidRPr="000337E3" w:rsidRDefault="002C3C45" w:rsidP="00D23247">
            <w:pPr>
              <w:pStyle w:val="bit0"/>
            </w:pPr>
            <w:r w:rsidRPr="000337E3">
              <w:rPr>
                <w:rFonts w:hint="eastAsia"/>
              </w:rPr>
              <w:t>3</w:t>
            </w:r>
          </w:p>
        </w:tc>
        <w:tc>
          <w:tcPr>
            <w:tcW w:w="532" w:type="dxa"/>
            <w:tcBorders>
              <w:bottom w:val="single" w:sz="4" w:space="0" w:color="auto"/>
            </w:tcBorders>
            <w:shd w:val="clear" w:color="auto" w:fill="auto"/>
          </w:tcPr>
          <w:p w14:paraId="17DC4DAE" w14:textId="77777777" w:rsidR="002C3C45" w:rsidRPr="000337E3" w:rsidRDefault="002C3C45" w:rsidP="00D23247">
            <w:pPr>
              <w:pStyle w:val="bit0"/>
            </w:pPr>
            <w:r w:rsidRPr="000337E3">
              <w:rPr>
                <w:rFonts w:hint="eastAsia"/>
              </w:rPr>
              <w:t>2</w:t>
            </w:r>
          </w:p>
        </w:tc>
        <w:tc>
          <w:tcPr>
            <w:tcW w:w="532" w:type="dxa"/>
            <w:tcBorders>
              <w:bottom w:val="single" w:sz="4" w:space="0" w:color="auto"/>
            </w:tcBorders>
            <w:shd w:val="clear" w:color="auto" w:fill="auto"/>
          </w:tcPr>
          <w:p w14:paraId="799CCC0C" w14:textId="77777777" w:rsidR="002C3C45" w:rsidRPr="000337E3" w:rsidRDefault="002C3C45" w:rsidP="00D23247">
            <w:pPr>
              <w:pStyle w:val="bit0"/>
            </w:pPr>
            <w:r w:rsidRPr="000337E3">
              <w:rPr>
                <w:rFonts w:hint="eastAsia"/>
              </w:rPr>
              <w:t>1</w:t>
            </w:r>
          </w:p>
        </w:tc>
        <w:tc>
          <w:tcPr>
            <w:tcW w:w="532" w:type="dxa"/>
            <w:tcBorders>
              <w:bottom w:val="single" w:sz="4" w:space="0" w:color="auto"/>
            </w:tcBorders>
            <w:shd w:val="clear" w:color="auto" w:fill="auto"/>
          </w:tcPr>
          <w:p w14:paraId="0F4CDF46" w14:textId="77777777" w:rsidR="002C3C45" w:rsidRPr="000337E3" w:rsidRDefault="002C3C45" w:rsidP="00D23247">
            <w:pPr>
              <w:pStyle w:val="bit0"/>
            </w:pPr>
            <w:r w:rsidRPr="000337E3">
              <w:rPr>
                <w:rFonts w:hint="eastAsia"/>
              </w:rPr>
              <w:t>0</w:t>
            </w:r>
          </w:p>
        </w:tc>
      </w:tr>
      <w:tr w:rsidR="002C3C45" w:rsidRPr="000337E3" w14:paraId="37141AB5" w14:textId="77777777" w:rsidTr="00D23247">
        <w:trPr>
          <w:trHeight w:val="567"/>
          <w:jc w:val="right"/>
        </w:trPr>
        <w:tc>
          <w:tcPr>
            <w:tcW w:w="1115" w:type="dxa"/>
            <w:tcBorders>
              <w:right w:val="single" w:sz="4" w:space="0" w:color="auto"/>
            </w:tcBorders>
            <w:shd w:val="clear" w:color="auto" w:fill="auto"/>
            <w:vAlign w:val="center"/>
          </w:tcPr>
          <w:p w14:paraId="0A410B5E" w14:textId="77777777" w:rsidR="002C3C45" w:rsidRPr="000337E3" w:rsidRDefault="002C3C45" w:rsidP="00D23247">
            <w:pPr>
              <w:pStyle w:val="bit"/>
            </w:pPr>
          </w:p>
        </w:tc>
        <w:tc>
          <w:tcPr>
            <w:tcW w:w="8524" w:type="dxa"/>
            <w:gridSpan w:val="16"/>
            <w:tcBorders>
              <w:top w:val="single" w:sz="4" w:space="0" w:color="auto"/>
              <w:left w:val="single" w:sz="4" w:space="0" w:color="auto"/>
              <w:bottom w:val="single" w:sz="4" w:space="0" w:color="auto"/>
              <w:right w:val="single" w:sz="4" w:space="0" w:color="auto"/>
            </w:tcBorders>
            <w:shd w:val="clear" w:color="auto" w:fill="auto"/>
            <w:vAlign w:val="center"/>
          </w:tcPr>
          <w:p w14:paraId="7C5DD728" w14:textId="660C28F8" w:rsidR="002C3C45" w:rsidRPr="00832F13" w:rsidRDefault="002C3C45" w:rsidP="00C6595F">
            <w:pPr>
              <w:pStyle w:val="bit0"/>
              <w:rPr>
                <w:vertAlign w:val="superscript"/>
              </w:rPr>
            </w:pPr>
            <w:proofErr w:type="spellStart"/>
            <w:r w:rsidRPr="000337E3">
              <w:t>LTBAn</w:t>
            </w:r>
            <w:proofErr w:type="spellEnd"/>
            <w:r w:rsidR="00C6595F">
              <w:t>*</w:t>
            </w:r>
            <w:r w:rsidR="00FB09C5">
              <w:rPr>
                <w:vertAlign w:val="superscript"/>
              </w:rPr>
              <w:t>1</w:t>
            </w:r>
          </w:p>
        </w:tc>
      </w:tr>
      <w:tr w:rsidR="002C3C45" w:rsidRPr="000337E3" w14:paraId="102B6F65" w14:textId="77777777" w:rsidTr="00D23247">
        <w:trPr>
          <w:jc w:val="right"/>
        </w:trPr>
        <w:tc>
          <w:tcPr>
            <w:tcW w:w="1115" w:type="dxa"/>
            <w:shd w:val="clear" w:color="auto" w:fill="auto"/>
          </w:tcPr>
          <w:p w14:paraId="1951714A" w14:textId="77777777" w:rsidR="002C3C45" w:rsidRPr="000337E3" w:rsidRDefault="002C3C45" w:rsidP="00D23247">
            <w:pPr>
              <w:pStyle w:val="bit"/>
            </w:pPr>
            <w:r w:rsidRPr="000337E3">
              <w:t>Value after reset</w:t>
            </w:r>
          </w:p>
        </w:tc>
        <w:tc>
          <w:tcPr>
            <w:tcW w:w="534" w:type="dxa"/>
            <w:tcBorders>
              <w:top w:val="single" w:sz="4" w:space="0" w:color="auto"/>
            </w:tcBorders>
            <w:shd w:val="clear" w:color="auto" w:fill="auto"/>
          </w:tcPr>
          <w:p w14:paraId="6473EE0F" w14:textId="77777777" w:rsidR="002C3C45" w:rsidRPr="000337E3" w:rsidRDefault="002C3C45" w:rsidP="00D23247">
            <w:pPr>
              <w:pStyle w:val="bit0"/>
            </w:pPr>
            <w:r w:rsidRPr="000337E3">
              <w:rPr>
                <w:rFonts w:hint="eastAsia"/>
              </w:rPr>
              <w:t>0</w:t>
            </w:r>
          </w:p>
        </w:tc>
        <w:tc>
          <w:tcPr>
            <w:tcW w:w="534" w:type="dxa"/>
            <w:tcBorders>
              <w:top w:val="single" w:sz="4" w:space="0" w:color="auto"/>
            </w:tcBorders>
            <w:shd w:val="clear" w:color="auto" w:fill="auto"/>
          </w:tcPr>
          <w:p w14:paraId="4E80AEE8" w14:textId="77777777" w:rsidR="002C3C45" w:rsidRPr="000337E3" w:rsidRDefault="002C3C45" w:rsidP="00D23247">
            <w:pPr>
              <w:pStyle w:val="bit0"/>
            </w:pPr>
            <w:r w:rsidRPr="000337E3">
              <w:rPr>
                <w:rFonts w:hint="eastAsia"/>
              </w:rPr>
              <w:t>0</w:t>
            </w:r>
          </w:p>
        </w:tc>
        <w:tc>
          <w:tcPr>
            <w:tcW w:w="534" w:type="dxa"/>
            <w:tcBorders>
              <w:top w:val="single" w:sz="4" w:space="0" w:color="auto"/>
            </w:tcBorders>
            <w:shd w:val="clear" w:color="auto" w:fill="auto"/>
          </w:tcPr>
          <w:p w14:paraId="39C2E4FB" w14:textId="77777777" w:rsidR="002C3C45" w:rsidRPr="000337E3" w:rsidRDefault="002C3C45" w:rsidP="00D23247">
            <w:pPr>
              <w:pStyle w:val="bit0"/>
            </w:pPr>
            <w:r w:rsidRPr="000337E3">
              <w:rPr>
                <w:rFonts w:hint="eastAsia"/>
              </w:rPr>
              <w:t>0</w:t>
            </w:r>
          </w:p>
        </w:tc>
        <w:tc>
          <w:tcPr>
            <w:tcW w:w="534" w:type="dxa"/>
            <w:tcBorders>
              <w:top w:val="single" w:sz="4" w:space="0" w:color="auto"/>
            </w:tcBorders>
            <w:shd w:val="clear" w:color="auto" w:fill="auto"/>
          </w:tcPr>
          <w:p w14:paraId="04D73DD7" w14:textId="77777777" w:rsidR="002C3C45" w:rsidRPr="000337E3" w:rsidRDefault="002C3C45" w:rsidP="00D23247">
            <w:pPr>
              <w:pStyle w:val="bit0"/>
            </w:pPr>
            <w:r w:rsidRPr="000337E3">
              <w:rPr>
                <w:rFonts w:hint="eastAsia"/>
              </w:rPr>
              <w:t>0</w:t>
            </w:r>
          </w:p>
        </w:tc>
        <w:tc>
          <w:tcPr>
            <w:tcW w:w="534" w:type="dxa"/>
            <w:tcBorders>
              <w:top w:val="single" w:sz="4" w:space="0" w:color="auto"/>
            </w:tcBorders>
            <w:shd w:val="clear" w:color="auto" w:fill="auto"/>
          </w:tcPr>
          <w:p w14:paraId="506C0D9D" w14:textId="77777777" w:rsidR="002C3C45" w:rsidRPr="000337E3" w:rsidRDefault="002C3C45" w:rsidP="00D23247">
            <w:pPr>
              <w:pStyle w:val="bit0"/>
            </w:pPr>
            <w:r w:rsidRPr="000337E3">
              <w:rPr>
                <w:rFonts w:hint="eastAsia"/>
              </w:rPr>
              <w:t>0</w:t>
            </w:r>
          </w:p>
        </w:tc>
        <w:tc>
          <w:tcPr>
            <w:tcW w:w="533" w:type="dxa"/>
            <w:tcBorders>
              <w:top w:val="single" w:sz="4" w:space="0" w:color="auto"/>
            </w:tcBorders>
            <w:shd w:val="clear" w:color="auto" w:fill="auto"/>
          </w:tcPr>
          <w:p w14:paraId="5C5315D4" w14:textId="77777777" w:rsidR="002C3C45" w:rsidRPr="000337E3" w:rsidRDefault="002C3C45" w:rsidP="00D23247">
            <w:pPr>
              <w:pStyle w:val="bit0"/>
            </w:pPr>
            <w:r w:rsidRPr="000337E3">
              <w:rPr>
                <w:rFonts w:hint="eastAsia"/>
              </w:rPr>
              <w:t>0</w:t>
            </w:r>
          </w:p>
        </w:tc>
        <w:tc>
          <w:tcPr>
            <w:tcW w:w="533" w:type="dxa"/>
            <w:tcBorders>
              <w:top w:val="single" w:sz="4" w:space="0" w:color="auto"/>
            </w:tcBorders>
            <w:shd w:val="clear" w:color="auto" w:fill="auto"/>
          </w:tcPr>
          <w:p w14:paraId="7A793F07" w14:textId="77777777" w:rsidR="002C3C45" w:rsidRPr="000337E3" w:rsidRDefault="002C3C45" w:rsidP="00D23247">
            <w:pPr>
              <w:pStyle w:val="bit0"/>
            </w:pPr>
            <w:r w:rsidRPr="000337E3">
              <w:rPr>
                <w:rFonts w:hint="eastAsia"/>
              </w:rPr>
              <w:t>0</w:t>
            </w:r>
          </w:p>
        </w:tc>
        <w:tc>
          <w:tcPr>
            <w:tcW w:w="532" w:type="dxa"/>
            <w:tcBorders>
              <w:top w:val="single" w:sz="4" w:space="0" w:color="auto"/>
            </w:tcBorders>
            <w:shd w:val="clear" w:color="auto" w:fill="auto"/>
          </w:tcPr>
          <w:p w14:paraId="1873E7A8" w14:textId="77777777" w:rsidR="002C3C45" w:rsidRPr="000337E3" w:rsidRDefault="002C3C45" w:rsidP="00D23247">
            <w:pPr>
              <w:pStyle w:val="bit0"/>
            </w:pPr>
            <w:r w:rsidRPr="000337E3">
              <w:rPr>
                <w:rFonts w:hint="eastAsia"/>
              </w:rPr>
              <w:t>0</w:t>
            </w:r>
          </w:p>
        </w:tc>
        <w:tc>
          <w:tcPr>
            <w:tcW w:w="532" w:type="dxa"/>
            <w:tcBorders>
              <w:top w:val="single" w:sz="4" w:space="0" w:color="auto"/>
            </w:tcBorders>
            <w:shd w:val="clear" w:color="auto" w:fill="auto"/>
          </w:tcPr>
          <w:p w14:paraId="318AD21A" w14:textId="77777777" w:rsidR="002C3C45" w:rsidRPr="000337E3" w:rsidRDefault="002C3C45" w:rsidP="00D23247">
            <w:pPr>
              <w:pStyle w:val="bit0"/>
            </w:pPr>
            <w:r w:rsidRPr="000337E3">
              <w:rPr>
                <w:rFonts w:hint="eastAsia"/>
              </w:rPr>
              <w:t>0</w:t>
            </w:r>
          </w:p>
        </w:tc>
        <w:tc>
          <w:tcPr>
            <w:tcW w:w="532" w:type="dxa"/>
            <w:tcBorders>
              <w:top w:val="single" w:sz="4" w:space="0" w:color="auto"/>
            </w:tcBorders>
            <w:shd w:val="clear" w:color="auto" w:fill="auto"/>
          </w:tcPr>
          <w:p w14:paraId="35AB0085" w14:textId="77777777" w:rsidR="002C3C45" w:rsidRPr="000337E3" w:rsidRDefault="002C3C45" w:rsidP="00D23247">
            <w:pPr>
              <w:pStyle w:val="bit0"/>
            </w:pPr>
            <w:r w:rsidRPr="000337E3">
              <w:rPr>
                <w:rFonts w:hint="eastAsia"/>
              </w:rPr>
              <w:t>0</w:t>
            </w:r>
          </w:p>
        </w:tc>
        <w:tc>
          <w:tcPr>
            <w:tcW w:w="532" w:type="dxa"/>
            <w:tcBorders>
              <w:top w:val="single" w:sz="4" w:space="0" w:color="auto"/>
            </w:tcBorders>
            <w:shd w:val="clear" w:color="auto" w:fill="auto"/>
          </w:tcPr>
          <w:p w14:paraId="7C3FB652" w14:textId="77777777" w:rsidR="002C3C45" w:rsidRPr="000337E3" w:rsidRDefault="002C3C45" w:rsidP="00D23247">
            <w:pPr>
              <w:pStyle w:val="bit0"/>
            </w:pPr>
            <w:r w:rsidRPr="000337E3">
              <w:rPr>
                <w:rFonts w:hint="eastAsia"/>
              </w:rPr>
              <w:t>0</w:t>
            </w:r>
          </w:p>
        </w:tc>
        <w:tc>
          <w:tcPr>
            <w:tcW w:w="532" w:type="dxa"/>
            <w:tcBorders>
              <w:top w:val="single" w:sz="4" w:space="0" w:color="auto"/>
            </w:tcBorders>
            <w:shd w:val="clear" w:color="auto" w:fill="auto"/>
          </w:tcPr>
          <w:p w14:paraId="334256FC" w14:textId="77777777" w:rsidR="002C3C45" w:rsidRPr="000337E3" w:rsidRDefault="002C3C45" w:rsidP="00D23247">
            <w:pPr>
              <w:pStyle w:val="bit0"/>
            </w:pPr>
            <w:r w:rsidRPr="000337E3">
              <w:rPr>
                <w:rFonts w:hint="eastAsia"/>
              </w:rPr>
              <w:t>0</w:t>
            </w:r>
          </w:p>
        </w:tc>
        <w:tc>
          <w:tcPr>
            <w:tcW w:w="532" w:type="dxa"/>
            <w:tcBorders>
              <w:top w:val="single" w:sz="4" w:space="0" w:color="auto"/>
            </w:tcBorders>
            <w:shd w:val="clear" w:color="auto" w:fill="auto"/>
          </w:tcPr>
          <w:p w14:paraId="130FCA4E" w14:textId="77777777" w:rsidR="002C3C45" w:rsidRPr="000337E3" w:rsidRDefault="002C3C45" w:rsidP="00D23247">
            <w:pPr>
              <w:pStyle w:val="bit0"/>
            </w:pPr>
            <w:r w:rsidRPr="000337E3">
              <w:rPr>
                <w:rFonts w:hint="eastAsia"/>
              </w:rPr>
              <w:t>0</w:t>
            </w:r>
          </w:p>
        </w:tc>
        <w:tc>
          <w:tcPr>
            <w:tcW w:w="532" w:type="dxa"/>
            <w:tcBorders>
              <w:top w:val="single" w:sz="4" w:space="0" w:color="auto"/>
            </w:tcBorders>
            <w:shd w:val="clear" w:color="auto" w:fill="auto"/>
          </w:tcPr>
          <w:p w14:paraId="5FD0D41F" w14:textId="77777777" w:rsidR="002C3C45" w:rsidRPr="000337E3" w:rsidRDefault="002C3C45" w:rsidP="00D23247">
            <w:pPr>
              <w:pStyle w:val="bit0"/>
            </w:pPr>
            <w:r w:rsidRPr="000337E3">
              <w:rPr>
                <w:rFonts w:hint="eastAsia"/>
              </w:rPr>
              <w:t>0</w:t>
            </w:r>
          </w:p>
        </w:tc>
        <w:tc>
          <w:tcPr>
            <w:tcW w:w="532" w:type="dxa"/>
            <w:tcBorders>
              <w:top w:val="single" w:sz="4" w:space="0" w:color="auto"/>
            </w:tcBorders>
            <w:shd w:val="clear" w:color="auto" w:fill="auto"/>
          </w:tcPr>
          <w:p w14:paraId="69669588" w14:textId="77777777" w:rsidR="002C3C45" w:rsidRPr="000337E3" w:rsidRDefault="002C3C45" w:rsidP="00D23247">
            <w:pPr>
              <w:pStyle w:val="bit0"/>
            </w:pPr>
            <w:r w:rsidRPr="000337E3">
              <w:rPr>
                <w:rFonts w:hint="eastAsia"/>
              </w:rPr>
              <w:t>0</w:t>
            </w:r>
          </w:p>
        </w:tc>
        <w:tc>
          <w:tcPr>
            <w:tcW w:w="532" w:type="dxa"/>
            <w:tcBorders>
              <w:top w:val="single" w:sz="4" w:space="0" w:color="auto"/>
            </w:tcBorders>
            <w:shd w:val="clear" w:color="auto" w:fill="auto"/>
          </w:tcPr>
          <w:p w14:paraId="1F836E4E" w14:textId="77777777" w:rsidR="002C3C45" w:rsidRPr="000337E3" w:rsidRDefault="002C3C45" w:rsidP="00D23247">
            <w:pPr>
              <w:pStyle w:val="bit0"/>
            </w:pPr>
            <w:r w:rsidRPr="000337E3">
              <w:rPr>
                <w:rFonts w:hint="eastAsia"/>
              </w:rPr>
              <w:t>0</w:t>
            </w:r>
          </w:p>
        </w:tc>
      </w:tr>
      <w:tr w:rsidR="002C3C45" w:rsidRPr="000337E3" w14:paraId="26D6972D" w14:textId="77777777" w:rsidTr="00D23247">
        <w:trPr>
          <w:jc w:val="right"/>
        </w:trPr>
        <w:tc>
          <w:tcPr>
            <w:tcW w:w="1115" w:type="dxa"/>
            <w:shd w:val="clear" w:color="auto" w:fill="auto"/>
          </w:tcPr>
          <w:p w14:paraId="6D5D2CFC" w14:textId="77777777" w:rsidR="002C3C45" w:rsidRPr="000337E3" w:rsidRDefault="002C3C45" w:rsidP="00D23247">
            <w:pPr>
              <w:pStyle w:val="bit"/>
            </w:pPr>
            <w:r w:rsidRPr="000337E3">
              <w:t>R/W</w:t>
            </w:r>
          </w:p>
        </w:tc>
        <w:tc>
          <w:tcPr>
            <w:tcW w:w="534" w:type="dxa"/>
            <w:shd w:val="clear" w:color="auto" w:fill="auto"/>
          </w:tcPr>
          <w:p w14:paraId="2A93C1B3" w14:textId="77777777" w:rsidR="002C3C45" w:rsidRPr="000337E3" w:rsidRDefault="002C3C45" w:rsidP="00D23247">
            <w:pPr>
              <w:pStyle w:val="bit0"/>
            </w:pPr>
            <w:r w:rsidRPr="000337E3">
              <w:t>R</w:t>
            </w:r>
          </w:p>
        </w:tc>
        <w:tc>
          <w:tcPr>
            <w:tcW w:w="534" w:type="dxa"/>
            <w:shd w:val="clear" w:color="auto" w:fill="auto"/>
          </w:tcPr>
          <w:p w14:paraId="017AB723" w14:textId="77777777" w:rsidR="002C3C45" w:rsidRPr="000337E3" w:rsidRDefault="002C3C45" w:rsidP="00D23247">
            <w:pPr>
              <w:pStyle w:val="bit0"/>
            </w:pPr>
            <w:r w:rsidRPr="000337E3">
              <w:t>R/W</w:t>
            </w:r>
          </w:p>
        </w:tc>
        <w:tc>
          <w:tcPr>
            <w:tcW w:w="534" w:type="dxa"/>
            <w:shd w:val="clear" w:color="auto" w:fill="auto"/>
          </w:tcPr>
          <w:p w14:paraId="5BD07BA6" w14:textId="77777777" w:rsidR="002C3C45" w:rsidRPr="000337E3" w:rsidRDefault="002C3C45" w:rsidP="00D23247">
            <w:pPr>
              <w:pStyle w:val="bit0"/>
            </w:pPr>
            <w:r w:rsidRPr="000337E3">
              <w:t>R/W</w:t>
            </w:r>
          </w:p>
        </w:tc>
        <w:tc>
          <w:tcPr>
            <w:tcW w:w="534" w:type="dxa"/>
            <w:shd w:val="clear" w:color="auto" w:fill="auto"/>
          </w:tcPr>
          <w:p w14:paraId="68248983" w14:textId="77777777" w:rsidR="002C3C45" w:rsidRPr="000337E3" w:rsidRDefault="002C3C45" w:rsidP="00D23247">
            <w:pPr>
              <w:pStyle w:val="bit0"/>
            </w:pPr>
            <w:r w:rsidRPr="000337E3">
              <w:t>R/W</w:t>
            </w:r>
          </w:p>
        </w:tc>
        <w:tc>
          <w:tcPr>
            <w:tcW w:w="534" w:type="dxa"/>
            <w:shd w:val="clear" w:color="auto" w:fill="auto"/>
          </w:tcPr>
          <w:p w14:paraId="5CBC55B5" w14:textId="77777777" w:rsidR="002C3C45" w:rsidRPr="000337E3" w:rsidRDefault="002C3C45" w:rsidP="00D23247">
            <w:pPr>
              <w:pStyle w:val="bit0"/>
            </w:pPr>
            <w:r w:rsidRPr="000337E3">
              <w:t>R/W</w:t>
            </w:r>
          </w:p>
        </w:tc>
        <w:tc>
          <w:tcPr>
            <w:tcW w:w="533" w:type="dxa"/>
            <w:shd w:val="clear" w:color="auto" w:fill="auto"/>
          </w:tcPr>
          <w:p w14:paraId="4030E8E8" w14:textId="77777777" w:rsidR="002C3C45" w:rsidRPr="000337E3" w:rsidRDefault="002C3C45" w:rsidP="00D23247">
            <w:pPr>
              <w:pStyle w:val="bit0"/>
            </w:pPr>
            <w:r w:rsidRPr="000337E3">
              <w:t>R/W</w:t>
            </w:r>
          </w:p>
        </w:tc>
        <w:tc>
          <w:tcPr>
            <w:tcW w:w="533" w:type="dxa"/>
            <w:shd w:val="clear" w:color="auto" w:fill="auto"/>
          </w:tcPr>
          <w:p w14:paraId="2F63D231" w14:textId="77777777" w:rsidR="002C3C45" w:rsidRPr="000337E3" w:rsidRDefault="002C3C45" w:rsidP="00D23247">
            <w:pPr>
              <w:pStyle w:val="bit0"/>
            </w:pPr>
            <w:r w:rsidRPr="000337E3">
              <w:t>R/W</w:t>
            </w:r>
          </w:p>
        </w:tc>
        <w:tc>
          <w:tcPr>
            <w:tcW w:w="532" w:type="dxa"/>
            <w:shd w:val="clear" w:color="auto" w:fill="auto"/>
          </w:tcPr>
          <w:p w14:paraId="23836756" w14:textId="77777777" w:rsidR="002C3C45" w:rsidRPr="000337E3" w:rsidRDefault="002C3C45" w:rsidP="00D23247">
            <w:pPr>
              <w:pStyle w:val="bit0"/>
            </w:pPr>
            <w:r w:rsidRPr="000337E3">
              <w:t>R/W</w:t>
            </w:r>
          </w:p>
        </w:tc>
        <w:tc>
          <w:tcPr>
            <w:tcW w:w="532" w:type="dxa"/>
            <w:shd w:val="clear" w:color="auto" w:fill="auto"/>
          </w:tcPr>
          <w:p w14:paraId="0320174D" w14:textId="77777777" w:rsidR="002C3C45" w:rsidRPr="000337E3" w:rsidRDefault="002C3C45" w:rsidP="00D23247">
            <w:pPr>
              <w:pStyle w:val="bit0"/>
            </w:pPr>
            <w:r w:rsidRPr="000337E3">
              <w:t>R/W</w:t>
            </w:r>
          </w:p>
        </w:tc>
        <w:tc>
          <w:tcPr>
            <w:tcW w:w="532" w:type="dxa"/>
            <w:shd w:val="clear" w:color="auto" w:fill="auto"/>
          </w:tcPr>
          <w:p w14:paraId="012A9C46" w14:textId="77777777" w:rsidR="002C3C45" w:rsidRPr="000337E3" w:rsidRDefault="002C3C45" w:rsidP="00D23247">
            <w:pPr>
              <w:pStyle w:val="bit0"/>
            </w:pPr>
            <w:r w:rsidRPr="000337E3">
              <w:t>R/W</w:t>
            </w:r>
          </w:p>
        </w:tc>
        <w:tc>
          <w:tcPr>
            <w:tcW w:w="532" w:type="dxa"/>
            <w:shd w:val="clear" w:color="auto" w:fill="auto"/>
          </w:tcPr>
          <w:p w14:paraId="5AB9DEDB" w14:textId="77777777" w:rsidR="002C3C45" w:rsidRPr="000337E3" w:rsidRDefault="002C3C45" w:rsidP="00D23247">
            <w:pPr>
              <w:pStyle w:val="bit0"/>
            </w:pPr>
            <w:r w:rsidRPr="000337E3">
              <w:t>R/W</w:t>
            </w:r>
          </w:p>
        </w:tc>
        <w:tc>
          <w:tcPr>
            <w:tcW w:w="532" w:type="dxa"/>
            <w:shd w:val="clear" w:color="auto" w:fill="auto"/>
          </w:tcPr>
          <w:p w14:paraId="27A75597" w14:textId="77777777" w:rsidR="002C3C45" w:rsidRPr="000337E3" w:rsidRDefault="002C3C45" w:rsidP="00D23247">
            <w:pPr>
              <w:pStyle w:val="bit0"/>
            </w:pPr>
            <w:r w:rsidRPr="000337E3">
              <w:t>R/W</w:t>
            </w:r>
          </w:p>
        </w:tc>
        <w:tc>
          <w:tcPr>
            <w:tcW w:w="532" w:type="dxa"/>
            <w:shd w:val="clear" w:color="auto" w:fill="auto"/>
          </w:tcPr>
          <w:p w14:paraId="598B4703" w14:textId="77777777" w:rsidR="002C3C45" w:rsidRPr="000337E3" w:rsidRDefault="002C3C45" w:rsidP="00D23247">
            <w:pPr>
              <w:pStyle w:val="bit0"/>
            </w:pPr>
            <w:r w:rsidRPr="000337E3">
              <w:t>R/W</w:t>
            </w:r>
          </w:p>
        </w:tc>
        <w:tc>
          <w:tcPr>
            <w:tcW w:w="532" w:type="dxa"/>
            <w:shd w:val="clear" w:color="auto" w:fill="auto"/>
          </w:tcPr>
          <w:p w14:paraId="4F303107" w14:textId="77777777" w:rsidR="002C3C45" w:rsidRPr="000337E3" w:rsidRDefault="002C3C45" w:rsidP="00D23247">
            <w:pPr>
              <w:pStyle w:val="bit0"/>
            </w:pPr>
            <w:r w:rsidRPr="000337E3">
              <w:t>R/W</w:t>
            </w:r>
          </w:p>
        </w:tc>
        <w:tc>
          <w:tcPr>
            <w:tcW w:w="532" w:type="dxa"/>
            <w:shd w:val="clear" w:color="auto" w:fill="auto"/>
          </w:tcPr>
          <w:p w14:paraId="06D5CBD0" w14:textId="77777777" w:rsidR="002C3C45" w:rsidRPr="000337E3" w:rsidRDefault="002C3C45" w:rsidP="00D23247">
            <w:pPr>
              <w:pStyle w:val="bit0"/>
            </w:pPr>
            <w:r w:rsidRPr="000337E3">
              <w:t>R/W</w:t>
            </w:r>
          </w:p>
        </w:tc>
        <w:tc>
          <w:tcPr>
            <w:tcW w:w="532" w:type="dxa"/>
            <w:shd w:val="clear" w:color="auto" w:fill="auto"/>
          </w:tcPr>
          <w:p w14:paraId="52F89E1D" w14:textId="77777777" w:rsidR="002C3C45" w:rsidRPr="000337E3" w:rsidRDefault="002C3C45" w:rsidP="00D23247">
            <w:pPr>
              <w:pStyle w:val="bit0"/>
            </w:pPr>
            <w:r w:rsidRPr="000337E3">
              <w:t>R/W</w:t>
            </w:r>
          </w:p>
        </w:tc>
      </w:tr>
      <w:tr w:rsidR="00FB09C5" w:rsidRPr="000337E3" w14:paraId="4953612D" w14:textId="77777777" w:rsidTr="00E66779">
        <w:trPr>
          <w:jc w:val="right"/>
        </w:trPr>
        <w:tc>
          <w:tcPr>
            <w:tcW w:w="1115" w:type="dxa"/>
            <w:shd w:val="clear" w:color="auto" w:fill="auto"/>
          </w:tcPr>
          <w:p w14:paraId="12FD000B" w14:textId="77777777" w:rsidR="00FB09C5" w:rsidRPr="000337E3" w:rsidRDefault="00FB09C5" w:rsidP="00D23247">
            <w:pPr>
              <w:pStyle w:val="bit"/>
            </w:pPr>
          </w:p>
        </w:tc>
        <w:tc>
          <w:tcPr>
            <w:tcW w:w="8524" w:type="dxa"/>
            <w:gridSpan w:val="16"/>
            <w:shd w:val="clear" w:color="auto" w:fill="auto"/>
          </w:tcPr>
          <w:p w14:paraId="066E1CCC" w14:textId="1505E186" w:rsidR="00FB09C5" w:rsidRPr="00C6595F" w:rsidRDefault="00FB09C5" w:rsidP="00C6595F">
            <w:pPr>
              <w:pStyle w:val="12"/>
              <w:numPr>
                <w:ilvl w:val="0"/>
                <w:numId w:val="42"/>
              </w:numPr>
            </w:pPr>
            <w:proofErr w:type="spellStart"/>
            <w:r w:rsidRPr="00C6595F">
              <w:t>LTBAn</w:t>
            </w:r>
            <w:proofErr w:type="spellEnd"/>
            <w:r w:rsidRPr="00C6595F">
              <w:t>[15]: Sign bit (always 0)</w:t>
            </w:r>
          </w:p>
        </w:tc>
      </w:tr>
    </w:tbl>
    <w:p w14:paraId="51419C3E" w14:textId="04F57B5F" w:rsidR="00AC0DA7" w:rsidRPr="000337E3" w:rsidRDefault="002C3C45" w:rsidP="002C3C45">
      <w:pPr>
        <w:pStyle w:val="Caption"/>
      </w:pPr>
      <w:r w:rsidRPr="000337E3">
        <w:t xml:space="preserve">Table </w:t>
      </w:r>
      <w:r w:rsidR="00890203">
        <w:fldChar w:fldCharType="begin"/>
      </w:r>
      <w:r w:rsidR="00890203">
        <w:instrText xml:space="preserve"> STYLEREF 1 \s </w:instrText>
      </w:r>
      <w:r w:rsidR="00890203">
        <w:fldChar w:fldCharType="separate"/>
      </w:r>
      <w:r w:rsidR="004243E0">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4243E0">
        <w:rPr>
          <w:noProof/>
        </w:rPr>
        <w:t>18</w:t>
      </w:r>
      <w:r w:rsidR="00890203">
        <w:rPr>
          <w:noProof/>
        </w:rPr>
        <w:fldChar w:fldCharType="end"/>
      </w:r>
      <w:r w:rsidRPr="000337E3">
        <w:tab/>
        <w:t>OTS0LTBRAn Register</w:t>
      </w:r>
      <w:r w:rsidR="00356644">
        <w:t xml:space="preserve"> Contents</w:t>
      </w:r>
    </w:p>
    <w:tbl>
      <w:tblPr>
        <w:tblStyle w:val="TableGrid"/>
        <w:tblW w:w="9639" w:type="dxa"/>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2C3C45" w:rsidRPr="000337E3" w14:paraId="48B32EED" w14:textId="77777777" w:rsidTr="005D1DDF">
        <w:tc>
          <w:tcPr>
            <w:tcW w:w="1134" w:type="dxa"/>
            <w:shd w:val="pct15" w:color="auto" w:fill="auto"/>
            <w:vAlign w:val="bottom"/>
          </w:tcPr>
          <w:p w14:paraId="79E887A9" w14:textId="77777777" w:rsidR="002C3C45" w:rsidRPr="000337E3" w:rsidRDefault="002C3C45" w:rsidP="002C3C45">
            <w:pPr>
              <w:pStyle w:val="a3"/>
            </w:pPr>
            <w:r w:rsidRPr="000337E3">
              <w:t>Bit Position</w:t>
            </w:r>
          </w:p>
        </w:tc>
        <w:tc>
          <w:tcPr>
            <w:tcW w:w="1701" w:type="dxa"/>
            <w:shd w:val="pct15" w:color="auto" w:fill="auto"/>
            <w:vAlign w:val="bottom"/>
          </w:tcPr>
          <w:p w14:paraId="68A94951" w14:textId="77777777" w:rsidR="002C3C45" w:rsidRPr="000337E3" w:rsidRDefault="002C3C45" w:rsidP="002C3C45">
            <w:pPr>
              <w:pStyle w:val="a3"/>
            </w:pPr>
            <w:r w:rsidRPr="000337E3">
              <w:t>Bit Name</w:t>
            </w:r>
          </w:p>
        </w:tc>
        <w:tc>
          <w:tcPr>
            <w:tcW w:w="6804" w:type="dxa"/>
            <w:shd w:val="pct15" w:color="auto" w:fill="auto"/>
            <w:vAlign w:val="bottom"/>
          </w:tcPr>
          <w:p w14:paraId="416E8A0F" w14:textId="77777777" w:rsidR="002C3C45" w:rsidRPr="000337E3" w:rsidRDefault="002C3C45" w:rsidP="002C3C45">
            <w:pPr>
              <w:pStyle w:val="a3"/>
            </w:pPr>
            <w:r w:rsidRPr="000337E3">
              <w:t>Function</w:t>
            </w:r>
          </w:p>
        </w:tc>
      </w:tr>
      <w:tr w:rsidR="002C3C45" w:rsidRPr="000337E3" w14:paraId="5017AC3A" w14:textId="77777777" w:rsidTr="005D1DDF">
        <w:tc>
          <w:tcPr>
            <w:tcW w:w="1134" w:type="dxa"/>
          </w:tcPr>
          <w:p w14:paraId="1D1C0CE5" w14:textId="77777777" w:rsidR="002C3C45" w:rsidRPr="000337E3" w:rsidRDefault="002C3C45" w:rsidP="002C3C45">
            <w:pPr>
              <w:pStyle w:val="a4"/>
            </w:pPr>
            <w:r w:rsidRPr="000337E3">
              <w:t>15 to 0</w:t>
            </w:r>
          </w:p>
        </w:tc>
        <w:tc>
          <w:tcPr>
            <w:tcW w:w="1701" w:type="dxa"/>
          </w:tcPr>
          <w:p w14:paraId="58277C04" w14:textId="77777777" w:rsidR="002C3C45" w:rsidRPr="000337E3" w:rsidRDefault="002C3C45" w:rsidP="002C3C45">
            <w:pPr>
              <w:pStyle w:val="a4"/>
            </w:pPr>
            <w:proofErr w:type="spellStart"/>
            <w:r w:rsidRPr="000337E3">
              <w:t>LTBAn</w:t>
            </w:r>
            <w:proofErr w:type="spellEnd"/>
          </w:p>
        </w:tc>
        <w:tc>
          <w:tcPr>
            <w:tcW w:w="6804" w:type="dxa"/>
          </w:tcPr>
          <w:p w14:paraId="3C82A987" w14:textId="77777777" w:rsidR="002C3C45" w:rsidRPr="000337E3" w:rsidRDefault="002C3C45" w:rsidP="002C3C45">
            <w:pPr>
              <w:pStyle w:val="a4"/>
            </w:pPr>
            <w:r w:rsidRPr="000337E3">
              <w:t>Low-Temperature Border An</w:t>
            </w:r>
          </w:p>
          <w:p w14:paraId="707DD9A6" w14:textId="0DBCA6A5" w:rsidR="002C3C45" w:rsidRPr="000337E3" w:rsidRDefault="008D24A9" w:rsidP="002C3C45">
            <w:pPr>
              <w:pStyle w:val="a4"/>
            </w:pPr>
            <w:r>
              <w:t>These bits spec</w:t>
            </w:r>
            <w:r w:rsidRPr="006D0CEE">
              <w:t>ify the low-temp</w:t>
            </w:r>
            <w:r>
              <w:t>erature border An. Specify it so that the following condition is met.</w:t>
            </w:r>
          </w:p>
          <w:p w14:paraId="38B71E87" w14:textId="1943458A" w:rsidR="002C3C45" w:rsidRPr="000337E3" w:rsidRDefault="002C3C45" w:rsidP="002C3C45">
            <w:pPr>
              <w:pStyle w:val="a4"/>
            </w:pPr>
            <w:r w:rsidRPr="000337E3">
              <w:t xml:space="preserve">   OTS0HTBRAU &gt; OTS0HTBRAL &gt; OTS0HTBRBU &gt; OTS0HTBRBL &gt; OTS0LTBRAU &gt; </w:t>
            </w:r>
            <w:r w:rsidRPr="000337E3">
              <w:br/>
              <w:t xml:space="preserve">   OTS0LTBRAL</w:t>
            </w:r>
          </w:p>
          <w:p w14:paraId="79A1A713" w14:textId="77777777" w:rsidR="002C3C45" w:rsidRPr="000337E3" w:rsidRDefault="002C3C45" w:rsidP="002C3C45">
            <w:pPr>
              <w:pStyle w:val="a4"/>
            </w:pPr>
            <w:r w:rsidRPr="000337E3">
              <w:t xml:space="preserve">The </w:t>
            </w:r>
            <w:proofErr w:type="spellStart"/>
            <w:r w:rsidRPr="000337E3">
              <w:t>LTBAn</w:t>
            </w:r>
            <w:proofErr w:type="spellEnd"/>
            <w:r w:rsidRPr="000337E3">
              <w:t xml:space="preserve"> format is the same as the OTS0OTDR format. </w:t>
            </w:r>
            <w:proofErr w:type="spellStart"/>
            <w:proofErr w:type="gramStart"/>
            <w:r w:rsidRPr="000337E3">
              <w:t>LTBAn</w:t>
            </w:r>
            <w:proofErr w:type="spellEnd"/>
            <w:r w:rsidRPr="000337E3">
              <w:t>[</w:t>
            </w:r>
            <w:proofErr w:type="gramEnd"/>
            <w:r w:rsidRPr="000337E3">
              <w:t>15] is always 0.</w:t>
            </w:r>
          </w:p>
          <w:p w14:paraId="7DCD8296" w14:textId="1B8E975C" w:rsidR="002C3C45" w:rsidRPr="000337E3" w:rsidRDefault="002C3C45" w:rsidP="002C3C45">
            <w:pPr>
              <w:pStyle w:val="a4"/>
            </w:pPr>
            <w:r w:rsidRPr="000337E3">
              <w:rPr>
                <w:rFonts w:hint="eastAsia"/>
              </w:rPr>
              <w:t xml:space="preserve">For details, see </w:t>
            </w:r>
            <w:r w:rsidRPr="000337E3">
              <w:rPr>
                <w:rStyle w:val="a9"/>
                <w:rFonts w:hint="eastAsia"/>
              </w:rPr>
              <w:t xml:space="preserve">Section </w:t>
            </w:r>
            <w:r w:rsidRPr="000337E3">
              <w:rPr>
                <w:rStyle w:val="a9"/>
              </w:rPr>
              <w:fldChar w:fldCharType="begin"/>
            </w:r>
            <w:r w:rsidRPr="000337E3">
              <w:rPr>
                <w:rStyle w:val="a9"/>
              </w:rPr>
              <w:instrText xml:space="preserve"> </w:instrText>
            </w:r>
            <w:r w:rsidRPr="000337E3">
              <w:rPr>
                <w:rStyle w:val="a9"/>
                <w:rFonts w:hint="eastAsia"/>
              </w:rPr>
              <w:instrText>REF _Ref441229937 \r \h</w:instrText>
            </w:r>
            <w:r w:rsidRPr="000337E3">
              <w:rPr>
                <w:rStyle w:val="a9"/>
              </w:rPr>
              <w:instrText xml:space="preserve">  \* MERGEFORMAT </w:instrText>
            </w:r>
            <w:r w:rsidRPr="000337E3">
              <w:rPr>
                <w:rStyle w:val="a9"/>
              </w:rPr>
            </w:r>
            <w:r w:rsidRPr="000337E3">
              <w:rPr>
                <w:rStyle w:val="a9"/>
              </w:rPr>
              <w:fldChar w:fldCharType="separate"/>
            </w:r>
            <w:r w:rsidR="001E07A0">
              <w:rPr>
                <w:rStyle w:val="a9"/>
              </w:rPr>
              <w:t>13.3.8</w:t>
            </w:r>
            <w:r w:rsidRPr="000337E3">
              <w:rPr>
                <w:rStyle w:val="a9"/>
              </w:rPr>
              <w:fldChar w:fldCharType="end"/>
            </w:r>
            <w:r w:rsidRPr="000337E3">
              <w:rPr>
                <w:rStyle w:val="a9"/>
                <w:rFonts w:hint="eastAsia"/>
              </w:rPr>
              <w:t xml:space="preserve">, </w:t>
            </w:r>
            <w:r w:rsidRPr="000337E3">
              <w:rPr>
                <w:rStyle w:val="a9"/>
              </w:rPr>
              <w:fldChar w:fldCharType="begin"/>
            </w:r>
            <w:r w:rsidRPr="000337E3">
              <w:rPr>
                <w:rStyle w:val="a9"/>
              </w:rPr>
              <w:instrText xml:space="preserve"> </w:instrText>
            </w:r>
            <w:r w:rsidRPr="000337E3">
              <w:rPr>
                <w:rStyle w:val="a9"/>
                <w:rFonts w:hint="eastAsia"/>
              </w:rPr>
              <w:instrText>REF _Ref441229937 \h</w:instrText>
            </w:r>
            <w:r w:rsidRPr="000337E3">
              <w:rPr>
                <w:rStyle w:val="a9"/>
              </w:rPr>
              <w:instrText xml:space="preserve">  \* MERGEFORMAT </w:instrText>
            </w:r>
            <w:r w:rsidRPr="000337E3">
              <w:rPr>
                <w:rStyle w:val="a9"/>
              </w:rPr>
            </w:r>
            <w:r w:rsidRPr="000337E3">
              <w:rPr>
                <w:rStyle w:val="a9"/>
              </w:rPr>
              <w:fldChar w:fldCharType="separate"/>
            </w:r>
            <w:r w:rsidR="001E07A0" w:rsidRPr="001E07A0">
              <w:rPr>
                <w:rStyle w:val="a9"/>
              </w:rPr>
              <w:t>OTS0OTSTR — Temperature Status Register</w:t>
            </w:r>
            <w:r w:rsidRPr="000337E3">
              <w:rPr>
                <w:rStyle w:val="a9"/>
              </w:rPr>
              <w:fldChar w:fldCharType="end"/>
            </w:r>
            <w:r w:rsidRPr="000337E3">
              <w:t>.</w:t>
            </w:r>
          </w:p>
        </w:tc>
      </w:tr>
    </w:tbl>
    <w:p w14:paraId="6DB7598A" w14:textId="75DF0A9E" w:rsidR="00AC0DA7" w:rsidRPr="000337E3" w:rsidRDefault="002C3C45" w:rsidP="002C3C45">
      <w:pPr>
        <w:pStyle w:val="ac"/>
      </w:pPr>
      <w:r w:rsidRPr="000337E3">
        <w:t>CAUTION</w:t>
      </w:r>
    </w:p>
    <w:p w14:paraId="2DF2EC42" w14:textId="77777777" w:rsidR="00AC0DA7" w:rsidRPr="000337E3" w:rsidRDefault="00AC0DA7" w:rsidP="002C3C45">
      <w:pPr>
        <w:pStyle w:val="ab"/>
      </w:pPr>
      <w:r w:rsidRPr="000337E3">
        <w:t>To prevent malfunction, set OTS0LTBRAn while the OTACT bit in OTS0OTFR is 0.</w:t>
      </w:r>
    </w:p>
    <w:p w14:paraId="199AD477" w14:textId="77777777" w:rsidR="00AC0DA7" w:rsidRPr="000337E3" w:rsidRDefault="00AC0DA7" w:rsidP="002C3C45">
      <w:pPr>
        <w:pStyle w:val="ad"/>
      </w:pPr>
    </w:p>
    <w:p w14:paraId="7B066C7D" w14:textId="407CF36B" w:rsidR="00AC0DA7" w:rsidRPr="00C6595F" w:rsidRDefault="002C3C45" w:rsidP="00C6595F">
      <w:pPr>
        <w:pStyle w:val="BodyText"/>
      </w:pPr>
      <w:r w:rsidRPr="00C6595F">
        <w:br w:type="page"/>
      </w:r>
    </w:p>
    <w:p w14:paraId="12614EFB" w14:textId="0CC7CCDE" w:rsidR="00AC0DA7" w:rsidRPr="000337E3" w:rsidRDefault="00AC0DA7" w:rsidP="00D23247">
      <w:pPr>
        <w:pStyle w:val="Heading3"/>
      </w:pPr>
      <w:bookmarkStart w:id="31" w:name="_Toc443438166"/>
      <w:r w:rsidRPr="000337E3">
        <w:lastRenderedPageBreak/>
        <w:t>OTS0TDLR — Temperature Difference Limiting Register</w:t>
      </w:r>
      <w:bookmarkEnd w:id="31"/>
    </w:p>
    <w:p w14:paraId="3A1FB14D" w14:textId="1E4C1AF1" w:rsidR="00AC0DA7" w:rsidRPr="000337E3" w:rsidRDefault="00AC0DA7" w:rsidP="00005733">
      <w:pPr>
        <w:pStyle w:val="BodyText"/>
      </w:pPr>
      <w:r w:rsidRPr="000337E3">
        <w:t xml:space="preserve">OTS0TDLR is a 16-bit readable/writable register to specify the temperature difference limit value for </w:t>
      </w:r>
      <w:del w:id="32" w:author="Nhat Truong" w:date="2017-11-20T16:38:00Z">
        <w:r w:rsidRPr="000337E3" w:rsidDel="00356644">
          <w:delText>self-</w:delText>
        </w:r>
      </w:del>
      <w:r w:rsidRPr="000337E3">
        <w:t xml:space="preserve">diagnosis. </w:t>
      </w:r>
    </w:p>
    <w:p w14:paraId="6CE1A0B3" w14:textId="77777777" w:rsidR="00AC0DA7" w:rsidRPr="000337E3" w:rsidRDefault="00AC0DA7" w:rsidP="0020632B">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262ECE" w:rsidRPr="000337E3" w14:paraId="419B6CD3" w14:textId="77777777" w:rsidTr="00F24E79">
        <w:trPr>
          <w:jc w:val="right"/>
        </w:trPr>
        <w:tc>
          <w:tcPr>
            <w:tcW w:w="1247" w:type="dxa"/>
            <w:shd w:val="clear" w:color="auto" w:fill="auto"/>
          </w:tcPr>
          <w:p w14:paraId="6FAA198B" w14:textId="2E53D99A" w:rsidR="00262ECE" w:rsidRPr="000337E3" w:rsidRDefault="00262ECE" w:rsidP="00F24E79">
            <w:pPr>
              <w:pStyle w:val="7pt3"/>
              <w:rPr>
                <w:rStyle w:val="a9"/>
              </w:rPr>
            </w:pPr>
            <w:r>
              <w:rPr>
                <w:rStyle w:val="a9"/>
              </w:rPr>
              <w:t>Access:</w:t>
            </w:r>
          </w:p>
        </w:tc>
        <w:tc>
          <w:tcPr>
            <w:tcW w:w="170" w:type="dxa"/>
            <w:shd w:val="clear" w:color="auto" w:fill="auto"/>
          </w:tcPr>
          <w:p w14:paraId="6BA2EE44" w14:textId="77777777" w:rsidR="00262ECE" w:rsidRPr="000337E3" w:rsidRDefault="00262ECE" w:rsidP="00F24E79">
            <w:pPr>
              <w:pStyle w:val="7pt6"/>
              <w:rPr>
                <w:rStyle w:val="a9"/>
              </w:rPr>
            </w:pPr>
          </w:p>
        </w:tc>
        <w:tc>
          <w:tcPr>
            <w:tcW w:w="7462" w:type="dxa"/>
            <w:shd w:val="clear" w:color="auto" w:fill="auto"/>
          </w:tcPr>
          <w:p w14:paraId="649BA1CF" w14:textId="4F1AF4E5" w:rsidR="00262ECE" w:rsidRPr="000337E3" w:rsidRDefault="00262ECE" w:rsidP="00F24E79">
            <w:pPr>
              <w:pStyle w:val="7pt6"/>
            </w:pPr>
            <w:r w:rsidRPr="00262ECE">
              <w:t>This register can be read or written in 16-bit units.</w:t>
            </w:r>
          </w:p>
        </w:tc>
      </w:tr>
      <w:tr w:rsidR="00262ECE" w:rsidRPr="000337E3" w14:paraId="6E542D1E" w14:textId="77777777" w:rsidTr="00F24E79">
        <w:trPr>
          <w:jc w:val="right"/>
        </w:trPr>
        <w:tc>
          <w:tcPr>
            <w:tcW w:w="1247" w:type="dxa"/>
            <w:shd w:val="clear" w:color="auto" w:fill="auto"/>
          </w:tcPr>
          <w:p w14:paraId="752F0284" w14:textId="5831D579" w:rsidR="00262ECE" w:rsidRPr="000337E3" w:rsidRDefault="00262ECE" w:rsidP="00F24E79">
            <w:pPr>
              <w:pStyle w:val="7pt3"/>
              <w:rPr>
                <w:rStyle w:val="a9"/>
              </w:rPr>
            </w:pPr>
            <w:r>
              <w:rPr>
                <w:rStyle w:val="a9"/>
              </w:rPr>
              <w:t>Address:</w:t>
            </w:r>
          </w:p>
        </w:tc>
        <w:tc>
          <w:tcPr>
            <w:tcW w:w="170" w:type="dxa"/>
            <w:shd w:val="clear" w:color="auto" w:fill="auto"/>
          </w:tcPr>
          <w:p w14:paraId="2780859B" w14:textId="77777777" w:rsidR="00262ECE" w:rsidRPr="000337E3" w:rsidRDefault="00262ECE" w:rsidP="00F24E79">
            <w:pPr>
              <w:pStyle w:val="7pt6"/>
              <w:rPr>
                <w:rStyle w:val="a9"/>
              </w:rPr>
            </w:pPr>
          </w:p>
        </w:tc>
        <w:tc>
          <w:tcPr>
            <w:tcW w:w="7462" w:type="dxa"/>
            <w:shd w:val="clear" w:color="auto" w:fill="auto"/>
          </w:tcPr>
          <w:p w14:paraId="08924455" w14:textId="186012AF" w:rsidR="00262ECE" w:rsidRPr="000337E3" w:rsidRDefault="00262ECE" w:rsidP="00F24E79">
            <w:pPr>
              <w:pStyle w:val="7pt6"/>
            </w:pPr>
            <w:r>
              <w:t>&lt;</w:t>
            </w:r>
            <w:proofErr w:type="spellStart"/>
            <w:r>
              <w:t>OTSn_base</w:t>
            </w:r>
            <w:proofErr w:type="spellEnd"/>
            <w:r>
              <w:t xml:space="preserve">&gt; + </w:t>
            </w:r>
            <w:r w:rsidRPr="00262ECE">
              <w:t>34</w:t>
            </w:r>
            <w:r w:rsidRPr="00262ECE">
              <w:rPr>
                <w:vertAlign w:val="subscript"/>
              </w:rPr>
              <w:t>H</w:t>
            </w:r>
          </w:p>
        </w:tc>
      </w:tr>
      <w:tr w:rsidR="0020632B" w:rsidRPr="000337E3" w14:paraId="2E167A73" w14:textId="77777777" w:rsidTr="00F24E79">
        <w:trPr>
          <w:jc w:val="right"/>
        </w:trPr>
        <w:tc>
          <w:tcPr>
            <w:tcW w:w="1247" w:type="dxa"/>
            <w:shd w:val="clear" w:color="auto" w:fill="auto"/>
          </w:tcPr>
          <w:p w14:paraId="5FA900AF" w14:textId="77777777" w:rsidR="0020632B" w:rsidRPr="000337E3" w:rsidRDefault="0020632B" w:rsidP="00F24E79">
            <w:pPr>
              <w:pStyle w:val="7pt3"/>
              <w:rPr>
                <w:rStyle w:val="a9"/>
              </w:rPr>
            </w:pPr>
            <w:r w:rsidRPr="000337E3">
              <w:rPr>
                <w:rStyle w:val="a9"/>
              </w:rPr>
              <w:t>Value after reset:</w:t>
            </w:r>
          </w:p>
        </w:tc>
        <w:tc>
          <w:tcPr>
            <w:tcW w:w="170" w:type="dxa"/>
            <w:shd w:val="clear" w:color="auto" w:fill="auto"/>
          </w:tcPr>
          <w:p w14:paraId="718C1D73" w14:textId="77777777" w:rsidR="0020632B" w:rsidRPr="000337E3" w:rsidRDefault="0020632B" w:rsidP="00F24E79">
            <w:pPr>
              <w:pStyle w:val="7pt6"/>
              <w:rPr>
                <w:rStyle w:val="a9"/>
              </w:rPr>
            </w:pPr>
          </w:p>
        </w:tc>
        <w:tc>
          <w:tcPr>
            <w:tcW w:w="7462" w:type="dxa"/>
            <w:shd w:val="clear" w:color="auto" w:fill="auto"/>
          </w:tcPr>
          <w:p w14:paraId="2752C9DA" w14:textId="4208969A" w:rsidR="0020632B" w:rsidRPr="000337E3" w:rsidRDefault="0020632B" w:rsidP="00F24E79">
            <w:pPr>
              <w:pStyle w:val="7pt6"/>
            </w:pPr>
            <w:r w:rsidRPr="000337E3">
              <w:t>7FFF</w:t>
            </w:r>
            <w:r w:rsidRPr="000337E3">
              <w:rPr>
                <w:rStyle w:val="a8"/>
              </w:rPr>
              <w:t>H</w:t>
            </w:r>
          </w:p>
        </w:tc>
      </w:tr>
    </w:tbl>
    <w:p w14:paraId="31EAE211" w14:textId="77777777" w:rsidR="00AC0DA7" w:rsidRPr="000337E3" w:rsidRDefault="00AC0DA7" w:rsidP="007A0894">
      <w:pPr>
        <w:pStyle w:val="SP"/>
      </w:pPr>
    </w:p>
    <w:tbl>
      <w:tblPr>
        <w:tblW w:w="9639" w:type="dxa"/>
        <w:jc w:val="right"/>
        <w:tblLayout w:type="fixed"/>
        <w:tblCellMar>
          <w:left w:w="0" w:type="dxa"/>
          <w:right w:w="0" w:type="dxa"/>
        </w:tblCellMar>
        <w:tblLook w:val="04A0" w:firstRow="1" w:lastRow="0" w:firstColumn="1" w:lastColumn="0" w:noHBand="0" w:noVBand="1"/>
      </w:tblPr>
      <w:tblGrid>
        <w:gridCol w:w="1115"/>
        <w:gridCol w:w="534"/>
        <w:gridCol w:w="534"/>
        <w:gridCol w:w="534"/>
        <w:gridCol w:w="534"/>
        <w:gridCol w:w="534"/>
        <w:gridCol w:w="533"/>
        <w:gridCol w:w="533"/>
        <w:gridCol w:w="532"/>
        <w:gridCol w:w="532"/>
        <w:gridCol w:w="532"/>
        <w:gridCol w:w="532"/>
        <w:gridCol w:w="532"/>
        <w:gridCol w:w="532"/>
        <w:gridCol w:w="532"/>
        <w:gridCol w:w="532"/>
        <w:gridCol w:w="532"/>
      </w:tblGrid>
      <w:tr w:rsidR="00A15CE1" w:rsidRPr="000337E3" w14:paraId="298CB272" w14:textId="77777777" w:rsidTr="00F24E79">
        <w:trPr>
          <w:jc w:val="right"/>
        </w:trPr>
        <w:tc>
          <w:tcPr>
            <w:tcW w:w="1115" w:type="dxa"/>
            <w:shd w:val="clear" w:color="auto" w:fill="auto"/>
          </w:tcPr>
          <w:p w14:paraId="7E032067" w14:textId="77777777" w:rsidR="00A15CE1" w:rsidRPr="000337E3" w:rsidRDefault="00A15CE1" w:rsidP="00F24E79">
            <w:pPr>
              <w:pStyle w:val="bit"/>
            </w:pPr>
          </w:p>
        </w:tc>
        <w:tc>
          <w:tcPr>
            <w:tcW w:w="1602" w:type="dxa"/>
            <w:gridSpan w:val="3"/>
            <w:shd w:val="clear" w:color="auto" w:fill="auto"/>
          </w:tcPr>
          <w:p w14:paraId="31B9D57A" w14:textId="4F5BDA53" w:rsidR="00A15CE1" w:rsidRPr="000337E3" w:rsidRDefault="00A15CE1" w:rsidP="00A15CE1">
            <w:pPr>
              <w:pStyle w:val="7pt0"/>
            </w:pPr>
            <w:r w:rsidRPr="000337E3">
              <w:t>Signed fixed-point format</w:t>
            </w:r>
          </w:p>
        </w:tc>
        <w:tc>
          <w:tcPr>
            <w:tcW w:w="534" w:type="dxa"/>
            <w:shd w:val="clear" w:color="auto" w:fill="auto"/>
          </w:tcPr>
          <w:p w14:paraId="413F834F" w14:textId="77777777" w:rsidR="00A15CE1" w:rsidRPr="000337E3" w:rsidRDefault="00A15CE1" w:rsidP="00F24E79">
            <w:pPr>
              <w:pStyle w:val="bit0"/>
            </w:pPr>
          </w:p>
        </w:tc>
        <w:tc>
          <w:tcPr>
            <w:tcW w:w="534" w:type="dxa"/>
            <w:shd w:val="clear" w:color="auto" w:fill="auto"/>
          </w:tcPr>
          <w:p w14:paraId="3C9D4D4F" w14:textId="77777777" w:rsidR="00A15CE1" w:rsidRPr="000337E3" w:rsidRDefault="00A15CE1" w:rsidP="00F24E79">
            <w:pPr>
              <w:pStyle w:val="bit0"/>
            </w:pPr>
          </w:p>
        </w:tc>
        <w:tc>
          <w:tcPr>
            <w:tcW w:w="533" w:type="dxa"/>
            <w:shd w:val="clear" w:color="auto" w:fill="auto"/>
          </w:tcPr>
          <w:p w14:paraId="79ABA0D8" w14:textId="77777777" w:rsidR="00A15CE1" w:rsidRPr="000337E3" w:rsidRDefault="00A15CE1" w:rsidP="00F24E79">
            <w:pPr>
              <w:pStyle w:val="bit0"/>
            </w:pPr>
          </w:p>
        </w:tc>
        <w:tc>
          <w:tcPr>
            <w:tcW w:w="533" w:type="dxa"/>
            <w:shd w:val="clear" w:color="auto" w:fill="auto"/>
          </w:tcPr>
          <w:p w14:paraId="484673CE" w14:textId="77777777" w:rsidR="00A15CE1" w:rsidRPr="000337E3" w:rsidRDefault="00A15CE1" w:rsidP="00F24E79">
            <w:pPr>
              <w:pStyle w:val="bit0"/>
            </w:pPr>
          </w:p>
        </w:tc>
        <w:tc>
          <w:tcPr>
            <w:tcW w:w="532" w:type="dxa"/>
            <w:shd w:val="clear" w:color="auto" w:fill="auto"/>
          </w:tcPr>
          <w:p w14:paraId="51D5910F" w14:textId="77777777" w:rsidR="00A15CE1" w:rsidRPr="000337E3" w:rsidRDefault="00A15CE1" w:rsidP="00F24E79">
            <w:pPr>
              <w:pStyle w:val="bit0"/>
            </w:pPr>
          </w:p>
        </w:tc>
        <w:tc>
          <w:tcPr>
            <w:tcW w:w="532" w:type="dxa"/>
            <w:shd w:val="clear" w:color="auto" w:fill="auto"/>
          </w:tcPr>
          <w:p w14:paraId="092AC385" w14:textId="77777777" w:rsidR="00A15CE1" w:rsidRPr="000337E3" w:rsidRDefault="00A15CE1" w:rsidP="00F24E79">
            <w:pPr>
              <w:pStyle w:val="bit0"/>
            </w:pPr>
          </w:p>
        </w:tc>
        <w:tc>
          <w:tcPr>
            <w:tcW w:w="532" w:type="dxa"/>
            <w:shd w:val="clear" w:color="auto" w:fill="auto"/>
          </w:tcPr>
          <w:p w14:paraId="489B7B57" w14:textId="77777777" w:rsidR="00A15CE1" w:rsidRPr="000337E3" w:rsidRDefault="00A15CE1" w:rsidP="00F24E79">
            <w:pPr>
              <w:pStyle w:val="bit0"/>
            </w:pPr>
          </w:p>
        </w:tc>
        <w:tc>
          <w:tcPr>
            <w:tcW w:w="532" w:type="dxa"/>
            <w:shd w:val="clear" w:color="auto" w:fill="auto"/>
          </w:tcPr>
          <w:p w14:paraId="0FD79106" w14:textId="77777777" w:rsidR="00A15CE1" w:rsidRPr="000337E3" w:rsidRDefault="00A15CE1" w:rsidP="00F24E79">
            <w:pPr>
              <w:pStyle w:val="bit0"/>
            </w:pPr>
          </w:p>
        </w:tc>
        <w:tc>
          <w:tcPr>
            <w:tcW w:w="532" w:type="dxa"/>
            <w:shd w:val="clear" w:color="auto" w:fill="auto"/>
          </w:tcPr>
          <w:p w14:paraId="5BE3538B" w14:textId="77777777" w:rsidR="00A15CE1" w:rsidRPr="000337E3" w:rsidRDefault="00A15CE1" w:rsidP="00F24E79">
            <w:pPr>
              <w:pStyle w:val="bit0"/>
            </w:pPr>
          </w:p>
        </w:tc>
        <w:tc>
          <w:tcPr>
            <w:tcW w:w="532" w:type="dxa"/>
            <w:shd w:val="clear" w:color="auto" w:fill="auto"/>
          </w:tcPr>
          <w:p w14:paraId="3B08D676" w14:textId="77777777" w:rsidR="00A15CE1" w:rsidRPr="000337E3" w:rsidRDefault="00A15CE1" w:rsidP="00F24E79">
            <w:pPr>
              <w:pStyle w:val="bit0"/>
            </w:pPr>
          </w:p>
        </w:tc>
        <w:tc>
          <w:tcPr>
            <w:tcW w:w="532" w:type="dxa"/>
            <w:shd w:val="clear" w:color="auto" w:fill="auto"/>
          </w:tcPr>
          <w:p w14:paraId="5D1833F9" w14:textId="77777777" w:rsidR="00A15CE1" w:rsidRPr="000337E3" w:rsidRDefault="00A15CE1" w:rsidP="00F24E79">
            <w:pPr>
              <w:pStyle w:val="bit0"/>
            </w:pPr>
          </w:p>
        </w:tc>
        <w:tc>
          <w:tcPr>
            <w:tcW w:w="532" w:type="dxa"/>
            <w:shd w:val="clear" w:color="auto" w:fill="auto"/>
          </w:tcPr>
          <w:p w14:paraId="048EBFC3" w14:textId="77777777" w:rsidR="00A15CE1" w:rsidRPr="000337E3" w:rsidRDefault="00A15CE1" w:rsidP="00F24E79">
            <w:pPr>
              <w:pStyle w:val="bit0"/>
            </w:pPr>
          </w:p>
        </w:tc>
        <w:tc>
          <w:tcPr>
            <w:tcW w:w="532" w:type="dxa"/>
            <w:shd w:val="clear" w:color="auto" w:fill="auto"/>
          </w:tcPr>
          <w:p w14:paraId="735F4952" w14:textId="77777777" w:rsidR="00A15CE1" w:rsidRPr="000337E3" w:rsidRDefault="00A15CE1" w:rsidP="00F24E79">
            <w:pPr>
              <w:pStyle w:val="bit0"/>
            </w:pPr>
          </w:p>
        </w:tc>
      </w:tr>
      <w:tr w:rsidR="00A15CE1" w:rsidRPr="000337E3" w14:paraId="5E08206B" w14:textId="77777777" w:rsidTr="00A15CE1">
        <w:trPr>
          <w:jc w:val="right"/>
        </w:trPr>
        <w:tc>
          <w:tcPr>
            <w:tcW w:w="1115" w:type="dxa"/>
            <w:shd w:val="clear" w:color="auto" w:fill="auto"/>
          </w:tcPr>
          <w:p w14:paraId="77C977FB" w14:textId="77777777" w:rsidR="00A15CE1" w:rsidRPr="000337E3" w:rsidRDefault="00A15CE1" w:rsidP="00F24E79">
            <w:pPr>
              <w:pStyle w:val="bit"/>
            </w:pPr>
            <w:r w:rsidRPr="000337E3">
              <w:t>Bit</w:t>
            </w:r>
          </w:p>
        </w:tc>
        <w:tc>
          <w:tcPr>
            <w:tcW w:w="534" w:type="dxa"/>
            <w:tcBorders>
              <w:bottom w:val="single" w:sz="4" w:space="0" w:color="auto"/>
            </w:tcBorders>
            <w:shd w:val="clear" w:color="auto" w:fill="auto"/>
          </w:tcPr>
          <w:p w14:paraId="070CCF79" w14:textId="77777777" w:rsidR="00A15CE1" w:rsidRPr="000337E3" w:rsidRDefault="00A15CE1" w:rsidP="00F24E79">
            <w:pPr>
              <w:pStyle w:val="bit0"/>
            </w:pPr>
            <w:r w:rsidRPr="000337E3">
              <w:rPr>
                <w:rFonts w:hint="eastAsia"/>
              </w:rPr>
              <w:t>15</w:t>
            </w:r>
          </w:p>
        </w:tc>
        <w:tc>
          <w:tcPr>
            <w:tcW w:w="534" w:type="dxa"/>
            <w:tcBorders>
              <w:bottom w:val="single" w:sz="4" w:space="0" w:color="auto"/>
            </w:tcBorders>
            <w:shd w:val="clear" w:color="auto" w:fill="auto"/>
          </w:tcPr>
          <w:p w14:paraId="11800F08" w14:textId="77777777" w:rsidR="00A15CE1" w:rsidRPr="000337E3" w:rsidRDefault="00A15CE1" w:rsidP="00F24E79">
            <w:pPr>
              <w:pStyle w:val="bit0"/>
            </w:pPr>
            <w:r w:rsidRPr="000337E3">
              <w:rPr>
                <w:rFonts w:hint="eastAsia"/>
              </w:rPr>
              <w:t>14</w:t>
            </w:r>
          </w:p>
        </w:tc>
        <w:tc>
          <w:tcPr>
            <w:tcW w:w="534" w:type="dxa"/>
            <w:tcBorders>
              <w:bottom w:val="single" w:sz="4" w:space="0" w:color="auto"/>
            </w:tcBorders>
            <w:shd w:val="clear" w:color="auto" w:fill="auto"/>
          </w:tcPr>
          <w:p w14:paraId="78CD509D" w14:textId="77777777" w:rsidR="00A15CE1" w:rsidRPr="000337E3" w:rsidRDefault="00A15CE1" w:rsidP="00F24E79">
            <w:pPr>
              <w:pStyle w:val="bit0"/>
            </w:pPr>
            <w:r w:rsidRPr="000337E3">
              <w:rPr>
                <w:rFonts w:hint="eastAsia"/>
              </w:rPr>
              <w:t>13</w:t>
            </w:r>
          </w:p>
        </w:tc>
        <w:tc>
          <w:tcPr>
            <w:tcW w:w="534" w:type="dxa"/>
            <w:tcBorders>
              <w:bottom w:val="single" w:sz="4" w:space="0" w:color="auto"/>
            </w:tcBorders>
            <w:shd w:val="clear" w:color="auto" w:fill="auto"/>
          </w:tcPr>
          <w:p w14:paraId="779A8567" w14:textId="77777777" w:rsidR="00A15CE1" w:rsidRPr="000337E3" w:rsidRDefault="00A15CE1" w:rsidP="00F24E79">
            <w:pPr>
              <w:pStyle w:val="bit0"/>
            </w:pPr>
            <w:r w:rsidRPr="000337E3">
              <w:rPr>
                <w:rFonts w:hint="eastAsia"/>
              </w:rPr>
              <w:t>12</w:t>
            </w:r>
          </w:p>
        </w:tc>
        <w:tc>
          <w:tcPr>
            <w:tcW w:w="534" w:type="dxa"/>
            <w:tcBorders>
              <w:bottom w:val="single" w:sz="4" w:space="0" w:color="auto"/>
            </w:tcBorders>
            <w:shd w:val="clear" w:color="auto" w:fill="auto"/>
          </w:tcPr>
          <w:p w14:paraId="7DFCAFAF" w14:textId="77777777" w:rsidR="00A15CE1" w:rsidRPr="000337E3" w:rsidRDefault="00A15CE1" w:rsidP="00F24E79">
            <w:pPr>
              <w:pStyle w:val="bit0"/>
            </w:pPr>
            <w:r w:rsidRPr="000337E3">
              <w:rPr>
                <w:rFonts w:hint="eastAsia"/>
              </w:rPr>
              <w:t>11</w:t>
            </w:r>
          </w:p>
        </w:tc>
        <w:tc>
          <w:tcPr>
            <w:tcW w:w="533" w:type="dxa"/>
            <w:tcBorders>
              <w:bottom w:val="single" w:sz="4" w:space="0" w:color="auto"/>
            </w:tcBorders>
            <w:shd w:val="clear" w:color="auto" w:fill="auto"/>
          </w:tcPr>
          <w:p w14:paraId="61ECC2BC" w14:textId="77777777" w:rsidR="00A15CE1" w:rsidRPr="000337E3" w:rsidRDefault="00A15CE1" w:rsidP="00F24E79">
            <w:pPr>
              <w:pStyle w:val="bit0"/>
            </w:pPr>
            <w:r w:rsidRPr="000337E3">
              <w:rPr>
                <w:rFonts w:hint="eastAsia"/>
              </w:rPr>
              <w:t>10</w:t>
            </w:r>
          </w:p>
        </w:tc>
        <w:tc>
          <w:tcPr>
            <w:tcW w:w="533" w:type="dxa"/>
            <w:tcBorders>
              <w:bottom w:val="single" w:sz="4" w:space="0" w:color="auto"/>
            </w:tcBorders>
            <w:shd w:val="clear" w:color="auto" w:fill="auto"/>
          </w:tcPr>
          <w:p w14:paraId="52F7915E" w14:textId="77777777" w:rsidR="00A15CE1" w:rsidRPr="000337E3" w:rsidRDefault="00A15CE1" w:rsidP="00F24E79">
            <w:pPr>
              <w:pStyle w:val="bit0"/>
            </w:pPr>
            <w:r w:rsidRPr="000337E3">
              <w:rPr>
                <w:rFonts w:hint="eastAsia"/>
              </w:rPr>
              <w:t>9</w:t>
            </w:r>
          </w:p>
        </w:tc>
        <w:tc>
          <w:tcPr>
            <w:tcW w:w="532" w:type="dxa"/>
            <w:tcBorders>
              <w:bottom w:val="single" w:sz="4" w:space="0" w:color="auto"/>
            </w:tcBorders>
            <w:shd w:val="clear" w:color="auto" w:fill="auto"/>
          </w:tcPr>
          <w:p w14:paraId="7E90B2A3" w14:textId="77777777" w:rsidR="00A15CE1" w:rsidRPr="000337E3" w:rsidRDefault="00A15CE1" w:rsidP="00F24E79">
            <w:pPr>
              <w:pStyle w:val="bit0"/>
            </w:pPr>
            <w:r w:rsidRPr="000337E3">
              <w:rPr>
                <w:rFonts w:hint="eastAsia"/>
              </w:rPr>
              <w:t>8</w:t>
            </w:r>
          </w:p>
        </w:tc>
        <w:tc>
          <w:tcPr>
            <w:tcW w:w="532" w:type="dxa"/>
            <w:tcBorders>
              <w:bottom w:val="single" w:sz="4" w:space="0" w:color="auto"/>
            </w:tcBorders>
            <w:shd w:val="clear" w:color="auto" w:fill="auto"/>
          </w:tcPr>
          <w:p w14:paraId="10222236" w14:textId="77777777" w:rsidR="00A15CE1" w:rsidRPr="000337E3" w:rsidRDefault="00A15CE1" w:rsidP="00F24E79">
            <w:pPr>
              <w:pStyle w:val="bit0"/>
            </w:pPr>
            <w:r w:rsidRPr="000337E3">
              <w:rPr>
                <w:rFonts w:hint="eastAsia"/>
              </w:rPr>
              <w:t>7</w:t>
            </w:r>
          </w:p>
        </w:tc>
        <w:tc>
          <w:tcPr>
            <w:tcW w:w="532" w:type="dxa"/>
            <w:tcBorders>
              <w:bottom w:val="single" w:sz="4" w:space="0" w:color="auto"/>
            </w:tcBorders>
            <w:shd w:val="clear" w:color="auto" w:fill="auto"/>
          </w:tcPr>
          <w:p w14:paraId="08872300" w14:textId="77777777" w:rsidR="00A15CE1" w:rsidRPr="000337E3" w:rsidRDefault="00A15CE1" w:rsidP="00F24E79">
            <w:pPr>
              <w:pStyle w:val="bit0"/>
            </w:pPr>
            <w:r w:rsidRPr="000337E3">
              <w:rPr>
                <w:rFonts w:hint="eastAsia"/>
              </w:rPr>
              <w:t>6</w:t>
            </w:r>
          </w:p>
        </w:tc>
        <w:tc>
          <w:tcPr>
            <w:tcW w:w="532" w:type="dxa"/>
            <w:tcBorders>
              <w:bottom w:val="single" w:sz="4" w:space="0" w:color="auto"/>
            </w:tcBorders>
            <w:shd w:val="clear" w:color="auto" w:fill="auto"/>
          </w:tcPr>
          <w:p w14:paraId="43565F03" w14:textId="77777777" w:rsidR="00A15CE1" w:rsidRPr="000337E3" w:rsidRDefault="00A15CE1" w:rsidP="00F24E79">
            <w:pPr>
              <w:pStyle w:val="bit0"/>
            </w:pPr>
            <w:r w:rsidRPr="000337E3">
              <w:rPr>
                <w:rFonts w:hint="eastAsia"/>
              </w:rPr>
              <w:t>5</w:t>
            </w:r>
          </w:p>
        </w:tc>
        <w:tc>
          <w:tcPr>
            <w:tcW w:w="532" w:type="dxa"/>
            <w:tcBorders>
              <w:bottom w:val="single" w:sz="4" w:space="0" w:color="auto"/>
            </w:tcBorders>
            <w:shd w:val="clear" w:color="auto" w:fill="auto"/>
          </w:tcPr>
          <w:p w14:paraId="6387CFC7" w14:textId="77777777" w:rsidR="00A15CE1" w:rsidRPr="000337E3" w:rsidRDefault="00A15CE1" w:rsidP="00F24E79">
            <w:pPr>
              <w:pStyle w:val="bit0"/>
            </w:pPr>
            <w:r w:rsidRPr="000337E3">
              <w:rPr>
                <w:rFonts w:hint="eastAsia"/>
              </w:rPr>
              <w:t>4</w:t>
            </w:r>
          </w:p>
        </w:tc>
        <w:tc>
          <w:tcPr>
            <w:tcW w:w="532" w:type="dxa"/>
            <w:tcBorders>
              <w:bottom w:val="single" w:sz="4" w:space="0" w:color="auto"/>
            </w:tcBorders>
            <w:shd w:val="clear" w:color="auto" w:fill="auto"/>
          </w:tcPr>
          <w:p w14:paraId="6C3AEF64" w14:textId="77777777" w:rsidR="00A15CE1" w:rsidRPr="000337E3" w:rsidRDefault="00A15CE1" w:rsidP="00F24E79">
            <w:pPr>
              <w:pStyle w:val="bit0"/>
            </w:pPr>
            <w:r w:rsidRPr="000337E3">
              <w:rPr>
                <w:rFonts w:hint="eastAsia"/>
              </w:rPr>
              <w:t>3</w:t>
            </w:r>
          </w:p>
        </w:tc>
        <w:tc>
          <w:tcPr>
            <w:tcW w:w="532" w:type="dxa"/>
            <w:tcBorders>
              <w:bottom w:val="single" w:sz="4" w:space="0" w:color="auto"/>
            </w:tcBorders>
            <w:shd w:val="clear" w:color="auto" w:fill="auto"/>
          </w:tcPr>
          <w:p w14:paraId="2BFEB0F6" w14:textId="77777777" w:rsidR="00A15CE1" w:rsidRPr="000337E3" w:rsidRDefault="00A15CE1" w:rsidP="00F24E79">
            <w:pPr>
              <w:pStyle w:val="bit0"/>
            </w:pPr>
            <w:r w:rsidRPr="000337E3">
              <w:rPr>
                <w:rFonts w:hint="eastAsia"/>
              </w:rPr>
              <w:t>2</w:t>
            </w:r>
          </w:p>
        </w:tc>
        <w:tc>
          <w:tcPr>
            <w:tcW w:w="532" w:type="dxa"/>
            <w:tcBorders>
              <w:bottom w:val="single" w:sz="4" w:space="0" w:color="auto"/>
            </w:tcBorders>
            <w:shd w:val="clear" w:color="auto" w:fill="auto"/>
          </w:tcPr>
          <w:p w14:paraId="64D79AEB" w14:textId="77777777" w:rsidR="00A15CE1" w:rsidRPr="000337E3" w:rsidRDefault="00A15CE1" w:rsidP="00F24E79">
            <w:pPr>
              <w:pStyle w:val="bit0"/>
            </w:pPr>
            <w:r w:rsidRPr="000337E3">
              <w:rPr>
                <w:rFonts w:hint="eastAsia"/>
              </w:rPr>
              <w:t>1</w:t>
            </w:r>
          </w:p>
        </w:tc>
        <w:tc>
          <w:tcPr>
            <w:tcW w:w="532" w:type="dxa"/>
            <w:tcBorders>
              <w:bottom w:val="single" w:sz="4" w:space="0" w:color="auto"/>
            </w:tcBorders>
            <w:shd w:val="clear" w:color="auto" w:fill="auto"/>
          </w:tcPr>
          <w:p w14:paraId="3E5F0323" w14:textId="77777777" w:rsidR="00A15CE1" w:rsidRPr="000337E3" w:rsidRDefault="00A15CE1" w:rsidP="00F24E79">
            <w:pPr>
              <w:pStyle w:val="bit0"/>
            </w:pPr>
            <w:r w:rsidRPr="000337E3">
              <w:rPr>
                <w:rFonts w:hint="eastAsia"/>
              </w:rPr>
              <w:t>0</w:t>
            </w:r>
          </w:p>
        </w:tc>
      </w:tr>
      <w:tr w:rsidR="00A15CE1" w:rsidRPr="000337E3" w14:paraId="4422C049" w14:textId="77777777" w:rsidTr="00F24E79">
        <w:trPr>
          <w:trHeight w:val="567"/>
          <w:jc w:val="right"/>
        </w:trPr>
        <w:tc>
          <w:tcPr>
            <w:tcW w:w="1115" w:type="dxa"/>
            <w:tcBorders>
              <w:right w:val="single" w:sz="4" w:space="0" w:color="auto"/>
            </w:tcBorders>
            <w:shd w:val="clear" w:color="auto" w:fill="auto"/>
            <w:vAlign w:val="center"/>
          </w:tcPr>
          <w:p w14:paraId="78D08661" w14:textId="77777777" w:rsidR="00A15CE1" w:rsidRPr="000337E3" w:rsidRDefault="00A15CE1" w:rsidP="00F24E79">
            <w:pPr>
              <w:pStyle w:val="bit"/>
            </w:pPr>
          </w:p>
        </w:tc>
        <w:tc>
          <w:tcPr>
            <w:tcW w:w="8524" w:type="dxa"/>
            <w:gridSpan w:val="16"/>
            <w:tcBorders>
              <w:top w:val="single" w:sz="4" w:space="0" w:color="auto"/>
              <w:left w:val="single" w:sz="4" w:space="0" w:color="auto"/>
              <w:bottom w:val="single" w:sz="4" w:space="0" w:color="auto"/>
              <w:right w:val="single" w:sz="4" w:space="0" w:color="auto"/>
            </w:tcBorders>
            <w:shd w:val="clear" w:color="auto" w:fill="auto"/>
            <w:vAlign w:val="center"/>
          </w:tcPr>
          <w:p w14:paraId="564C31E3" w14:textId="5BAA2CEF" w:rsidR="00A15CE1" w:rsidRPr="00832F13" w:rsidRDefault="00A15CE1" w:rsidP="00C6595F">
            <w:pPr>
              <w:pStyle w:val="bit0"/>
              <w:rPr>
                <w:vertAlign w:val="superscript"/>
              </w:rPr>
            </w:pPr>
            <w:r w:rsidRPr="000337E3">
              <w:t>TDL</w:t>
            </w:r>
            <w:r w:rsidR="00C6595F">
              <w:t>*</w:t>
            </w:r>
            <w:r w:rsidR="002664E1">
              <w:rPr>
                <w:vertAlign w:val="superscript"/>
              </w:rPr>
              <w:t>1</w:t>
            </w:r>
          </w:p>
        </w:tc>
      </w:tr>
      <w:tr w:rsidR="00A15CE1" w:rsidRPr="000337E3" w14:paraId="4F66C359" w14:textId="77777777" w:rsidTr="00A15CE1">
        <w:trPr>
          <w:jc w:val="right"/>
        </w:trPr>
        <w:tc>
          <w:tcPr>
            <w:tcW w:w="1115" w:type="dxa"/>
            <w:shd w:val="clear" w:color="auto" w:fill="auto"/>
          </w:tcPr>
          <w:p w14:paraId="04377CCD" w14:textId="77777777" w:rsidR="00A15CE1" w:rsidRPr="000337E3" w:rsidRDefault="00A15CE1" w:rsidP="00F24E79">
            <w:pPr>
              <w:pStyle w:val="bit"/>
            </w:pPr>
            <w:r w:rsidRPr="000337E3">
              <w:t>Value after reset</w:t>
            </w:r>
          </w:p>
        </w:tc>
        <w:tc>
          <w:tcPr>
            <w:tcW w:w="534" w:type="dxa"/>
            <w:tcBorders>
              <w:top w:val="single" w:sz="4" w:space="0" w:color="auto"/>
            </w:tcBorders>
            <w:shd w:val="clear" w:color="auto" w:fill="auto"/>
          </w:tcPr>
          <w:p w14:paraId="5FBB7480" w14:textId="77777777" w:rsidR="00A15CE1" w:rsidRPr="000337E3" w:rsidRDefault="00A15CE1" w:rsidP="00F24E79">
            <w:pPr>
              <w:pStyle w:val="bit0"/>
            </w:pPr>
            <w:r w:rsidRPr="000337E3">
              <w:rPr>
                <w:rFonts w:hint="eastAsia"/>
              </w:rPr>
              <w:t>0</w:t>
            </w:r>
          </w:p>
        </w:tc>
        <w:tc>
          <w:tcPr>
            <w:tcW w:w="534" w:type="dxa"/>
            <w:tcBorders>
              <w:top w:val="single" w:sz="4" w:space="0" w:color="auto"/>
            </w:tcBorders>
            <w:shd w:val="clear" w:color="auto" w:fill="auto"/>
          </w:tcPr>
          <w:p w14:paraId="35713CE6" w14:textId="462C5213" w:rsidR="00A15CE1" w:rsidRPr="000337E3" w:rsidRDefault="007A0894" w:rsidP="00F24E79">
            <w:pPr>
              <w:pStyle w:val="bit0"/>
            </w:pPr>
            <w:r w:rsidRPr="000337E3">
              <w:t>1</w:t>
            </w:r>
          </w:p>
        </w:tc>
        <w:tc>
          <w:tcPr>
            <w:tcW w:w="534" w:type="dxa"/>
            <w:tcBorders>
              <w:top w:val="single" w:sz="4" w:space="0" w:color="auto"/>
            </w:tcBorders>
            <w:shd w:val="clear" w:color="auto" w:fill="auto"/>
          </w:tcPr>
          <w:p w14:paraId="543A1AB2" w14:textId="42ED1EB7" w:rsidR="00A15CE1" w:rsidRPr="000337E3" w:rsidRDefault="007A0894" w:rsidP="00F24E79">
            <w:pPr>
              <w:pStyle w:val="bit0"/>
            </w:pPr>
            <w:r w:rsidRPr="000337E3">
              <w:t>1</w:t>
            </w:r>
          </w:p>
        </w:tc>
        <w:tc>
          <w:tcPr>
            <w:tcW w:w="534" w:type="dxa"/>
            <w:tcBorders>
              <w:top w:val="single" w:sz="4" w:space="0" w:color="auto"/>
            </w:tcBorders>
            <w:shd w:val="clear" w:color="auto" w:fill="auto"/>
          </w:tcPr>
          <w:p w14:paraId="541F0205" w14:textId="6E6BAEBD" w:rsidR="00A15CE1" w:rsidRPr="000337E3" w:rsidRDefault="007A0894" w:rsidP="00F24E79">
            <w:pPr>
              <w:pStyle w:val="bit0"/>
            </w:pPr>
            <w:r w:rsidRPr="000337E3">
              <w:t>1</w:t>
            </w:r>
          </w:p>
        </w:tc>
        <w:tc>
          <w:tcPr>
            <w:tcW w:w="534" w:type="dxa"/>
            <w:tcBorders>
              <w:top w:val="single" w:sz="4" w:space="0" w:color="auto"/>
            </w:tcBorders>
            <w:shd w:val="clear" w:color="auto" w:fill="auto"/>
          </w:tcPr>
          <w:p w14:paraId="449D4E1C" w14:textId="1B7BC4C8" w:rsidR="00A15CE1" w:rsidRPr="000337E3" w:rsidRDefault="007A0894" w:rsidP="00F24E79">
            <w:pPr>
              <w:pStyle w:val="bit0"/>
            </w:pPr>
            <w:r w:rsidRPr="000337E3">
              <w:t>1</w:t>
            </w:r>
          </w:p>
        </w:tc>
        <w:tc>
          <w:tcPr>
            <w:tcW w:w="533" w:type="dxa"/>
            <w:tcBorders>
              <w:top w:val="single" w:sz="4" w:space="0" w:color="auto"/>
            </w:tcBorders>
            <w:shd w:val="clear" w:color="auto" w:fill="auto"/>
          </w:tcPr>
          <w:p w14:paraId="61CA6F45" w14:textId="00EC93A7" w:rsidR="00A15CE1" w:rsidRPr="000337E3" w:rsidRDefault="007A0894" w:rsidP="00F24E79">
            <w:pPr>
              <w:pStyle w:val="bit0"/>
            </w:pPr>
            <w:r w:rsidRPr="000337E3">
              <w:t>1</w:t>
            </w:r>
          </w:p>
        </w:tc>
        <w:tc>
          <w:tcPr>
            <w:tcW w:w="533" w:type="dxa"/>
            <w:tcBorders>
              <w:top w:val="single" w:sz="4" w:space="0" w:color="auto"/>
            </w:tcBorders>
            <w:shd w:val="clear" w:color="auto" w:fill="auto"/>
          </w:tcPr>
          <w:p w14:paraId="2E1BA7DF" w14:textId="22FF3F37" w:rsidR="00A15CE1" w:rsidRPr="000337E3" w:rsidRDefault="007A0894" w:rsidP="00F24E79">
            <w:pPr>
              <w:pStyle w:val="bit0"/>
            </w:pPr>
            <w:r w:rsidRPr="000337E3">
              <w:t>1</w:t>
            </w:r>
          </w:p>
        </w:tc>
        <w:tc>
          <w:tcPr>
            <w:tcW w:w="532" w:type="dxa"/>
            <w:tcBorders>
              <w:top w:val="single" w:sz="4" w:space="0" w:color="auto"/>
            </w:tcBorders>
            <w:shd w:val="clear" w:color="auto" w:fill="auto"/>
          </w:tcPr>
          <w:p w14:paraId="7603EEE0" w14:textId="7FD92FA5" w:rsidR="00A15CE1" w:rsidRPr="000337E3" w:rsidRDefault="007A0894" w:rsidP="00F24E79">
            <w:pPr>
              <w:pStyle w:val="bit0"/>
            </w:pPr>
            <w:r w:rsidRPr="000337E3">
              <w:t>1</w:t>
            </w:r>
          </w:p>
        </w:tc>
        <w:tc>
          <w:tcPr>
            <w:tcW w:w="532" w:type="dxa"/>
            <w:tcBorders>
              <w:top w:val="single" w:sz="4" w:space="0" w:color="auto"/>
            </w:tcBorders>
            <w:shd w:val="clear" w:color="auto" w:fill="auto"/>
          </w:tcPr>
          <w:p w14:paraId="0FEFF18D" w14:textId="59054409" w:rsidR="00A15CE1" w:rsidRPr="000337E3" w:rsidRDefault="007A0894" w:rsidP="00F24E79">
            <w:pPr>
              <w:pStyle w:val="bit0"/>
            </w:pPr>
            <w:r w:rsidRPr="000337E3">
              <w:t>1</w:t>
            </w:r>
          </w:p>
        </w:tc>
        <w:tc>
          <w:tcPr>
            <w:tcW w:w="532" w:type="dxa"/>
            <w:tcBorders>
              <w:top w:val="single" w:sz="4" w:space="0" w:color="auto"/>
            </w:tcBorders>
            <w:shd w:val="clear" w:color="auto" w:fill="auto"/>
          </w:tcPr>
          <w:p w14:paraId="0312708A" w14:textId="0F418D6D" w:rsidR="00A15CE1" w:rsidRPr="000337E3" w:rsidRDefault="007A0894" w:rsidP="00F24E79">
            <w:pPr>
              <w:pStyle w:val="bit0"/>
            </w:pPr>
            <w:r w:rsidRPr="000337E3">
              <w:t>1</w:t>
            </w:r>
          </w:p>
        </w:tc>
        <w:tc>
          <w:tcPr>
            <w:tcW w:w="532" w:type="dxa"/>
            <w:tcBorders>
              <w:top w:val="single" w:sz="4" w:space="0" w:color="auto"/>
            </w:tcBorders>
            <w:shd w:val="clear" w:color="auto" w:fill="auto"/>
          </w:tcPr>
          <w:p w14:paraId="75740817" w14:textId="55661160" w:rsidR="00A15CE1" w:rsidRPr="000337E3" w:rsidRDefault="007A0894" w:rsidP="00F24E79">
            <w:pPr>
              <w:pStyle w:val="bit0"/>
            </w:pPr>
            <w:r w:rsidRPr="000337E3">
              <w:t>1</w:t>
            </w:r>
          </w:p>
        </w:tc>
        <w:tc>
          <w:tcPr>
            <w:tcW w:w="532" w:type="dxa"/>
            <w:tcBorders>
              <w:top w:val="single" w:sz="4" w:space="0" w:color="auto"/>
            </w:tcBorders>
            <w:shd w:val="clear" w:color="auto" w:fill="auto"/>
          </w:tcPr>
          <w:p w14:paraId="7F674FC4" w14:textId="193A59E6" w:rsidR="00A15CE1" w:rsidRPr="000337E3" w:rsidRDefault="007A0894" w:rsidP="00F24E79">
            <w:pPr>
              <w:pStyle w:val="bit0"/>
            </w:pPr>
            <w:r w:rsidRPr="000337E3">
              <w:t>1</w:t>
            </w:r>
          </w:p>
        </w:tc>
        <w:tc>
          <w:tcPr>
            <w:tcW w:w="532" w:type="dxa"/>
            <w:tcBorders>
              <w:top w:val="single" w:sz="4" w:space="0" w:color="auto"/>
            </w:tcBorders>
            <w:shd w:val="clear" w:color="auto" w:fill="auto"/>
          </w:tcPr>
          <w:p w14:paraId="396C1B3F" w14:textId="493C34DB" w:rsidR="00A15CE1" w:rsidRPr="000337E3" w:rsidRDefault="007A0894" w:rsidP="00F24E79">
            <w:pPr>
              <w:pStyle w:val="bit0"/>
            </w:pPr>
            <w:r w:rsidRPr="000337E3">
              <w:t>1</w:t>
            </w:r>
          </w:p>
        </w:tc>
        <w:tc>
          <w:tcPr>
            <w:tcW w:w="532" w:type="dxa"/>
            <w:tcBorders>
              <w:top w:val="single" w:sz="4" w:space="0" w:color="auto"/>
            </w:tcBorders>
            <w:shd w:val="clear" w:color="auto" w:fill="auto"/>
          </w:tcPr>
          <w:p w14:paraId="035E2246" w14:textId="02C37674" w:rsidR="00A15CE1" w:rsidRPr="000337E3" w:rsidRDefault="007A0894" w:rsidP="00F24E79">
            <w:pPr>
              <w:pStyle w:val="bit0"/>
            </w:pPr>
            <w:r w:rsidRPr="000337E3">
              <w:t>1</w:t>
            </w:r>
          </w:p>
        </w:tc>
        <w:tc>
          <w:tcPr>
            <w:tcW w:w="532" w:type="dxa"/>
            <w:tcBorders>
              <w:top w:val="single" w:sz="4" w:space="0" w:color="auto"/>
            </w:tcBorders>
            <w:shd w:val="clear" w:color="auto" w:fill="auto"/>
          </w:tcPr>
          <w:p w14:paraId="4D557780" w14:textId="6DC61D17" w:rsidR="00A15CE1" w:rsidRPr="000337E3" w:rsidRDefault="007A0894" w:rsidP="00F24E79">
            <w:pPr>
              <w:pStyle w:val="bit0"/>
            </w:pPr>
            <w:r w:rsidRPr="000337E3">
              <w:t>1</w:t>
            </w:r>
          </w:p>
        </w:tc>
        <w:tc>
          <w:tcPr>
            <w:tcW w:w="532" w:type="dxa"/>
            <w:tcBorders>
              <w:top w:val="single" w:sz="4" w:space="0" w:color="auto"/>
            </w:tcBorders>
            <w:shd w:val="clear" w:color="auto" w:fill="auto"/>
          </w:tcPr>
          <w:p w14:paraId="62D63972" w14:textId="7651220A" w:rsidR="00A15CE1" w:rsidRPr="000337E3" w:rsidRDefault="007A0894" w:rsidP="00F24E79">
            <w:pPr>
              <w:pStyle w:val="bit0"/>
            </w:pPr>
            <w:r w:rsidRPr="000337E3">
              <w:t>1</w:t>
            </w:r>
          </w:p>
        </w:tc>
      </w:tr>
      <w:tr w:rsidR="007A0894" w:rsidRPr="000337E3" w14:paraId="1D6CAD37" w14:textId="77777777" w:rsidTr="00A15CE1">
        <w:trPr>
          <w:jc w:val="right"/>
        </w:trPr>
        <w:tc>
          <w:tcPr>
            <w:tcW w:w="1115" w:type="dxa"/>
            <w:shd w:val="clear" w:color="auto" w:fill="auto"/>
          </w:tcPr>
          <w:p w14:paraId="34610D9E" w14:textId="77777777" w:rsidR="007A0894" w:rsidRPr="000337E3" w:rsidRDefault="007A0894" w:rsidP="007A0894">
            <w:pPr>
              <w:pStyle w:val="bit"/>
            </w:pPr>
            <w:r w:rsidRPr="000337E3">
              <w:t>R/W</w:t>
            </w:r>
          </w:p>
        </w:tc>
        <w:tc>
          <w:tcPr>
            <w:tcW w:w="534" w:type="dxa"/>
            <w:shd w:val="clear" w:color="auto" w:fill="auto"/>
          </w:tcPr>
          <w:p w14:paraId="0A54298A" w14:textId="0B9F9D10" w:rsidR="007A0894" w:rsidRPr="000337E3" w:rsidRDefault="007A0894" w:rsidP="007A0894">
            <w:pPr>
              <w:pStyle w:val="bit0"/>
            </w:pPr>
            <w:r w:rsidRPr="000337E3">
              <w:t>R</w:t>
            </w:r>
          </w:p>
        </w:tc>
        <w:tc>
          <w:tcPr>
            <w:tcW w:w="534" w:type="dxa"/>
            <w:shd w:val="clear" w:color="auto" w:fill="auto"/>
          </w:tcPr>
          <w:p w14:paraId="59CA3D04" w14:textId="342AD014" w:rsidR="007A0894" w:rsidRPr="000337E3" w:rsidRDefault="007A0894" w:rsidP="007A0894">
            <w:pPr>
              <w:pStyle w:val="bit0"/>
            </w:pPr>
            <w:r w:rsidRPr="000337E3">
              <w:t>R/W</w:t>
            </w:r>
          </w:p>
        </w:tc>
        <w:tc>
          <w:tcPr>
            <w:tcW w:w="534" w:type="dxa"/>
            <w:shd w:val="clear" w:color="auto" w:fill="auto"/>
          </w:tcPr>
          <w:p w14:paraId="3E93B0E6" w14:textId="697D6CC6" w:rsidR="007A0894" w:rsidRPr="000337E3" w:rsidRDefault="007A0894" w:rsidP="007A0894">
            <w:pPr>
              <w:pStyle w:val="bit0"/>
            </w:pPr>
            <w:r w:rsidRPr="000337E3">
              <w:t>R/W</w:t>
            </w:r>
          </w:p>
        </w:tc>
        <w:tc>
          <w:tcPr>
            <w:tcW w:w="534" w:type="dxa"/>
            <w:shd w:val="clear" w:color="auto" w:fill="auto"/>
          </w:tcPr>
          <w:p w14:paraId="42F6375A" w14:textId="0BC2DC26" w:rsidR="007A0894" w:rsidRPr="000337E3" w:rsidRDefault="007A0894" w:rsidP="007A0894">
            <w:pPr>
              <w:pStyle w:val="bit0"/>
            </w:pPr>
            <w:r w:rsidRPr="000337E3">
              <w:t>R/W</w:t>
            </w:r>
          </w:p>
        </w:tc>
        <w:tc>
          <w:tcPr>
            <w:tcW w:w="534" w:type="dxa"/>
            <w:shd w:val="clear" w:color="auto" w:fill="auto"/>
          </w:tcPr>
          <w:p w14:paraId="7AB662B1" w14:textId="4D8446B7" w:rsidR="007A0894" w:rsidRPr="000337E3" w:rsidRDefault="007A0894" w:rsidP="007A0894">
            <w:pPr>
              <w:pStyle w:val="bit0"/>
            </w:pPr>
            <w:r w:rsidRPr="000337E3">
              <w:t>R/W</w:t>
            </w:r>
          </w:p>
        </w:tc>
        <w:tc>
          <w:tcPr>
            <w:tcW w:w="533" w:type="dxa"/>
            <w:shd w:val="clear" w:color="auto" w:fill="auto"/>
          </w:tcPr>
          <w:p w14:paraId="41F508D3" w14:textId="0822B028" w:rsidR="007A0894" w:rsidRPr="000337E3" w:rsidRDefault="007A0894" w:rsidP="007A0894">
            <w:pPr>
              <w:pStyle w:val="bit0"/>
            </w:pPr>
            <w:r w:rsidRPr="000337E3">
              <w:t>R/W</w:t>
            </w:r>
          </w:p>
        </w:tc>
        <w:tc>
          <w:tcPr>
            <w:tcW w:w="533" w:type="dxa"/>
            <w:shd w:val="clear" w:color="auto" w:fill="auto"/>
          </w:tcPr>
          <w:p w14:paraId="70606F79" w14:textId="0641FA79" w:rsidR="007A0894" w:rsidRPr="000337E3" w:rsidRDefault="007A0894" w:rsidP="007A0894">
            <w:pPr>
              <w:pStyle w:val="bit0"/>
            </w:pPr>
            <w:r w:rsidRPr="000337E3">
              <w:t>R/W</w:t>
            </w:r>
          </w:p>
        </w:tc>
        <w:tc>
          <w:tcPr>
            <w:tcW w:w="532" w:type="dxa"/>
            <w:shd w:val="clear" w:color="auto" w:fill="auto"/>
          </w:tcPr>
          <w:p w14:paraId="3EA17995" w14:textId="2C9EF265" w:rsidR="007A0894" w:rsidRPr="000337E3" w:rsidRDefault="007A0894" w:rsidP="007A0894">
            <w:pPr>
              <w:pStyle w:val="bit0"/>
            </w:pPr>
            <w:r w:rsidRPr="000337E3">
              <w:t>R/W</w:t>
            </w:r>
          </w:p>
        </w:tc>
        <w:tc>
          <w:tcPr>
            <w:tcW w:w="532" w:type="dxa"/>
            <w:shd w:val="clear" w:color="auto" w:fill="auto"/>
          </w:tcPr>
          <w:p w14:paraId="53C21016" w14:textId="0BBF3A5B" w:rsidR="007A0894" w:rsidRPr="000337E3" w:rsidRDefault="007A0894" w:rsidP="007A0894">
            <w:pPr>
              <w:pStyle w:val="bit0"/>
            </w:pPr>
            <w:r w:rsidRPr="000337E3">
              <w:t>R/W</w:t>
            </w:r>
          </w:p>
        </w:tc>
        <w:tc>
          <w:tcPr>
            <w:tcW w:w="532" w:type="dxa"/>
            <w:shd w:val="clear" w:color="auto" w:fill="auto"/>
          </w:tcPr>
          <w:p w14:paraId="56EFF65B" w14:textId="0BBD46CE" w:rsidR="007A0894" w:rsidRPr="000337E3" w:rsidRDefault="007A0894" w:rsidP="007A0894">
            <w:pPr>
              <w:pStyle w:val="bit0"/>
            </w:pPr>
            <w:r w:rsidRPr="000337E3">
              <w:t>R/W</w:t>
            </w:r>
          </w:p>
        </w:tc>
        <w:tc>
          <w:tcPr>
            <w:tcW w:w="532" w:type="dxa"/>
            <w:shd w:val="clear" w:color="auto" w:fill="auto"/>
          </w:tcPr>
          <w:p w14:paraId="4ECADD25" w14:textId="3CB6CE36" w:rsidR="007A0894" w:rsidRPr="000337E3" w:rsidRDefault="007A0894" w:rsidP="007A0894">
            <w:pPr>
              <w:pStyle w:val="bit0"/>
            </w:pPr>
            <w:r w:rsidRPr="000337E3">
              <w:t>R/W</w:t>
            </w:r>
          </w:p>
        </w:tc>
        <w:tc>
          <w:tcPr>
            <w:tcW w:w="532" w:type="dxa"/>
            <w:shd w:val="clear" w:color="auto" w:fill="auto"/>
          </w:tcPr>
          <w:p w14:paraId="5792B758" w14:textId="5E26C751" w:rsidR="007A0894" w:rsidRPr="000337E3" w:rsidRDefault="007A0894" w:rsidP="007A0894">
            <w:pPr>
              <w:pStyle w:val="bit0"/>
            </w:pPr>
            <w:r w:rsidRPr="000337E3">
              <w:t>R/W</w:t>
            </w:r>
          </w:p>
        </w:tc>
        <w:tc>
          <w:tcPr>
            <w:tcW w:w="532" w:type="dxa"/>
            <w:shd w:val="clear" w:color="auto" w:fill="auto"/>
          </w:tcPr>
          <w:p w14:paraId="3290A22E" w14:textId="3115D35B" w:rsidR="007A0894" w:rsidRPr="000337E3" w:rsidRDefault="007A0894" w:rsidP="007A0894">
            <w:pPr>
              <w:pStyle w:val="bit0"/>
            </w:pPr>
            <w:r w:rsidRPr="000337E3">
              <w:t>R/W</w:t>
            </w:r>
          </w:p>
        </w:tc>
        <w:tc>
          <w:tcPr>
            <w:tcW w:w="532" w:type="dxa"/>
            <w:shd w:val="clear" w:color="auto" w:fill="auto"/>
          </w:tcPr>
          <w:p w14:paraId="71AA982C" w14:textId="755C8905" w:rsidR="007A0894" w:rsidRPr="000337E3" w:rsidRDefault="007A0894" w:rsidP="007A0894">
            <w:pPr>
              <w:pStyle w:val="bit0"/>
            </w:pPr>
            <w:r w:rsidRPr="000337E3">
              <w:t>R/W</w:t>
            </w:r>
          </w:p>
        </w:tc>
        <w:tc>
          <w:tcPr>
            <w:tcW w:w="532" w:type="dxa"/>
            <w:shd w:val="clear" w:color="auto" w:fill="auto"/>
          </w:tcPr>
          <w:p w14:paraId="389CCB8B" w14:textId="23485162" w:rsidR="007A0894" w:rsidRPr="000337E3" w:rsidRDefault="007A0894" w:rsidP="007A0894">
            <w:pPr>
              <w:pStyle w:val="bit0"/>
            </w:pPr>
            <w:r w:rsidRPr="000337E3">
              <w:t>R/W</w:t>
            </w:r>
          </w:p>
        </w:tc>
        <w:tc>
          <w:tcPr>
            <w:tcW w:w="532" w:type="dxa"/>
            <w:shd w:val="clear" w:color="auto" w:fill="auto"/>
          </w:tcPr>
          <w:p w14:paraId="72395B33" w14:textId="2866D254" w:rsidR="007A0894" w:rsidRPr="000337E3" w:rsidRDefault="007A0894" w:rsidP="007A0894">
            <w:pPr>
              <w:pStyle w:val="bit0"/>
            </w:pPr>
            <w:r w:rsidRPr="000337E3">
              <w:t>R/W</w:t>
            </w:r>
          </w:p>
        </w:tc>
      </w:tr>
      <w:tr w:rsidR="00A15CE1" w:rsidRPr="000337E3" w14:paraId="5E5AB0C9" w14:textId="77777777" w:rsidTr="00A15CE1">
        <w:trPr>
          <w:jc w:val="right"/>
        </w:trPr>
        <w:tc>
          <w:tcPr>
            <w:tcW w:w="1115" w:type="dxa"/>
            <w:shd w:val="clear" w:color="auto" w:fill="auto"/>
          </w:tcPr>
          <w:p w14:paraId="169BDFBF" w14:textId="77777777" w:rsidR="00A15CE1" w:rsidRPr="000337E3" w:rsidRDefault="00A15CE1" w:rsidP="00F24E79">
            <w:pPr>
              <w:pStyle w:val="bit"/>
            </w:pPr>
          </w:p>
        </w:tc>
        <w:tc>
          <w:tcPr>
            <w:tcW w:w="1068" w:type="dxa"/>
            <w:gridSpan w:val="2"/>
            <w:shd w:val="clear" w:color="auto" w:fill="auto"/>
          </w:tcPr>
          <w:p w14:paraId="4F705BD2" w14:textId="45CB787A" w:rsidR="00A15CE1" w:rsidRPr="000337E3" w:rsidRDefault="00A15CE1" w:rsidP="00F24E79">
            <w:pPr>
              <w:pStyle w:val="bit0"/>
              <w:rPr>
                <w:rFonts w:cs="Arial"/>
              </w:rPr>
            </w:pPr>
            <w:r w:rsidRPr="000337E3">
              <w:rPr>
                <w:rFonts w:cs="Arial"/>
              </w:rPr>
              <w:t>↑</w:t>
            </w:r>
          </w:p>
        </w:tc>
        <w:tc>
          <w:tcPr>
            <w:tcW w:w="534" w:type="dxa"/>
            <w:shd w:val="clear" w:color="auto" w:fill="auto"/>
          </w:tcPr>
          <w:p w14:paraId="247F61BB" w14:textId="77777777" w:rsidR="00A15CE1" w:rsidRPr="000337E3" w:rsidRDefault="00A15CE1" w:rsidP="00F24E79">
            <w:pPr>
              <w:pStyle w:val="bit0"/>
            </w:pPr>
          </w:p>
        </w:tc>
        <w:tc>
          <w:tcPr>
            <w:tcW w:w="534" w:type="dxa"/>
            <w:shd w:val="clear" w:color="auto" w:fill="auto"/>
          </w:tcPr>
          <w:p w14:paraId="45D4FFA0" w14:textId="77777777" w:rsidR="00A15CE1" w:rsidRPr="000337E3" w:rsidRDefault="00A15CE1" w:rsidP="00F24E79">
            <w:pPr>
              <w:pStyle w:val="bit0"/>
            </w:pPr>
          </w:p>
        </w:tc>
        <w:tc>
          <w:tcPr>
            <w:tcW w:w="534" w:type="dxa"/>
            <w:shd w:val="clear" w:color="auto" w:fill="auto"/>
          </w:tcPr>
          <w:p w14:paraId="175F7BE9" w14:textId="77777777" w:rsidR="00A15CE1" w:rsidRPr="000337E3" w:rsidRDefault="00A15CE1" w:rsidP="00F24E79">
            <w:pPr>
              <w:pStyle w:val="bit0"/>
            </w:pPr>
          </w:p>
        </w:tc>
        <w:tc>
          <w:tcPr>
            <w:tcW w:w="533" w:type="dxa"/>
            <w:shd w:val="clear" w:color="auto" w:fill="auto"/>
          </w:tcPr>
          <w:p w14:paraId="45216ADE" w14:textId="77777777" w:rsidR="00A15CE1" w:rsidRPr="000337E3" w:rsidRDefault="00A15CE1" w:rsidP="00F24E79">
            <w:pPr>
              <w:pStyle w:val="bit0"/>
            </w:pPr>
          </w:p>
        </w:tc>
        <w:tc>
          <w:tcPr>
            <w:tcW w:w="533" w:type="dxa"/>
            <w:shd w:val="clear" w:color="auto" w:fill="auto"/>
          </w:tcPr>
          <w:p w14:paraId="2E0D9C98" w14:textId="77777777" w:rsidR="00A15CE1" w:rsidRPr="000337E3" w:rsidRDefault="00A15CE1" w:rsidP="00F24E79">
            <w:pPr>
              <w:pStyle w:val="bit0"/>
            </w:pPr>
          </w:p>
        </w:tc>
        <w:tc>
          <w:tcPr>
            <w:tcW w:w="532" w:type="dxa"/>
            <w:shd w:val="clear" w:color="auto" w:fill="auto"/>
          </w:tcPr>
          <w:p w14:paraId="5B3D33CE" w14:textId="77777777" w:rsidR="00A15CE1" w:rsidRPr="000337E3" w:rsidRDefault="00A15CE1" w:rsidP="00F24E79">
            <w:pPr>
              <w:pStyle w:val="bit0"/>
            </w:pPr>
          </w:p>
        </w:tc>
        <w:tc>
          <w:tcPr>
            <w:tcW w:w="532" w:type="dxa"/>
            <w:shd w:val="clear" w:color="auto" w:fill="auto"/>
          </w:tcPr>
          <w:p w14:paraId="55F955B4" w14:textId="77777777" w:rsidR="00A15CE1" w:rsidRPr="000337E3" w:rsidRDefault="00A15CE1" w:rsidP="00F24E79">
            <w:pPr>
              <w:pStyle w:val="bit0"/>
            </w:pPr>
          </w:p>
        </w:tc>
        <w:tc>
          <w:tcPr>
            <w:tcW w:w="532" w:type="dxa"/>
            <w:shd w:val="clear" w:color="auto" w:fill="auto"/>
          </w:tcPr>
          <w:p w14:paraId="5959BB7F" w14:textId="77777777" w:rsidR="00A15CE1" w:rsidRPr="000337E3" w:rsidRDefault="00A15CE1" w:rsidP="00F24E79">
            <w:pPr>
              <w:pStyle w:val="bit0"/>
            </w:pPr>
          </w:p>
        </w:tc>
        <w:tc>
          <w:tcPr>
            <w:tcW w:w="532" w:type="dxa"/>
            <w:shd w:val="clear" w:color="auto" w:fill="auto"/>
          </w:tcPr>
          <w:p w14:paraId="627AE08F" w14:textId="77777777" w:rsidR="00A15CE1" w:rsidRPr="000337E3" w:rsidRDefault="00A15CE1" w:rsidP="00F24E79">
            <w:pPr>
              <w:pStyle w:val="bit0"/>
            </w:pPr>
          </w:p>
        </w:tc>
        <w:tc>
          <w:tcPr>
            <w:tcW w:w="532" w:type="dxa"/>
            <w:shd w:val="clear" w:color="auto" w:fill="auto"/>
          </w:tcPr>
          <w:p w14:paraId="1F05BD98" w14:textId="77777777" w:rsidR="00A15CE1" w:rsidRPr="000337E3" w:rsidRDefault="00A15CE1" w:rsidP="00F24E79">
            <w:pPr>
              <w:pStyle w:val="bit0"/>
            </w:pPr>
          </w:p>
        </w:tc>
        <w:tc>
          <w:tcPr>
            <w:tcW w:w="532" w:type="dxa"/>
            <w:shd w:val="clear" w:color="auto" w:fill="auto"/>
          </w:tcPr>
          <w:p w14:paraId="3A473C6C" w14:textId="77777777" w:rsidR="00A15CE1" w:rsidRPr="000337E3" w:rsidRDefault="00A15CE1" w:rsidP="00F24E79">
            <w:pPr>
              <w:pStyle w:val="bit0"/>
            </w:pPr>
          </w:p>
        </w:tc>
        <w:tc>
          <w:tcPr>
            <w:tcW w:w="532" w:type="dxa"/>
            <w:shd w:val="clear" w:color="auto" w:fill="auto"/>
          </w:tcPr>
          <w:p w14:paraId="59E5CAA8" w14:textId="77777777" w:rsidR="00A15CE1" w:rsidRPr="000337E3" w:rsidRDefault="00A15CE1" w:rsidP="00F24E79">
            <w:pPr>
              <w:pStyle w:val="bit0"/>
            </w:pPr>
          </w:p>
        </w:tc>
        <w:tc>
          <w:tcPr>
            <w:tcW w:w="532" w:type="dxa"/>
            <w:shd w:val="clear" w:color="auto" w:fill="auto"/>
          </w:tcPr>
          <w:p w14:paraId="5F9C7D8D" w14:textId="77777777" w:rsidR="00A15CE1" w:rsidRPr="000337E3" w:rsidRDefault="00A15CE1" w:rsidP="00F24E79">
            <w:pPr>
              <w:pStyle w:val="bit0"/>
            </w:pPr>
          </w:p>
        </w:tc>
        <w:tc>
          <w:tcPr>
            <w:tcW w:w="532" w:type="dxa"/>
            <w:shd w:val="clear" w:color="auto" w:fill="auto"/>
          </w:tcPr>
          <w:p w14:paraId="118960FE" w14:textId="77777777" w:rsidR="00A15CE1" w:rsidRPr="000337E3" w:rsidRDefault="00A15CE1" w:rsidP="00F24E79">
            <w:pPr>
              <w:pStyle w:val="bit0"/>
            </w:pPr>
          </w:p>
        </w:tc>
      </w:tr>
      <w:tr w:rsidR="00A15CE1" w:rsidRPr="000337E3" w14:paraId="7A6E80BE" w14:textId="77777777" w:rsidTr="00F24E79">
        <w:trPr>
          <w:jc w:val="right"/>
        </w:trPr>
        <w:tc>
          <w:tcPr>
            <w:tcW w:w="1115" w:type="dxa"/>
            <w:shd w:val="clear" w:color="auto" w:fill="auto"/>
          </w:tcPr>
          <w:p w14:paraId="56AC1DA2" w14:textId="77777777" w:rsidR="00A15CE1" w:rsidRPr="000337E3" w:rsidRDefault="00A15CE1" w:rsidP="00F24E79">
            <w:pPr>
              <w:pStyle w:val="bit"/>
            </w:pPr>
          </w:p>
        </w:tc>
        <w:tc>
          <w:tcPr>
            <w:tcW w:w="1602" w:type="dxa"/>
            <w:gridSpan w:val="3"/>
            <w:shd w:val="clear" w:color="auto" w:fill="auto"/>
          </w:tcPr>
          <w:p w14:paraId="477B257F" w14:textId="07611C42" w:rsidR="00A15CE1" w:rsidRPr="000337E3" w:rsidRDefault="00A15CE1" w:rsidP="00A15CE1">
            <w:pPr>
              <w:pStyle w:val="7pt0"/>
            </w:pPr>
            <w:r w:rsidRPr="000337E3">
              <w:t>Decimal point position</w:t>
            </w:r>
          </w:p>
        </w:tc>
        <w:tc>
          <w:tcPr>
            <w:tcW w:w="534" w:type="dxa"/>
            <w:shd w:val="clear" w:color="auto" w:fill="auto"/>
          </w:tcPr>
          <w:p w14:paraId="5A5A54EC" w14:textId="77777777" w:rsidR="00A15CE1" w:rsidRPr="000337E3" w:rsidRDefault="00A15CE1" w:rsidP="00F24E79">
            <w:pPr>
              <w:pStyle w:val="bit0"/>
            </w:pPr>
          </w:p>
        </w:tc>
        <w:tc>
          <w:tcPr>
            <w:tcW w:w="534" w:type="dxa"/>
            <w:shd w:val="clear" w:color="auto" w:fill="auto"/>
          </w:tcPr>
          <w:p w14:paraId="5678CF21" w14:textId="77777777" w:rsidR="00A15CE1" w:rsidRPr="000337E3" w:rsidRDefault="00A15CE1" w:rsidP="00F24E79">
            <w:pPr>
              <w:pStyle w:val="bit0"/>
            </w:pPr>
          </w:p>
        </w:tc>
        <w:tc>
          <w:tcPr>
            <w:tcW w:w="533" w:type="dxa"/>
            <w:shd w:val="clear" w:color="auto" w:fill="auto"/>
          </w:tcPr>
          <w:p w14:paraId="73AF0651" w14:textId="77777777" w:rsidR="00A15CE1" w:rsidRPr="000337E3" w:rsidRDefault="00A15CE1" w:rsidP="00F24E79">
            <w:pPr>
              <w:pStyle w:val="bit0"/>
            </w:pPr>
          </w:p>
        </w:tc>
        <w:tc>
          <w:tcPr>
            <w:tcW w:w="533" w:type="dxa"/>
            <w:shd w:val="clear" w:color="auto" w:fill="auto"/>
          </w:tcPr>
          <w:p w14:paraId="1C924FC2" w14:textId="77777777" w:rsidR="00A15CE1" w:rsidRPr="000337E3" w:rsidRDefault="00A15CE1" w:rsidP="00F24E79">
            <w:pPr>
              <w:pStyle w:val="bit0"/>
            </w:pPr>
          </w:p>
        </w:tc>
        <w:tc>
          <w:tcPr>
            <w:tcW w:w="532" w:type="dxa"/>
            <w:shd w:val="clear" w:color="auto" w:fill="auto"/>
          </w:tcPr>
          <w:p w14:paraId="340A828B" w14:textId="77777777" w:rsidR="00A15CE1" w:rsidRPr="000337E3" w:rsidRDefault="00A15CE1" w:rsidP="00F24E79">
            <w:pPr>
              <w:pStyle w:val="bit0"/>
            </w:pPr>
          </w:p>
        </w:tc>
        <w:tc>
          <w:tcPr>
            <w:tcW w:w="532" w:type="dxa"/>
            <w:shd w:val="clear" w:color="auto" w:fill="auto"/>
          </w:tcPr>
          <w:p w14:paraId="123EE9C3" w14:textId="77777777" w:rsidR="00A15CE1" w:rsidRPr="000337E3" w:rsidRDefault="00A15CE1" w:rsidP="00F24E79">
            <w:pPr>
              <w:pStyle w:val="bit0"/>
            </w:pPr>
          </w:p>
        </w:tc>
        <w:tc>
          <w:tcPr>
            <w:tcW w:w="532" w:type="dxa"/>
            <w:shd w:val="clear" w:color="auto" w:fill="auto"/>
          </w:tcPr>
          <w:p w14:paraId="129A9A76" w14:textId="77777777" w:rsidR="00A15CE1" w:rsidRPr="000337E3" w:rsidRDefault="00A15CE1" w:rsidP="00F24E79">
            <w:pPr>
              <w:pStyle w:val="bit0"/>
            </w:pPr>
          </w:p>
        </w:tc>
        <w:tc>
          <w:tcPr>
            <w:tcW w:w="532" w:type="dxa"/>
            <w:shd w:val="clear" w:color="auto" w:fill="auto"/>
          </w:tcPr>
          <w:p w14:paraId="50245252" w14:textId="77777777" w:rsidR="00A15CE1" w:rsidRPr="000337E3" w:rsidRDefault="00A15CE1" w:rsidP="00F24E79">
            <w:pPr>
              <w:pStyle w:val="bit0"/>
            </w:pPr>
          </w:p>
        </w:tc>
        <w:tc>
          <w:tcPr>
            <w:tcW w:w="532" w:type="dxa"/>
            <w:shd w:val="clear" w:color="auto" w:fill="auto"/>
          </w:tcPr>
          <w:p w14:paraId="1C76E923" w14:textId="77777777" w:rsidR="00A15CE1" w:rsidRPr="000337E3" w:rsidRDefault="00A15CE1" w:rsidP="00F24E79">
            <w:pPr>
              <w:pStyle w:val="bit0"/>
            </w:pPr>
          </w:p>
        </w:tc>
        <w:tc>
          <w:tcPr>
            <w:tcW w:w="532" w:type="dxa"/>
            <w:shd w:val="clear" w:color="auto" w:fill="auto"/>
          </w:tcPr>
          <w:p w14:paraId="18DA92EC" w14:textId="77777777" w:rsidR="00A15CE1" w:rsidRPr="000337E3" w:rsidRDefault="00A15CE1" w:rsidP="00F24E79">
            <w:pPr>
              <w:pStyle w:val="bit0"/>
            </w:pPr>
          </w:p>
        </w:tc>
        <w:tc>
          <w:tcPr>
            <w:tcW w:w="532" w:type="dxa"/>
            <w:shd w:val="clear" w:color="auto" w:fill="auto"/>
          </w:tcPr>
          <w:p w14:paraId="14432BD9" w14:textId="77777777" w:rsidR="00A15CE1" w:rsidRPr="000337E3" w:rsidRDefault="00A15CE1" w:rsidP="00F24E79">
            <w:pPr>
              <w:pStyle w:val="bit0"/>
            </w:pPr>
          </w:p>
        </w:tc>
        <w:tc>
          <w:tcPr>
            <w:tcW w:w="532" w:type="dxa"/>
            <w:shd w:val="clear" w:color="auto" w:fill="auto"/>
          </w:tcPr>
          <w:p w14:paraId="6FF5DB93" w14:textId="77777777" w:rsidR="00A15CE1" w:rsidRPr="000337E3" w:rsidRDefault="00A15CE1" w:rsidP="00F24E79">
            <w:pPr>
              <w:pStyle w:val="bit0"/>
            </w:pPr>
          </w:p>
        </w:tc>
        <w:tc>
          <w:tcPr>
            <w:tcW w:w="532" w:type="dxa"/>
            <w:shd w:val="clear" w:color="auto" w:fill="auto"/>
          </w:tcPr>
          <w:p w14:paraId="45F59C00" w14:textId="77777777" w:rsidR="00A15CE1" w:rsidRPr="000337E3" w:rsidRDefault="00A15CE1" w:rsidP="00F24E79">
            <w:pPr>
              <w:pStyle w:val="bit0"/>
            </w:pPr>
          </w:p>
        </w:tc>
      </w:tr>
      <w:tr w:rsidR="002664E1" w:rsidRPr="000337E3" w14:paraId="36A83797" w14:textId="77777777" w:rsidTr="002664E1">
        <w:trPr>
          <w:jc w:val="right"/>
        </w:trPr>
        <w:tc>
          <w:tcPr>
            <w:tcW w:w="1115" w:type="dxa"/>
            <w:shd w:val="clear" w:color="auto" w:fill="auto"/>
          </w:tcPr>
          <w:p w14:paraId="525F5DC7" w14:textId="77777777" w:rsidR="002664E1" w:rsidRPr="002664E1" w:rsidRDefault="002664E1" w:rsidP="00832F13">
            <w:pPr>
              <w:pStyle w:val="bit"/>
              <w:jc w:val="left"/>
            </w:pPr>
          </w:p>
        </w:tc>
        <w:tc>
          <w:tcPr>
            <w:tcW w:w="8524" w:type="dxa"/>
            <w:gridSpan w:val="16"/>
            <w:shd w:val="clear" w:color="auto" w:fill="auto"/>
          </w:tcPr>
          <w:p w14:paraId="0B397773" w14:textId="2A8AA338" w:rsidR="002664E1" w:rsidRPr="002664E1" w:rsidRDefault="00FB09C5" w:rsidP="00C6595F">
            <w:pPr>
              <w:pStyle w:val="12"/>
              <w:numPr>
                <w:ilvl w:val="0"/>
                <w:numId w:val="43"/>
              </w:numPr>
            </w:pPr>
            <w:r>
              <w:t>TDL</w:t>
            </w:r>
            <w:r w:rsidRPr="00832F13">
              <w:t>[15]: Sign bit (always 0)</w:t>
            </w:r>
          </w:p>
        </w:tc>
      </w:tr>
    </w:tbl>
    <w:p w14:paraId="300ACB32" w14:textId="087748BF" w:rsidR="001A4B94" w:rsidRPr="000337E3" w:rsidRDefault="001A4B94" w:rsidP="001A4B94">
      <w:pPr>
        <w:pStyle w:val="Caption"/>
      </w:pPr>
      <w:r w:rsidRPr="000337E3">
        <w:t xml:space="preserve">Table </w:t>
      </w:r>
      <w:r w:rsidR="00890203">
        <w:fldChar w:fldCharType="begin"/>
      </w:r>
      <w:r w:rsidR="00890203">
        <w:instrText xml:space="preserve"> STYLEREF 1 \s </w:instrText>
      </w:r>
      <w:r w:rsidR="00890203">
        <w:fldChar w:fldCharType="separate"/>
      </w:r>
      <w:r w:rsidR="004243E0">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D94BFE">
        <w:rPr>
          <w:noProof/>
        </w:rPr>
        <w:t>17</w:t>
      </w:r>
      <w:r w:rsidR="00890203">
        <w:rPr>
          <w:noProof/>
        </w:rPr>
        <w:fldChar w:fldCharType="end"/>
      </w:r>
      <w:r w:rsidR="00356644">
        <w:tab/>
      </w:r>
      <w:r w:rsidRPr="000337E3">
        <w:t>OTS0TDLR Register</w:t>
      </w:r>
      <w:r w:rsidR="00356644">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1A4B94" w:rsidRPr="000337E3" w14:paraId="77F38AC8" w14:textId="77777777" w:rsidTr="001A4B94">
        <w:tc>
          <w:tcPr>
            <w:tcW w:w="1134" w:type="dxa"/>
            <w:shd w:val="pct15" w:color="auto" w:fill="auto"/>
            <w:vAlign w:val="bottom"/>
          </w:tcPr>
          <w:p w14:paraId="44741022" w14:textId="77777777" w:rsidR="001A4B94" w:rsidRPr="000337E3" w:rsidRDefault="001A4B94" w:rsidP="001A4B94">
            <w:pPr>
              <w:pStyle w:val="a3"/>
            </w:pPr>
            <w:r w:rsidRPr="000337E3">
              <w:t>Bit Position</w:t>
            </w:r>
          </w:p>
        </w:tc>
        <w:tc>
          <w:tcPr>
            <w:tcW w:w="1701" w:type="dxa"/>
            <w:shd w:val="pct15" w:color="auto" w:fill="auto"/>
            <w:vAlign w:val="bottom"/>
          </w:tcPr>
          <w:p w14:paraId="339BC1E4" w14:textId="77777777" w:rsidR="001A4B94" w:rsidRPr="000337E3" w:rsidRDefault="001A4B94" w:rsidP="001A4B94">
            <w:pPr>
              <w:pStyle w:val="a3"/>
            </w:pPr>
            <w:r w:rsidRPr="000337E3">
              <w:t>Bit Name</w:t>
            </w:r>
          </w:p>
        </w:tc>
        <w:tc>
          <w:tcPr>
            <w:tcW w:w="6804" w:type="dxa"/>
            <w:shd w:val="pct15" w:color="auto" w:fill="auto"/>
            <w:vAlign w:val="bottom"/>
          </w:tcPr>
          <w:p w14:paraId="796A23FD" w14:textId="77777777" w:rsidR="001A4B94" w:rsidRPr="000337E3" w:rsidRDefault="001A4B94" w:rsidP="001A4B94">
            <w:pPr>
              <w:pStyle w:val="a3"/>
            </w:pPr>
            <w:r w:rsidRPr="000337E3">
              <w:t>Function</w:t>
            </w:r>
          </w:p>
        </w:tc>
      </w:tr>
      <w:tr w:rsidR="001A4B94" w:rsidRPr="000337E3" w14:paraId="38858882" w14:textId="77777777" w:rsidTr="001A4B94">
        <w:tc>
          <w:tcPr>
            <w:tcW w:w="1134" w:type="dxa"/>
          </w:tcPr>
          <w:p w14:paraId="55200DD2" w14:textId="77777777" w:rsidR="001A4B94" w:rsidRPr="000337E3" w:rsidRDefault="001A4B94" w:rsidP="001A4B94">
            <w:pPr>
              <w:pStyle w:val="a4"/>
            </w:pPr>
            <w:r w:rsidRPr="000337E3">
              <w:t>15 to 0</w:t>
            </w:r>
          </w:p>
        </w:tc>
        <w:tc>
          <w:tcPr>
            <w:tcW w:w="1701" w:type="dxa"/>
          </w:tcPr>
          <w:p w14:paraId="49BF122C" w14:textId="77777777" w:rsidR="001A4B94" w:rsidRPr="000337E3" w:rsidRDefault="001A4B94" w:rsidP="001A4B94">
            <w:pPr>
              <w:pStyle w:val="a4"/>
            </w:pPr>
            <w:r w:rsidRPr="000337E3">
              <w:t>TDL</w:t>
            </w:r>
          </w:p>
        </w:tc>
        <w:tc>
          <w:tcPr>
            <w:tcW w:w="6804" w:type="dxa"/>
          </w:tcPr>
          <w:p w14:paraId="7C8347D8" w14:textId="77777777" w:rsidR="001A4B94" w:rsidRPr="000337E3" w:rsidRDefault="001A4B94" w:rsidP="001A4B94">
            <w:pPr>
              <w:pStyle w:val="a4"/>
            </w:pPr>
            <w:r w:rsidRPr="000337E3">
              <w:t>Temperature Difference Limit Value</w:t>
            </w:r>
          </w:p>
          <w:p w14:paraId="5C9AEE19" w14:textId="77777777" w:rsidR="001A4B94" w:rsidRPr="000337E3" w:rsidRDefault="001A4B94" w:rsidP="001A4B94">
            <w:pPr>
              <w:pStyle w:val="a4"/>
            </w:pPr>
            <w:r w:rsidRPr="000337E3">
              <w:t>These bits specify a value for limiting temperature difference between present temperature measurement value and previous temperature measurement value in continuous measurement mode. When the following condition is met, SDER (diagnosis error) is set to 1.</w:t>
            </w:r>
          </w:p>
          <w:p w14:paraId="107B6166" w14:textId="77777777" w:rsidR="001A4B94" w:rsidRPr="000337E3" w:rsidRDefault="001A4B94" w:rsidP="001A4B94">
            <w:pPr>
              <w:pStyle w:val="a4"/>
            </w:pPr>
            <w:r w:rsidRPr="000337E3">
              <w:t>OTS0TDLR &lt; | present temperature measurement value – previous temperature measurement value |</w:t>
            </w:r>
          </w:p>
          <w:p w14:paraId="4228F681" w14:textId="2D9885CF" w:rsidR="001A4B94" w:rsidRPr="000337E3" w:rsidRDefault="001A4B94" w:rsidP="001A4B94">
            <w:pPr>
              <w:pStyle w:val="a4"/>
            </w:pPr>
            <w:proofErr w:type="gramStart"/>
            <w:r w:rsidRPr="000337E3">
              <w:t>TDL[</w:t>
            </w:r>
            <w:proofErr w:type="gramEnd"/>
            <w:r w:rsidRPr="000337E3">
              <w:t>15] is always 0.</w:t>
            </w:r>
          </w:p>
        </w:tc>
      </w:tr>
    </w:tbl>
    <w:p w14:paraId="71938159" w14:textId="42D62C7E" w:rsidR="007C20BE" w:rsidRPr="007C20BE" w:rsidRDefault="004A09C4" w:rsidP="007C20BE">
      <w:pPr>
        <w:pStyle w:val="aa"/>
        <w:rPr>
          <w:b/>
        </w:rPr>
      </w:pPr>
      <w:r w:rsidRPr="000337E3">
        <w:rPr>
          <w:b/>
        </w:rPr>
        <w:t>CAUTION</w:t>
      </w:r>
    </w:p>
    <w:p w14:paraId="40723C00" w14:textId="77777777" w:rsidR="00AC0DA7" w:rsidRPr="000337E3" w:rsidRDefault="00AC0DA7" w:rsidP="001A4B94">
      <w:pPr>
        <w:pStyle w:val="ab"/>
      </w:pPr>
      <w:r w:rsidRPr="000337E3">
        <w:t>To prevent malfunction, set OTS0TDLR while the OTACT bit in OTS0OTFR is 0.</w:t>
      </w:r>
    </w:p>
    <w:p w14:paraId="7974B472" w14:textId="77777777" w:rsidR="00AC0DA7" w:rsidRPr="000337E3" w:rsidRDefault="00AC0DA7" w:rsidP="001A4B94">
      <w:pPr>
        <w:pStyle w:val="ad"/>
      </w:pPr>
    </w:p>
    <w:p w14:paraId="29AE66E7" w14:textId="22AE8665" w:rsidR="00AC0DA7" w:rsidRPr="000337E3" w:rsidRDefault="001A4B94" w:rsidP="001A4B94">
      <w:pPr>
        <w:pStyle w:val="BodyText"/>
      </w:pPr>
      <w:r w:rsidRPr="000337E3">
        <w:br w:type="page"/>
      </w:r>
    </w:p>
    <w:p w14:paraId="3EE62670" w14:textId="1C66A40D" w:rsidR="00AC0DA7" w:rsidRPr="000337E3" w:rsidRDefault="00AC0DA7" w:rsidP="001A4B94">
      <w:pPr>
        <w:pStyle w:val="Heading3"/>
      </w:pPr>
      <w:bookmarkStart w:id="33" w:name="_Toc443438167"/>
      <w:r w:rsidRPr="000337E3">
        <w:lastRenderedPageBreak/>
        <w:t>OTS0COEFFRn — Coefficient n Register (n = A, B, C)</w:t>
      </w:r>
      <w:bookmarkEnd w:id="33"/>
    </w:p>
    <w:p w14:paraId="4FBDB445" w14:textId="77777777" w:rsidR="008D24A9" w:rsidRDefault="008D24A9" w:rsidP="008D24A9">
      <w:pPr>
        <w:pStyle w:val="BodyText"/>
        <w:rPr>
          <w:snapToGrid/>
        </w:rPr>
      </w:pPr>
      <w:r>
        <w:t>OTS0COEFFRn is a 16-bit read-only register to store coefficients for correction calculation.</w:t>
      </w:r>
    </w:p>
    <w:p w14:paraId="0073AB13" w14:textId="3BB9A1F2" w:rsidR="00AC0DA7" w:rsidRPr="000337E3" w:rsidRDefault="008D24A9" w:rsidP="008D24A9">
      <w:pPr>
        <w:pStyle w:val="BodyText"/>
      </w:pPr>
      <w:r>
        <w:t>Coefficients are stored in OTS0COEFFRn dur</w:t>
      </w:r>
      <w:r w:rsidRPr="006D0CEE">
        <w:t>ing device manufacturing.</w:t>
      </w:r>
    </w:p>
    <w:p w14:paraId="28B05044" w14:textId="77777777" w:rsidR="001A4B94" w:rsidRPr="000337E3" w:rsidRDefault="001A4B94" w:rsidP="001A4B94">
      <w:pPr>
        <w:pStyle w:val="SP"/>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262ECE" w:rsidRPr="000337E3" w14:paraId="4389968D" w14:textId="77777777" w:rsidTr="00F24E79">
        <w:trPr>
          <w:jc w:val="right"/>
        </w:trPr>
        <w:tc>
          <w:tcPr>
            <w:tcW w:w="1247" w:type="dxa"/>
            <w:shd w:val="clear" w:color="auto" w:fill="auto"/>
          </w:tcPr>
          <w:p w14:paraId="6082E875" w14:textId="18BE10A5" w:rsidR="00262ECE" w:rsidRPr="000337E3" w:rsidRDefault="00262ECE" w:rsidP="00F24E79">
            <w:pPr>
              <w:pStyle w:val="7pt3"/>
              <w:rPr>
                <w:rStyle w:val="a9"/>
              </w:rPr>
            </w:pPr>
            <w:r>
              <w:rPr>
                <w:rStyle w:val="a9"/>
              </w:rPr>
              <w:t>Access:</w:t>
            </w:r>
          </w:p>
        </w:tc>
        <w:tc>
          <w:tcPr>
            <w:tcW w:w="170" w:type="dxa"/>
            <w:shd w:val="clear" w:color="auto" w:fill="auto"/>
          </w:tcPr>
          <w:p w14:paraId="191CB4E9" w14:textId="77777777" w:rsidR="00262ECE" w:rsidRPr="000337E3" w:rsidRDefault="00262ECE" w:rsidP="00F24E79">
            <w:pPr>
              <w:pStyle w:val="7pt6"/>
              <w:rPr>
                <w:rStyle w:val="a9"/>
              </w:rPr>
            </w:pPr>
          </w:p>
        </w:tc>
        <w:tc>
          <w:tcPr>
            <w:tcW w:w="7462" w:type="dxa"/>
            <w:shd w:val="clear" w:color="auto" w:fill="auto"/>
          </w:tcPr>
          <w:p w14:paraId="7D551167" w14:textId="550059BA" w:rsidR="00262ECE" w:rsidRDefault="00262ECE" w:rsidP="00F24E79">
            <w:pPr>
              <w:pStyle w:val="7pt6"/>
            </w:pPr>
            <w:r w:rsidRPr="00262ECE">
              <w:t>This register is a read-only register that can be read in 16-bit units.</w:t>
            </w:r>
          </w:p>
        </w:tc>
      </w:tr>
      <w:tr w:rsidR="00262ECE" w:rsidRPr="000337E3" w14:paraId="5842E0FC" w14:textId="77777777" w:rsidTr="00F24E79">
        <w:trPr>
          <w:jc w:val="right"/>
        </w:trPr>
        <w:tc>
          <w:tcPr>
            <w:tcW w:w="1247" w:type="dxa"/>
            <w:shd w:val="clear" w:color="auto" w:fill="auto"/>
          </w:tcPr>
          <w:p w14:paraId="5AC5A106" w14:textId="097F1C33" w:rsidR="00262ECE" w:rsidRPr="000337E3" w:rsidRDefault="00262ECE" w:rsidP="00F24E79">
            <w:pPr>
              <w:pStyle w:val="7pt3"/>
              <w:rPr>
                <w:rStyle w:val="a9"/>
              </w:rPr>
            </w:pPr>
            <w:r>
              <w:rPr>
                <w:rStyle w:val="a9"/>
              </w:rPr>
              <w:t>Address:</w:t>
            </w:r>
          </w:p>
        </w:tc>
        <w:tc>
          <w:tcPr>
            <w:tcW w:w="170" w:type="dxa"/>
            <w:shd w:val="clear" w:color="auto" w:fill="auto"/>
          </w:tcPr>
          <w:p w14:paraId="6ABF3B85" w14:textId="77777777" w:rsidR="00262ECE" w:rsidRPr="000337E3" w:rsidRDefault="00262ECE" w:rsidP="00F24E79">
            <w:pPr>
              <w:pStyle w:val="7pt6"/>
              <w:rPr>
                <w:rStyle w:val="a9"/>
              </w:rPr>
            </w:pPr>
          </w:p>
        </w:tc>
        <w:tc>
          <w:tcPr>
            <w:tcW w:w="7462" w:type="dxa"/>
            <w:shd w:val="clear" w:color="auto" w:fill="auto"/>
          </w:tcPr>
          <w:p w14:paraId="455B3D13" w14:textId="60050911" w:rsidR="00262ECE" w:rsidRPr="00262ECE" w:rsidRDefault="00262ECE" w:rsidP="00F24E79">
            <w:pPr>
              <w:pStyle w:val="7pt6"/>
            </w:pPr>
            <w:r>
              <w:t>OTS0COEFFRA: &lt;</w:t>
            </w:r>
            <w:proofErr w:type="spellStart"/>
            <w:r>
              <w:t>OTSn_base</w:t>
            </w:r>
            <w:proofErr w:type="spellEnd"/>
            <w:r>
              <w:t xml:space="preserve">&gt; + </w:t>
            </w:r>
            <w:r w:rsidRPr="00262ECE">
              <w:t>38</w:t>
            </w:r>
            <w:r w:rsidRPr="00262ECE">
              <w:rPr>
                <w:vertAlign w:val="subscript"/>
              </w:rPr>
              <w:t>H</w:t>
            </w:r>
            <w:r>
              <w:t xml:space="preserve"> , </w:t>
            </w:r>
            <w:r w:rsidRPr="00262ECE">
              <w:t>OTS0COEFFRB: &lt;</w:t>
            </w:r>
            <w:proofErr w:type="spellStart"/>
            <w:r w:rsidRPr="00262ECE">
              <w:t>OTSn_base</w:t>
            </w:r>
            <w:proofErr w:type="spellEnd"/>
            <w:r w:rsidRPr="00262ECE">
              <w:t>&gt; +</w:t>
            </w:r>
            <w:r>
              <w:t xml:space="preserve"> </w:t>
            </w:r>
            <w:r w:rsidRPr="00262ECE">
              <w:t>3C</w:t>
            </w:r>
            <w:r w:rsidRPr="00262ECE">
              <w:rPr>
                <w:vertAlign w:val="subscript"/>
              </w:rPr>
              <w:t>H</w:t>
            </w:r>
          </w:p>
        </w:tc>
      </w:tr>
      <w:tr w:rsidR="00262ECE" w:rsidRPr="000337E3" w14:paraId="4B87B114" w14:textId="77777777" w:rsidTr="00F24E79">
        <w:trPr>
          <w:jc w:val="right"/>
        </w:trPr>
        <w:tc>
          <w:tcPr>
            <w:tcW w:w="1247" w:type="dxa"/>
            <w:shd w:val="clear" w:color="auto" w:fill="auto"/>
          </w:tcPr>
          <w:p w14:paraId="2A5918D6" w14:textId="77777777" w:rsidR="00262ECE" w:rsidRDefault="00262ECE" w:rsidP="00F24E79">
            <w:pPr>
              <w:pStyle w:val="7pt3"/>
              <w:rPr>
                <w:rStyle w:val="a9"/>
              </w:rPr>
            </w:pPr>
          </w:p>
        </w:tc>
        <w:tc>
          <w:tcPr>
            <w:tcW w:w="170" w:type="dxa"/>
            <w:shd w:val="clear" w:color="auto" w:fill="auto"/>
          </w:tcPr>
          <w:p w14:paraId="371A9EA3" w14:textId="77777777" w:rsidR="00262ECE" w:rsidRPr="000337E3" w:rsidRDefault="00262ECE" w:rsidP="00F24E79">
            <w:pPr>
              <w:pStyle w:val="7pt6"/>
              <w:rPr>
                <w:rStyle w:val="a9"/>
              </w:rPr>
            </w:pPr>
          </w:p>
        </w:tc>
        <w:tc>
          <w:tcPr>
            <w:tcW w:w="7462" w:type="dxa"/>
            <w:shd w:val="clear" w:color="auto" w:fill="auto"/>
          </w:tcPr>
          <w:p w14:paraId="1344A557" w14:textId="6C59F026" w:rsidR="00262ECE" w:rsidRDefault="00262ECE" w:rsidP="00F24E79">
            <w:pPr>
              <w:pStyle w:val="7pt6"/>
            </w:pPr>
            <w:r>
              <w:t>OTS0COEFFRC: &lt;</w:t>
            </w:r>
            <w:proofErr w:type="spellStart"/>
            <w:r>
              <w:t>OTSn_base</w:t>
            </w:r>
            <w:proofErr w:type="spellEnd"/>
            <w:r>
              <w:t xml:space="preserve">&gt; + </w:t>
            </w:r>
            <w:r w:rsidRPr="00262ECE">
              <w:t>40</w:t>
            </w:r>
            <w:r w:rsidRPr="00262ECE">
              <w:rPr>
                <w:vertAlign w:val="subscript"/>
              </w:rPr>
              <w:t>H</w:t>
            </w:r>
          </w:p>
        </w:tc>
      </w:tr>
      <w:tr w:rsidR="001A4B94" w:rsidRPr="000337E3" w14:paraId="7CE48F3C" w14:textId="77777777" w:rsidTr="00F24E79">
        <w:trPr>
          <w:jc w:val="right"/>
        </w:trPr>
        <w:tc>
          <w:tcPr>
            <w:tcW w:w="1247" w:type="dxa"/>
            <w:shd w:val="clear" w:color="auto" w:fill="auto"/>
          </w:tcPr>
          <w:p w14:paraId="616B7757" w14:textId="77777777" w:rsidR="001A4B94" w:rsidRPr="000337E3" w:rsidRDefault="001A4B94" w:rsidP="00F24E79">
            <w:pPr>
              <w:pStyle w:val="7pt3"/>
              <w:rPr>
                <w:rStyle w:val="a9"/>
              </w:rPr>
            </w:pPr>
            <w:r w:rsidRPr="000337E3">
              <w:rPr>
                <w:rStyle w:val="a9"/>
              </w:rPr>
              <w:t>Value after reset:</w:t>
            </w:r>
          </w:p>
        </w:tc>
        <w:tc>
          <w:tcPr>
            <w:tcW w:w="170" w:type="dxa"/>
            <w:shd w:val="clear" w:color="auto" w:fill="auto"/>
          </w:tcPr>
          <w:p w14:paraId="72CE3AB1" w14:textId="77777777" w:rsidR="001A4B94" w:rsidRPr="000337E3" w:rsidRDefault="001A4B94" w:rsidP="00F24E79">
            <w:pPr>
              <w:pStyle w:val="7pt6"/>
              <w:rPr>
                <w:rStyle w:val="a9"/>
              </w:rPr>
            </w:pPr>
          </w:p>
        </w:tc>
        <w:tc>
          <w:tcPr>
            <w:tcW w:w="7462" w:type="dxa"/>
            <w:shd w:val="clear" w:color="auto" w:fill="auto"/>
          </w:tcPr>
          <w:p w14:paraId="6CAE7C54" w14:textId="427CECD4" w:rsidR="001A4B94" w:rsidRPr="000337E3" w:rsidRDefault="00262ECE" w:rsidP="00F24E79">
            <w:pPr>
              <w:pStyle w:val="7pt6"/>
            </w:pPr>
            <w:r>
              <w:t>The initial value</w:t>
            </w:r>
            <w:r w:rsidR="00D17C9D" w:rsidRPr="000337E3">
              <w:t xml:space="preserve"> will be stored at delivery inspection for each devices</w:t>
            </w:r>
          </w:p>
        </w:tc>
      </w:tr>
    </w:tbl>
    <w:p w14:paraId="033CA686" w14:textId="77777777" w:rsidR="00AC0DA7" w:rsidRPr="000337E3" w:rsidRDefault="00AC0DA7" w:rsidP="009947C0">
      <w:pPr>
        <w:pStyle w:val="SP"/>
      </w:pPr>
    </w:p>
    <w:tbl>
      <w:tblPr>
        <w:tblW w:w="9639" w:type="dxa"/>
        <w:jc w:val="right"/>
        <w:tblLayout w:type="fixed"/>
        <w:tblCellMar>
          <w:left w:w="0" w:type="dxa"/>
          <w:right w:w="0" w:type="dxa"/>
        </w:tblCellMar>
        <w:tblLook w:val="04A0" w:firstRow="1" w:lastRow="0" w:firstColumn="1" w:lastColumn="0" w:noHBand="0" w:noVBand="1"/>
      </w:tblPr>
      <w:tblGrid>
        <w:gridCol w:w="1115"/>
        <w:gridCol w:w="534"/>
        <w:gridCol w:w="534"/>
        <w:gridCol w:w="534"/>
        <w:gridCol w:w="534"/>
        <w:gridCol w:w="534"/>
        <w:gridCol w:w="533"/>
        <w:gridCol w:w="533"/>
        <w:gridCol w:w="532"/>
        <w:gridCol w:w="532"/>
        <w:gridCol w:w="532"/>
        <w:gridCol w:w="532"/>
        <w:gridCol w:w="532"/>
        <w:gridCol w:w="532"/>
        <w:gridCol w:w="532"/>
        <w:gridCol w:w="532"/>
        <w:gridCol w:w="532"/>
      </w:tblGrid>
      <w:tr w:rsidR="00D17C9D" w:rsidRPr="000337E3" w14:paraId="415BB8B2" w14:textId="77777777" w:rsidTr="00F24E79">
        <w:trPr>
          <w:jc w:val="right"/>
        </w:trPr>
        <w:tc>
          <w:tcPr>
            <w:tcW w:w="1115" w:type="dxa"/>
            <w:shd w:val="clear" w:color="auto" w:fill="auto"/>
          </w:tcPr>
          <w:p w14:paraId="2DEAB85C" w14:textId="77777777" w:rsidR="00D17C9D" w:rsidRPr="000337E3" w:rsidRDefault="00D17C9D" w:rsidP="00F24E79">
            <w:pPr>
              <w:pStyle w:val="bit"/>
            </w:pPr>
          </w:p>
        </w:tc>
        <w:tc>
          <w:tcPr>
            <w:tcW w:w="1602" w:type="dxa"/>
            <w:gridSpan w:val="3"/>
            <w:shd w:val="clear" w:color="auto" w:fill="auto"/>
          </w:tcPr>
          <w:p w14:paraId="0B682084" w14:textId="25C0A9AD" w:rsidR="00D17C9D" w:rsidRPr="000337E3" w:rsidRDefault="00D17C9D" w:rsidP="00D17C9D">
            <w:pPr>
              <w:pStyle w:val="7pt0"/>
            </w:pPr>
            <w:r w:rsidRPr="000337E3">
              <w:t>Signed fixed-point format</w:t>
            </w:r>
          </w:p>
        </w:tc>
        <w:tc>
          <w:tcPr>
            <w:tcW w:w="534" w:type="dxa"/>
            <w:shd w:val="clear" w:color="auto" w:fill="auto"/>
          </w:tcPr>
          <w:p w14:paraId="34B42386" w14:textId="77777777" w:rsidR="00D17C9D" w:rsidRPr="000337E3" w:rsidRDefault="00D17C9D" w:rsidP="00F24E79">
            <w:pPr>
              <w:pStyle w:val="bit0"/>
            </w:pPr>
          </w:p>
        </w:tc>
        <w:tc>
          <w:tcPr>
            <w:tcW w:w="534" w:type="dxa"/>
            <w:shd w:val="clear" w:color="auto" w:fill="auto"/>
          </w:tcPr>
          <w:p w14:paraId="7DC3A5A8" w14:textId="77777777" w:rsidR="00D17C9D" w:rsidRPr="000337E3" w:rsidRDefault="00D17C9D" w:rsidP="00F24E79">
            <w:pPr>
              <w:pStyle w:val="bit0"/>
            </w:pPr>
          </w:p>
        </w:tc>
        <w:tc>
          <w:tcPr>
            <w:tcW w:w="533" w:type="dxa"/>
            <w:shd w:val="clear" w:color="auto" w:fill="auto"/>
          </w:tcPr>
          <w:p w14:paraId="55B714C1" w14:textId="77777777" w:rsidR="00D17C9D" w:rsidRPr="000337E3" w:rsidRDefault="00D17C9D" w:rsidP="00F24E79">
            <w:pPr>
              <w:pStyle w:val="bit0"/>
            </w:pPr>
          </w:p>
        </w:tc>
        <w:tc>
          <w:tcPr>
            <w:tcW w:w="533" w:type="dxa"/>
            <w:shd w:val="clear" w:color="auto" w:fill="auto"/>
          </w:tcPr>
          <w:p w14:paraId="6BA415F0" w14:textId="77777777" w:rsidR="00D17C9D" w:rsidRPr="000337E3" w:rsidRDefault="00D17C9D" w:rsidP="00F24E79">
            <w:pPr>
              <w:pStyle w:val="bit0"/>
            </w:pPr>
          </w:p>
        </w:tc>
        <w:tc>
          <w:tcPr>
            <w:tcW w:w="532" w:type="dxa"/>
            <w:shd w:val="clear" w:color="auto" w:fill="auto"/>
          </w:tcPr>
          <w:p w14:paraId="10EA92A0" w14:textId="77777777" w:rsidR="00D17C9D" w:rsidRPr="000337E3" w:rsidRDefault="00D17C9D" w:rsidP="00F24E79">
            <w:pPr>
              <w:pStyle w:val="bit0"/>
            </w:pPr>
          </w:p>
        </w:tc>
        <w:tc>
          <w:tcPr>
            <w:tcW w:w="532" w:type="dxa"/>
            <w:shd w:val="clear" w:color="auto" w:fill="auto"/>
          </w:tcPr>
          <w:p w14:paraId="1207B01C" w14:textId="77777777" w:rsidR="00D17C9D" w:rsidRPr="000337E3" w:rsidRDefault="00D17C9D" w:rsidP="00F24E79">
            <w:pPr>
              <w:pStyle w:val="bit0"/>
            </w:pPr>
          </w:p>
        </w:tc>
        <w:tc>
          <w:tcPr>
            <w:tcW w:w="532" w:type="dxa"/>
            <w:shd w:val="clear" w:color="auto" w:fill="auto"/>
          </w:tcPr>
          <w:p w14:paraId="4BFBED8D" w14:textId="77777777" w:rsidR="00D17C9D" w:rsidRPr="000337E3" w:rsidRDefault="00D17C9D" w:rsidP="00F24E79">
            <w:pPr>
              <w:pStyle w:val="bit0"/>
            </w:pPr>
          </w:p>
        </w:tc>
        <w:tc>
          <w:tcPr>
            <w:tcW w:w="532" w:type="dxa"/>
            <w:shd w:val="clear" w:color="auto" w:fill="auto"/>
          </w:tcPr>
          <w:p w14:paraId="1AD509B9" w14:textId="77777777" w:rsidR="00D17C9D" w:rsidRPr="000337E3" w:rsidRDefault="00D17C9D" w:rsidP="00F24E79">
            <w:pPr>
              <w:pStyle w:val="bit0"/>
            </w:pPr>
          </w:p>
        </w:tc>
        <w:tc>
          <w:tcPr>
            <w:tcW w:w="532" w:type="dxa"/>
            <w:shd w:val="clear" w:color="auto" w:fill="auto"/>
          </w:tcPr>
          <w:p w14:paraId="79E2CD54" w14:textId="77777777" w:rsidR="00D17C9D" w:rsidRPr="000337E3" w:rsidRDefault="00D17C9D" w:rsidP="00F24E79">
            <w:pPr>
              <w:pStyle w:val="bit0"/>
            </w:pPr>
          </w:p>
        </w:tc>
        <w:tc>
          <w:tcPr>
            <w:tcW w:w="532" w:type="dxa"/>
            <w:shd w:val="clear" w:color="auto" w:fill="auto"/>
          </w:tcPr>
          <w:p w14:paraId="0CEC0887" w14:textId="77777777" w:rsidR="00D17C9D" w:rsidRPr="000337E3" w:rsidRDefault="00D17C9D" w:rsidP="00F24E79">
            <w:pPr>
              <w:pStyle w:val="bit0"/>
            </w:pPr>
          </w:p>
        </w:tc>
        <w:tc>
          <w:tcPr>
            <w:tcW w:w="532" w:type="dxa"/>
            <w:shd w:val="clear" w:color="auto" w:fill="auto"/>
          </w:tcPr>
          <w:p w14:paraId="560FE401" w14:textId="77777777" w:rsidR="00D17C9D" w:rsidRPr="000337E3" w:rsidRDefault="00D17C9D" w:rsidP="00F24E79">
            <w:pPr>
              <w:pStyle w:val="bit0"/>
            </w:pPr>
          </w:p>
        </w:tc>
        <w:tc>
          <w:tcPr>
            <w:tcW w:w="532" w:type="dxa"/>
            <w:shd w:val="clear" w:color="auto" w:fill="auto"/>
          </w:tcPr>
          <w:p w14:paraId="3AAAE6B6" w14:textId="77777777" w:rsidR="00D17C9D" w:rsidRPr="000337E3" w:rsidRDefault="00D17C9D" w:rsidP="00F24E79">
            <w:pPr>
              <w:pStyle w:val="bit0"/>
            </w:pPr>
          </w:p>
        </w:tc>
        <w:tc>
          <w:tcPr>
            <w:tcW w:w="532" w:type="dxa"/>
            <w:shd w:val="clear" w:color="auto" w:fill="auto"/>
          </w:tcPr>
          <w:p w14:paraId="4961A09E" w14:textId="77777777" w:rsidR="00D17C9D" w:rsidRPr="000337E3" w:rsidRDefault="00D17C9D" w:rsidP="00F24E79">
            <w:pPr>
              <w:pStyle w:val="bit0"/>
            </w:pPr>
          </w:p>
        </w:tc>
      </w:tr>
      <w:tr w:rsidR="00D17C9D" w:rsidRPr="000337E3" w14:paraId="4E9ADE69" w14:textId="77777777" w:rsidTr="00D17C9D">
        <w:trPr>
          <w:jc w:val="right"/>
        </w:trPr>
        <w:tc>
          <w:tcPr>
            <w:tcW w:w="1115" w:type="dxa"/>
            <w:shd w:val="clear" w:color="auto" w:fill="auto"/>
          </w:tcPr>
          <w:p w14:paraId="3104B87E" w14:textId="77777777" w:rsidR="00D17C9D" w:rsidRPr="000337E3" w:rsidRDefault="00D17C9D" w:rsidP="00F24E79">
            <w:pPr>
              <w:pStyle w:val="bit"/>
            </w:pPr>
            <w:r w:rsidRPr="000337E3">
              <w:t>Bit</w:t>
            </w:r>
          </w:p>
        </w:tc>
        <w:tc>
          <w:tcPr>
            <w:tcW w:w="534" w:type="dxa"/>
            <w:tcBorders>
              <w:bottom w:val="single" w:sz="4" w:space="0" w:color="auto"/>
            </w:tcBorders>
            <w:shd w:val="clear" w:color="auto" w:fill="auto"/>
          </w:tcPr>
          <w:p w14:paraId="1D269676" w14:textId="77777777" w:rsidR="00D17C9D" w:rsidRPr="000337E3" w:rsidRDefault="00D17C9D" w:rsidP="00F24E79">
            <w:pPr>
              <w:pStyle w:val="bit0"/>
            </w:pPr>
            <w:r w:rsidRPr="000337E3">
              <w:rPr>
                <w:rFonts w:hint="eastAsia"/>
              </w:rPr>
              <w:t>15</w:t>
            </w:r>
          </w:p>
        </w:tc>
        <w:tc>
          <w:tcPr>
            <w:tcW w:w="534" w:type="dxa"/>
            <w:tcBorders>
              <w:bottom w:val="single" w:sz="4" w:space="0" w:color="auto"/>
            </w:tcBorders>
            <w:shd w:val="clear" w:color="auto" w:fill="auto"/>
          </w:tcPr>
          <w:p w14:paraId="6C66FACA" w14:textId="77777777" w:rsidR="00D17C9D" w:rsidRPr="000337E3" w:rsidRDefault="00D17C9D" w:rsidP="00F24E79">
            <w:pPr>
              <w:pStyle w:val="bit0"/>
            </w:pPr>
            <w:r w:rsidRPr="000337E3">
              <w:rPr>
                <w:rFonts w:hint="eastAsia"/>
              </w:rPr>
              <w:t>14</w:t>
            </w:r>
          </w:p>
        </w:tc>
        <w:tc>
          <w:tcPr>
            <w:tcW w:w="534" w:type="dxa"/>
            <w:tcBorders>
              <w:bottom w:val="single" w:sz="4" w:space="0" w:color="auto"/>
            </w:tcBorders>
            <w:shd w:val="clear" w:color="auto" w:fill="auto"/>
          </w:tcPr>
          <w:p w14:paraId="45B013FD" w14:textId="77777777" w:rsidR="00D17C9D" w:rsidRPr="000337E3" w:rsidRDefault="00D17C9D" w:rsidP="00F24E79">
            <w:pPr>
              <w:pStyle w:val="bit0"/>
            </w:pPr>
            <w:r w:rsidRPr="000337E3">
              <w:rPr>
                <w:rFonts w:hint="eastAsia"/>
              </w:rPr>
              <w:t>13</w:t>
            </w:r>
          </w:p>
        </w:tc>
        <w:tc>
          <w:tcPr>
            <w:tcW w:w="534" w:type="dxa"/>
            <w:tcBorders>
              <w:bottom w:val="single" w:sz="4" w:space="0" w:color="auto"/>
            </w:tcBorders>
            <w:shd w:val="clear" w:color="auto" w:fill="auto"/>
          </w:tcPr>
          <w:p w14:paraId="0EFBAD73" w14:textId="77777777" w:rsidR="00D17C9D" w:rsidRPr="000337E3" w:rsidRDefault="00D17C9D" w:rsidP="00F24E79">
            <w:pPr>
              <w:pStyle w:val="bit0"/>
            </w:pPr>
            <w:r w:rsidRPr="000337E3">
              <w:rPr>
                <w:rFonts w:hint="eastAsia"/>
              </w:rPr>
              <w:t>12</w:t>
            </w:r>
          </w:p>
        </w:tc>
        <w:tc>
          <w:tcPr>
            <w:tcW w:w="534" w:type="dxa"/>
            <w:tcBorders>
              <w:bottom w:val="single" w:sz="4" w:space="0" w:color="auto"/>
            </w:tcBorders>
            <w:shd w:val="clear" w:color="auto" w:fill="auto"/>
          </w:tcPr>
          <w:p w14:paraId="6839D4C4" w14:textId="77777777" w:rsidR="00D17C9D" w:rsidRPr="000337E3" w:rsidRDefault="00D17C9D" w:rsidP="00F24E79">
            <w:pPr>
              <w:pStyle w:val="bit0"/>
            </w:pPr>
            <w:r w:rsidRPr="000337E3">
              <w:rPr>
                <w:rFonts w:hint="eastAsia"/>
              </w:rPr>
              <w:t>11</w:t>
            </w:r>
          </w:p>
        </w:tc>
        <w:tc>
          <w:tcPr>
            <w:tcW w:w="533" w:type="dxa"/>
            <w:tcBorders>
              <w:bottom w:val="single" w:sz="4" w:space="0" w:color="auto"/>
            </w:tcBorders>
            <w:shd w:val="clear" w:color="auto" w:fill="auto"/>
          </w:tcPr>
          <w:p w14:paraId="0DA441B1" w14:textId="77777777" w:rsidR="00D17C9D" w:rsidRPr="000337E3" w:rsidRDefault="00D17C9D" w:rsidP="00F24E79">
            <w:pPr>
              <w:pStyle w:val="bit0"/>
            </w:pPr>
            <w:r w:rsidRPr="000337E3">
              <w:rPr>
                <w:rFonts w:hint="eastAsia"/>
              </w:rPr>
              <w:t>10</w:t>
            </w:r>
          </w:p>
        </w:tc>
        <w:tc>
          <w:tcPr>
            <w:tcW w:w="533" w:type="dxa"/>
            <w:tcBorders>
              <w:bottom w:val="single" w:sz="4" w:space="0" w:color="auto"/>
            </w:tcBorders>
            <w:shd w:val="clear" w:color="auto" w:fill="auto"/>
          </w:tcPr>
          <w:p w14:paraId="7178D8A6" w14:textId="77777777" w:rsidR="00D17C9D" w:rsidRPr="000337E3" w:rsidRDefault="00D17C9D" w:rsidP="00F24E79">
            <w:pPr>
              <w:pStyle w:val="bit0"/>
            </w:pPr>
            <w:r w:rsidRPr="000337E3">
              <w:rPr>
                <w:rFonts w:hint="eastAsia"/>
              </w:rPr>
              <w:t>9</w:t>
            </w:r>
          </w:p>
        </w:tc>
        <w:tc>
          <w:tcPr>
            <w:tcW w:w="532" w:type="dxa"/>
            <w:tcBorders>
              <w:bottom w:val="single" w:sz="4" w:space="0" w:color="auto"/>
            </w:tcBorders>
            <w:shd w:val="clear" w:color="auto" w:fill="auto"/>
          </w:tcPr>
          <w:p w14:paraId="441C3EBB" w14:textId="77777777" w:rsidR="00D17C9D" w:rsidRPr="000337E3" w:rsidRDefault="00D17C9D" w:rsidP="00F24E79">
            <w:pPr>
              <w:pStyle w:val="bit0"/>
            </w:pPr>
            <w:r w:rsidRPr="000337E3">
              <w:rPr>
                <w:rFonts w:hint="eastAsia"/>
              </w:rPr>
              <w:t>8</w:t>
            </w:r>
          </w:p>
        </w:tc>
        <w:tc>
          <w:tcPr>
            <w:tcW w:w="532" w:type="dxa"/>
            <w:tcBorders>
              <w:bottom w:val="single" w:sz="4" w:space="0" w:color="auto"/>
            </w:tcBorders>
            <w:shd w:val="clear" w:color="auto" w:fill="auto"/>
          </w:tcPr>
          <w:p w14:paraId="0A9F7177" w14:textId="77777777" w:rsidR="00D17C9D" w:rsidRPr="000337E3" w:rsidRDefault="00D17C9D" w:rsidP="00F24E79">
            <w:pPr>
              <w:pStyle w:val="bit0"/>
            </w:pPr>
            <w:r w:rsidRPr="000337E3">
              <w:rPr>
                <w:rFonts w:hint="eastAsia"/>
              </w:rPr>
              <w:t>7</w:t>
            </w:r>
          </w:p>
        </w:tc>
        <w:tc>
          <w:tcPr>
            <w:tcW w:w="532" w:type="dxa"/>
            <w:tcBorders>
              <w:bottom w:val="single" w:sz="4" w:space="0" w:color="auto"/>
            </w:tcBorders>
            <w:shd w:val="clear" w:color="auto" w:fill="auto"/>
          </w:tcPr>
          <w:p w14:paraId="21D09A6E" w14:textId="77777777" w:rsidR="00D17C9D" w:rsidRPr="000337E3" w:rsidRDefault="00D17C9D" w:rsidP="00F24E79">
            <w:pPr>
              <w:pStyle w:val="bit0"/>
            </w:pPr>
            <w:r w:rsidRPr="000337E3">
              <w:rPr>
                <w:rFonts w:hint="eastAsia"/>
              </w:rPr>
              <w:t>6</w:t>
            </w:r>
          </w:p>
        </w:tc>
        <w:tc>
          <w:tcPr>
            <w:tcW w:w="532" w:type="dxa"/>
            <w:tcBorders>
              <w:bottom w:val="single" w:sz="4" w:space="0" w:color="auto"/>
            </w:tcBorders>
            <w:shd w:val="clear" w:color="auto" w:fill="auto"/>
          </w:tcPr>
          <w:p w14:paraId="5AC12A47" w14:textId="77777777" w:rsidR="00D17C9D" w:rsidRPr="000337E3" w:rsidRDefault="00D17C9D" w:rsidP="00F24E79">
            <w:pPr>
              <w:pStyle w:val="bit0"/>
            </w:pPr>
            <w:r w:rsidRPr="000337E3">
              <w:rPr>
                <w:rFonts w:hint="eastAsia"/>
              </w:rPr>
              <w:t>5</w:t>
            </w:r>
          </w:p>
        </w:tc>
        <w:tc>
          <w:tcPr>
            <w:tcW w:w="532" w:type="dxa"/>
            <w:tcBorders>
              <w:bottom w:val="single" w:sz="4" w:space="0" w:color="auto"/>
            </w:tcBorders>
            <w:shd w:val="clear" w:color="auto" w:fill="auto"/>
          </w:tcPr>
          <w:p w14:paraId="3F7FC819" w14:textId="77777777" w:rsidR="00D17C9D" w:rsidRPr="000337E3" w:rsidRDefault="00D17C9D" w:rsidP="00F24E79">
            <w:pPr>
              <w:pStyle w:val="bit0"/>
            </w:pPr>
            <w:r w:rsidRPr="000337E3">
              <w:rPr>
                <w:rFonts w:hint="eastAsia"/>
              </w:rPr>
              <w:t>4</w:t>
            </w:r>
          </w:p>
        </w:tc>
        <w:tc>
          <w:tcPr>
            <w:tcW w:w="532" w:type="dxa"/>
            <w:tcBorders>
              <w:bottom w:val="single" w:sz="4" w:space="0" w:color="auto"/>
            </w:tcBorders>
            <w:shd w:val="clear" w:color="auto" w:fill="auto"/>
          </w:tcPr>
          <w:p w14:paraId="242C4CE9" w14:textId="77777777" w:rsidR="00D17C9D" w:rsidRPr="000337E3" w:rsidRDefault="00D17C9D" w:rsidP="00F24E79">
            <w:pPr>
              <w:pStyle w:val="bit0"/>
            </w:pPr>
            <w:r w:rsidRPr="000337E3">
              <w:rPr>
                <w:rFonts w:hint="eastAsia"/>
              </w:rPr>
              <w:t>3</w:t>
            </w:r>
          </w:p>
        </w:tc>
        <w:tc>
          <w:tcPr>
            <w:tcW w:w="532" w:type="dxa"/>
            <w:tcBorders>
              <w:bottom w:val="single" w:sz="4" w:space="0" w:color="auto"/>
            </w:tcBorders>
            <w:shd w:val="clear" w:color="auto" w:fill="auto"/>
          </w:tcPr>
          <w:p w14:paraId="528F5AB7" w14:textId="77777777" w:rsidR="00D17C9D" w:rsidRPr="000337E3" w:rsidRDefault="00D17C9D" w:rsidP="00F24E79">
            <w:pPr>
              <w:pStyle w:val="bit0"/>
            </w:pPr>
            <w:r w:rsidRPr="000337E3">
              <w:rPr>
                <w:rFonts w:hint="eastAsia"/>
              </w:rPr>
              <w:t>2</w:t>
            </w:r>
          </w:p>
        </w:tc>
        <w:tc>
          <w:tcPr>
            <w:tcW w:w="532" w:type="dxa"/>
            <w:tcBorders>
              <w:bottom w:val="single" w:sz="4" w:space="0" w:color="auto"/>
            </w:tcBorders>
            <w:shd w:val="clear" w:color="auto" w:fill="auto"/>
          </w:tcPr>
          <w:p w14:paraId="6097F0AD" w14:textId="77777777" w:rsidR="00D17C9D" w:rsidRPr="000337E3" w:rsidRDefault="00D17C9D" w:rsidP="00F24E79">
            <w:pPr>
              <w:pStyle w:val="bit0"/>
            </w:pPr>
            <w:r w:rsidRPr="000337E3">
              <w:rPr>
                <w:rFonts w:hint="eastAsia"/>
              </w:rPr>
              <w:t>1</w:t>
            </w:r>
          </w:p>
        </w:tc>
        <w:tc>
          <w:tcPr>
            <w:tcW w:w="532" w:type="dxa"/>
            <w:tcBorders>
              <w:bottom w:val="single" w:sz="4" w:space="0" w:color="auto"/>
            </w:tcBorders>
            <w:shd w:val="clear" w:color="auto" w:fill="auto"/>
          </w:tcPr>
          <w:p w14:paraId="3FF900A7" w14:textId="77777777" w:rsidR="00D17C9D" w:rsidRPr="000337E3" w:rsidRDefault="00D17C9D" w:rsidP="00F24E79">
            <w:pPr>
              <w:pStyle w:val="bit0"/>
            </w:pPr>
            <w:r w:rsidRPr="000337E3">
              <w:rPr>
                <w:rFonts w:hint="eastAsia"/>
              </w:rPr>
              <w:t>0</w:t>
            </w:r>
          </w:p>
        </w:tc>
      </w:tr>
      <w:tr w:rsidR="002664E1" w:rsidRPr="000337E3" w14:paraId="58D40101" w14:textId="77777777" w:rsidTr="002664E1">
        <w:trPr>
          <w:trHeight w:val="567"/>
          <w:jc w:val="right"/>
        </w:trPr>
        <w:tc>
          <w:tcPr>
            <w:tcW w:w="1115" w:type="dxa"/>
            <w:tcBorders>
              <w:right w:val="single" w:sz="4" w:space="0" w:color="auto"/>
            </w:tcBorders>
            <w:shd w:val="clear" w:color="auto" w:fill="auto"/>
            <w:vAlign w:val="center"/>
          </w:tcPr>
          <w:p w14:paraId="26533085" w14:textId="77777777" w:rsidR="002664E1" w:rsidRPr="000337E3" w:rsidRDefault="002664E1" w:rsidP="00F24E79">
            <w:pPr>
              <w:pStyle w:val="bit"/>
            </w:pPr>
          </w:p>
        </w:tc>
        <w:tc>
          <w:tcPr>
            <w:tcW w:w="8524" w:type="dxa"/>
            <w:gridSpan w:val="16"/>
            <w:tcBorders>
              <w:top w:val="single" w:sz="4" w:space="0" w:color="auto"/>
              <w:left w:val="single" w:sz="4" w:space="0" w:color="auto"/>
              <w:bottom w:val="single" w:sz="4" w:space="0" w:color="auto"/>
              <w:right w:val="single" w:sz="4" w:space="0" w:color="auto"/>
            </w:tcBorders>
            <w:shd w:val="clear" w:color="auto" w:fill="auto"/>
            <w:vAlign w:val="center"/>
          </w:tcPr>
          <w:p w14:paraId="082043C1" w14:textId="681D215D" w:rsidR="002664E1" w:rsidRPr="000337E3" w:rsidRDefault="002664E1" w:rsidP="00F24E79">
            <w:pPr>
              <w:pStyle w:val="bit0"/>
            </w:pPr>
            <w:proofErr w:type="spellStart"/>
            <w:r>
              <w:t>COEFF</w:t>
            </w:r>
            <w:r w:rsidR="004754DA">
              <w:t>n</w:t>
            </w:r>
            <w:proofErr w:type="spellEnd"/>
            <w:r w:rsidRPr="000337E3">
              <w:t>*</w:t>
            </w:r>
            <w:r w:rsidRPr="000337E3">
              <w:rPr>
                <w:rStyle w:val="af0"/>
              </w:rPr>
              <w:t>1</w:t>
            </w:r>
          </w:p>
        </w:tc>
      </w:tr>
      <w:tr w:rsidR="00D17C9D" w:rsidRPr="000337E3" w14:paraId="2656B809" w14:textId="77777777" w:rsidTr="00D17C9D">
        <w:trPr>
          <w:jc w:val="right"/>
        </w:trPr>
        <w:tc>
          <w:tcPr>
            <w:tcW w:w="1115" w:type="dxa"/>
            <w:shd w:val="clear" w:color="auto" w:fill="auto"/>
          </w:tcPr>
          <w:p w14:paraId="58375E8D" w14:textId="77777777" w:rsidR="00D17C9D" w:rsidRPr="0065348C" w:rsidRDefault="00D17C9D" w:rsidP="00F24E79">
            <w:pPr>
              <w:pStyle w:val="bit"/>
              <w:rPr>
                <w:color w:val="000000" w:themeColor="text1"/>
              </w:rPr>
            </w:pPr>
            <w:r w:rsidRPr="0065348C">
              <w:rPr>
                <w:color w:val="000000" w:themeColor="text1"/>
              </w:rPr>
              <w:t>Value after reset</w:t>
            </w:r>
          </w:p>
        </w:tc>
        <w:tc>
          <w:tcPr>
            <w:tcW w:w="534" w:type="dxa"/>
            <w:tcBorders>
              <w:top w:val="single" w:sz="4" w:space="0" w:color="auto"/>
            </w:tcBorders>
            <w:shd w:val="clear" w:color="auto" w:fill="auto"/>
          </w:tcPr>
          <w:p w14:paraId="5F33233C" w14:textId="03D719AB" w:rsidR="00D17C9D" w:rsidRPr="0065348C" w:rsidRDefault="00D17C9D" w:rsidP="00F24E79">
            <w:pPr>
              <w:pStyle w:val="bit0"/>
              <w:rPr>
                <w:color w:val="000000" w:themeColor="text1"/>
              </w:rPr>
            </w:pPr>
          </w:p>
        </w:tc>
        <w:tc>
          <w:tcPr>
            <w:tcW w:w="534" w:type="dxa"/>
            <w:tcBorders>
              <w:top w:val="single" w:sz="4" w:space="0" w:color="auto"/>
            </w:tcBorders>
            <w:shd w:val="clear" w:color="auto" w:fill="auto"/>
          </w:tcPr>
          <w:p w14:paraId="47DB90BC" w14:textId="7772A2A9" w:rsidR="00D17C9D" w:rsidRPr="0065348C" w:rsidRDefault="00D17C9D" w:rsidP="00F24E79">
            <w:pPr>
              <w:pStyle w:val="bit0"/>
              <w:rPr>
                <w:color w:val="000000" w:themeColor="text1"/>
              </w:rPr>
            </w:pPr>
          </w:p>
        </w:tc>
        <w:tc>
          <w:tcPr>
            <w:tcW w:w="534" w:type="dxa"/>
            <w:tcBorders>
              <w:top w:val="single" w:sz="4" w:space="0" w:color="auto"/>
            </w:tcBorders>
            <w:shd w:val="clear" w:color="auto" w:fill="auto"/>
          </w:tcPr>
          <w:p w14:paraId="4D4C5144" w14:textId="25819660" w:rsidR="00D17C9D" w:rsidRPr="0065348C" w:rsidRDefault="00D17C9D" w:rsidP="00F24E79">
            <w:pPr>
              <w:pStyle w:val="bit0"/>
              <w:rPr>
                <w:color w:val="000000" w:themeColor="text1"/>
              </w:rPr>
            </w:pPr>
          </w:p>
        </w:tc>
        <w:tc>
          <w:tcPr>
            <w:tcW w:w="534" w:type="dxa"/>
            <w:tcBorders>
              <w:top w:val="single" w:sz="4" w:space="0" w:color="auto"/>
            </w:tcBorders>
            <w:shd w:val="clear" w:color="auto" w:fill="auto"/>
          </w:tcPr>
          <w:p w14:paraId="03D676CC" w14:textId="49282E35" w:rsidR="00D17C9D" w:rsidRPr="000337E3" w:rsidRDefault="00D17C9D" w:rsidP="00F24E79">
            <w:pPr>
              <w:pStyle w:val="bit0"/>
            </w:pPr>
          </w:p>
        </w:tc>
        <w:tc>
          <w:tcPr>
            <w:tcW w:w="534" w:type="dxa"/>
            <w:tcBorders>
              <w:top w:val="single" w:sz="4" w:space="0" w:color="auto"/>
            </w:tcBorders>
            <w:shd w:val="clear" w:color="auto" w:fill="auto"/>
          </w:tcPr>
          <w:p w14:paraId="55982276" w14:textId="53FDC2D4" w:rsidR="00D17C9D" w:rsidRPr="000337E3" w:rsidRDefault="00D17C9D" w:rsidP="00F24E79">
            <w:pPr>
              <w:pStyle w:val="bit0"/>
            </w:pPr>
          </w:p>
        </w:tc>
        <w:tc>
          <w:tcPr>
            <w:tcW w:w="533" w:type="dxa"/>
            <w:tcBorders>
              <w:top w:val="single" w:sz="4" w:space="0" w:color="auto"/>
            </w:tcBorders>
            <w:shd w:val="clear" w:color="auto" w:fill="auto"/>
          </w:tcPr>
          <w:p w14:paraId="486EE51B" w14:textId="639B32EE" w:rsidR="00D17C9D" w:rsidRPr="000337E3" w:rsidRDefault="00D17C9D" w:rsidP="00F24E79">
            <w:pPr>
              <w:pStyle w:val="bit0"/>
            </w:pPr>
          </w:p>
        </w:tc>
        <w:tc>
          <w:tcPr>
            <w:tcW w:w="533" w:type="dxa"/>
            <w:tcBorders>
              <w:top w:val="single" w:sz="4" w:space="0" w:color="auto"/>
            </w:tcBorders>
            <w:shd w:val="clear" w:color="auto" w:fill="auto"/>
          </w:tcPr>
          <w:p w14:paraId="61580749" w14:textId="311A938C" w:rsidR="00D17C9D" w:rsidRPr="000337E3" w:rsidRDefault="00D17C9D" w:rsidP="00F24E79">
            <w:pPr>
              <w:pStyle w:val="bit0"/>
            </w:pPr>
          </w:p>
        </w:tc>
        <w:tc>
          <w:tcPr>
            <w:tcW w:w="532" w:type="dxa"/>
            <w:tcBorders>
              <w:top w:val="single" w:sz="4" w:space="0" w:color="auto"/>
            </w:tcBorders>
            <w:shd w:val="clear" w:color="auto" w:fill="auto"/>
          </w:tcPr>
          <w:p w14:paraId="091C6A7E" w14:textId="423973C1" w:rsidR="00D17C9D" w:rsidRPr="000337E3" w:rsidRDefault="00D17C9D" w:rsidP="00F24E79">
            <w:pPr>
              <w:pStyle w:val="bit0"/>
            </w:pPr>
          </w:p>
        </w:tc>
        <w:tc>
          <w:tcPr>
            <w:tcW w:w="532" w:type="dxa"/>
            <w:tcBorders>
              <w:top w:val="single" w:sz="4" w:space="0" w:color="auto"/>
            </w:tcBorders>
            <w:shd w:val="clear" w:color="auto" w:fill="auto"/>
          </w:tcPr>
          <w:p w14:paraId="222E17A0" w14:textId="6C2AD4FA" w:rsidR="00D17C9D" w:rsidRPr="000337E3" w:rsidRDefault="00D17C9D" w:rsidP="00F24E79">
            <w:pPr>
              <w:pStyle w:val="bit0"/>
            </w:pPr>
          </w:p>
        </w:tc>
        <w:tc>
          <w:tcPr>
            <w:tcW w:w="532" w:type="dxa"/>
            <w:tcBorders>
              <w:top w:val="single" w:sz="4" w:space="0" w:color="auto"/>
            </w:tcBorders>
            <w:shd w:val="clear" w:color="auto" w:fill="auto"/>
          </w:tcPr>
          <w:p w14:paraId="5D4D2346" w14:textId="101AB8A9" w:rsidR="00D17C9D" w:rsidRPr="000337E3" w:rsidRDefault="00D17C9D" w:rsidP="00F24E79">
            <w:pPr>
              <w:pStyle w:val="bit0"/>
            </w:pPr>
          </w:p>
        </w:tc>
        <w:tc>
          <w:tcPr>
            <w:tcW w:w="532" w:type="dxa"/>
            <w:tcBorders>
              <w:top w:val="single" w:sz="4" w:space="0" w:color="auto"/>
            </w:tcBorders>
            <w:shd w:val="clear" w:color="auto" w:fill="auto"/>
          </w:tcPr>
          <w:p w14:paraId="734F1F93" w14:textId="6F8D058C" w:rsidR="00D17C9D" w:rsidRPr="000337E3" w:rsidRDefault="00D17C9D" w:rsidP="00F24E79">
            <w:pPr>
              <w:pStyle w:val="bit0"/>
            </w:pPr>
          </w:p>
        </w:tc>
        <w:tc>
          <w:tcPr>
            <w:tcW w:w="532" w:type="dxa"/>
            <w:tcBorders>
              <w:top w:val="single" w:sz="4" w:space="0" w:color="auto"/>
            </w:tcBorders>
            <w:shd w:val="clear" w:color="auto" w:fill="auto"/>
          </w:tcPr>
          <w:p w14:paraId="3D7B40DD" w14:textId="56C8C727" w:rsidR="00D17C9D" w:rsidRPr="000337E3" w:rsidRDefault="00D17C9D" w:rsidP="00F24E79">
            <w:pPr>
              <w:pStyle w:val="bit0"/>
            </w:pPr>
          </w:p>
        </w:tc>
        <w:tc>
          <w:tcPr>
            <w:tcW w:w="532" w:type="dxa"/>
            <w:tcBorders>
              <w:top w:val="single" w:sz="4" w:space="0" w:color="auto"/>
            </w:tcBorders>
            <w:shd w:val="clear" w:color="auto" w:fill="auto"/>
          </w:tcPr>
          <w:p w14:paraId="3C743EDE" w14:textId="0B910DBD" w:rsidR="00D17C9D" w:rsidRPr="000337E3" w:rsidRDefault="00D17C9D" w:rsidP="00F24E79">
            <w:pPr>
              <w:pStyle w:val="bit0"/>
            </w:pPr>
          </w:p>
        </w:tc>
        <w:tc>
          <w:tcPr>
            <w:tcW w:w="532" w:type="dxa"/>
            <w:tcBorders>
              <w:top w:val="single" w:sz="4" w:space="0" w:color="auto"/>
            </w:tcBorders>
            <w:shd w:val="clear" w:color="auto" w:fill="auto"/>
          </w:tcPr>
          <w:p w14:paraId="529CA9A8" w14:textId="55FAA4CC" w:rsidR="00D17C9D" w:rsidRPr="000337E3" w:rsidRDefault="00D17C9D" w:rsidP="00F24E79">
            <w:pPr>
              <w:pStyle w:val="bit0"/>
            </w:pPr>
          </w:p>
        </w:tc>
        <w:tc>
          <w:tcPr>
            <w:tcW w:w="532" w:type="dxa"/>
            <w:tcBorders>
              <w:top w:val="single" w:sz="4" w:space="0" w:color="auto"/>
            </w:tcBorders>
            <w:shd w:val="clear" w:color="auto" w:fill="auto"/>
          </w:tcPr>
          <w:p w14:paraId="5F257828" w14:textId="3D1E7EFE" w:rsidR="00D17C9D" w:rsidRPr="000337E3" w:rsidRDefault="00D17C9D" w:rsidP="00F24E79">
            <w:pPr>
              <w:pStyle w:val="bit0"/>
            </w:pPr>
          </w:p>
        </w:tc>
        <w:tc>
          <w:tcPr>
            <w:tcW w:w="532" w:type="dxa"/>
            <w:tcBorders>
              <w:top w:val="single" w:sz="4" w:space="0" w:color="auto"/>
            </w:tcBorders>
            <w:shd w:val="clear" w:color="auto" w:fill="auto"/>
          </w:tcPr>
          <w:p w14:paraId="3B7F867A" w14:textId="5DDB321E" w:rsidR="00D17C9D" w:rsidRPr="000337E3" w:rsidRDefault="00D17C9D" w:rsidP="00F24E79">
            <w:pPr>
              <w:pStyle w:val="bit0"/>
            </w:pPr>
          </w:p>
        </w:tc>
      </w:tr>
      <w:tr w:rsidR="00D17C9D" w:rsidRPr="000337E3" w14:paraId="2E87994F" w14:textId="77777777" w:rsidTr="00D17C9D">
        <w:trPr>
          <w:jc w:val="right"/>
        </w:trPr>
        <w:tc>
          <w:tcPr>
            <w:tcW w:w="1115" w:type="dxa"/>
            <w:shd w:val="clear" w:color="auto" w:fill="auto"/>
          </w:tcPr>
          <w:p w14:paraId="67DEF035" w14:textId="77777777" w:rsidR="00D17C9D" w:rsidRPr="0065348C" w:rsidRDefault="00D17C9D" w:rsidP="00F24E79">
            <w:pPr>
              <w:pStyle w:val="bit"/>
              <w:rPr>
                <w:color w:val="000000" w:themeColor="text1"/>
              </w:rPr>
            </w:pPr>
            <w:r w:rsidRPr="0065348C">
              <w:rPr>
                <w:color w:val="000000" w:themeColor="text1"/>
              </w:rPr>
              <w:t>R/W</w:t>
            </w:r>
          </w:p>
        </w:tc>
        <w:tc>
          <w:tcPr>
            <w:tcW w:w="534" w:type="dxa"/>
            <w:shd w:val="clear" w:color="auto" w:fill="auto"/>
          </w:tcPr>
          <w:p w14:paraId="6EB21145" w14:textId="2EFEAF64" w:rsidR="00D17C9D" w:rsidRPr="0065348C" w:rsidRDefault="00D17C9D" w:rsidP="00F24E79">
            <w:pPr>
              <w:pStyle w:val="bit0"/>
              <w:rPr>
                <w:color w:val="000000" w:themeColor="text1"/>
              </w:rPr>
            </w:pPr>
            <w:r w:rsidRPr="0065348C">
              <w:rPr>
                <w:color w:val="000000" w:themeColor="text1"/>
              </w:rPr>
              <w:t>R</w:t>
            </w:r>
          </w:p>
        </w:tc>
        <w:tc>
          <w:tcPr>
            <w:tcW w:w="534" w:type="dxa"/>
            <w:shd w:val="clear" w:color="auto" w:fill="auto"/>
          </w:tcPr>
          <w:p w14:paraId="404D731C" w14:textId="118F05C8" w:rsidR="00D17C9D" w:rsidRPr="0065348C" w:rsidRDefault="00D17C9D" w:rsidP="00F24E79">
            <w:pPr>
              <w:pStyle w:val="bit0"/>
              <w:rPr>
                <w:color w:val="000000" w:themeColor="text1"/>
              </w:rPr>
            </w:pPr>
            <w:r w:rsidRPr="0065348C">
              <w:rPr>
                <w:color w:val="000000" w:themeColor="text1"/>
              </w:rPr>
              <w:t>R</w:t>
            </w:r>
          </w:p>
        </w:tc>
        <w:tc>
          <w:tcPr>
            <w:tcW w:w="534" w:type="dxa"/>
            <w:shd w:val="clear" w:color="auto" w:fill="auto"/>
          </w:tcPr>
          <w:p w14:paraId="7645DA80" w14:textId="6CDF32F3" w:rsidR="00D17C9D" w:rsidRPr="0065348C" w:rsidRDefault="00D17C9D" w:rsidP="00F24E79">
            <w:pPr>
              <w:pStyle w:val="bit0"/>
              <w:rPr>
                <w:color w:val="000000" w:themeColor="text1"/>
              </w:rPr>
            </w:pPr>
            <w:r w:rsidRPr="0065348C">
              <w:rPr>
                <w:color w:val="000000" w:themeColor="text1"/>
              </w:rPr>
              <w:t>R</w:t>
            </w:r>
          </w:p>
        </w:tc>
        <w:tc>
          <w:tcPr>
            <w:tcW w:w="534" w:type="dxa"/>
            <w:shd w:val="clear" w:color="auto" w:fill="auto"/>
          </w:tcPr>
          <w:p w14:paraId="70DC5ED4" w14:textId="5F36EFA0" w:rsidR="00D17C9D" w:rsidRPr="000337E3" w:rsidRDefault="00D17C9D" w:rsidP="00F24E79">
            <w:pPr>
              <w:pStyle w:val="bit0"/>
            </w:pPr>
            <w:r w:rsidRPr="000337E3">
              <w:t>R</w:t>
            </w:r>
          </w:p>
        </w:tc>
        <w:tc>
          <w:tcPr>
            <w:tcW w:w="534" w:type="dxa"/>
            <w:shd w:val="clear" w:color="auto" w:fill="auto"/>
          </w:tcPr>
          <w:p w14:paraId="512ECE72" w14:textId="10C1002C" w:rsidR="00D17C9D" w:rsidRPr="000337E3" w:rsidRDefault="00D17C9D" w:rsidP="00F24E79">
            <w:pPr>
              <w:pStyle w:val="bit0"/>
            </w:pPr>
            <w:r w:rsidRPr="000337E3">
              <w:t>R</w:t>
            </w:r>
          </w:p>
        </w:tc>
        <w:tc>
          <w:tcPr>
            <w:tcW w:w="533" w:type="dxa"/>
            <w:shd w:val="clear" w:color="auto" w:fill="auto"/>
          </w:tcPr>
          <w:p w14:paraId="0BB2C6C1" w14:textId="74894B7E" w:rsidR="00D17C9D" w:rsidRPr="000337E3" w:rsidRDefault="00D17C9D" w:rsidP="00F24E79">
            <w:pPr>
              <w:pStyle w:val="bit0"/>
            </w:pPr>
            <w:r w:rsidRPr="000337E3">
              <w:t>R</w:t>
            </w:r>
          </w:p>
        </w:tc>
        <w:tc>
          <w:tcPr>
            <w:tcW w:w="533" w:type="dxa"/>
            <w:shd w:val="clear" w:color="auto" w:fill="auto"/>
          </w:tcPr>
          <w:p w14:paraId="647F9DB2" w14:textId="7E897455" w:rsidR="00D17C9D" w:rsidRPr="000337E3" w:rsidRDefault="00D17C9D" w:rsidP="00F24E79">
            <w:pPr>
              <w:pStyle w:val="bit0"/>
            </w:pPr>
            <w:r w:rsidRPr="000337E3">
              <w:t>R</w:t>
            </w:r>
          </w:p>
        </w:tc>
        <w:tc>
          <w:tcPr>
            <w:tcW w:w="532" w:type="dxa"/>
            <w:shd w:val="clear" w:color="auto" w:fill="auto"/>
          </w:tcPr>
          <w:p w14:paraId="0ED1AFBA" w14:textId="229AFBE6" w:rsidR="00D17C9D" w:rsidRPr="000337E3" w:rsidRDefault="00D17C9D" w:rsidP="00F24E79">
            <w:pPr>
              <w:pStyle w:val="bit0"/>
            </w:pPr>
            <w:r w:rsidRPr="000337E3">
              <w:t>R</w:t>
            </w:r>
          </w:p>
        </w:tc>
        <w:tc>
          <w:tcPr>
            <w:tcW w:w="532" w:type="dxa"/>
            <w:shd w:val="clear" w:color="auto" w:fill="auto"/>
          </w:tcPr>
          <w:p w14:paraId="1D4F21ED" w14:textId="583D2ED1" w:rsidR="00D17C9D" w:rsidRPr="000337E3" w:rsidRDefault="00D17C9D" w:rsidP="00F24E79">
            <w:pPr>
              <w:pStyle w:val="bit0"/>
            </w:pPr>
            <w:r w:rsidRPr="000337E3">
              <w:t>R</w:t>
            </w:r>
          </w:p>
        </w:tc>
        <w:tc>
          <w:tcPr>
            <w:tcW w:w="532" w:type="dxa"/>
            <w:shd w:val="clear" w:color="auto" w:fill="auto"/>
          </w:tcPr>
          <w:p w14:paraId="7FD55324" w14:textId="50B609EC" w:rsidR="00D17C9D" w:rsidRPr="000337E3" w:rsidRDefault="00D17C9D" w:rsidP="00F24E79">
            <w:pPr>
              <w:pStyle w:val="bit0"/>
            </w:pPr>
            <w:r w:rsidRPr="000337E3">
              <w:t>R</w:t>
            </w:r>
          </w:p>
        </w:tc>
        <w:tc>
          <w:tcPr>
            <w:tcW w:w="532" w:type="dxa"/>
            <w:shd w:val="clear" w:color="auto" w:fill="auto"/>
          </w:tcPr>
          <w:p w14:paraId="35E3884F" w14:textId="1F1ADCCD" w:rsidR="00D17C9D" w:rsidRPr="000337E3" w:rsidRDefault="00D17C9D" w:rsidP="00F24E79">
            <w:pPr>
              <w:pStyle w:val="bit0"/>
            </w:pPr>
            <w:r w:rsidRPr="000337E3">
              <w:t>R</w:t>
            </w:r>
          </w:p>
        </w:tc>
        <w:tc>
          <w:tcPr>
            <w:tcW w:w="532" w:type="dxa"/>
            <w:shd w:val="clear" w:color="auto" w:fill="auto"/>
          </w:tcPr>
          <w:p w14:paraId="74F11ED4" w14:textId="51084F30" w:rsidR="00D17C9D" w:rsidRPr="000337E3" w:rsidRDefault="00D17C9D" w:rsidP="00F24E79">
            <w:pPr>
              <w:pStyle w:val="bit0"/>
            </w:pPr>
            <w:r w:rsidRPr="000337E3">
              <w:t>R</w:t>
            </w:r>
          </w:p>
        </w:tc>
        <w:tc>
          <w:tcPr>
            <w:tcW w:w="532" w:type="dxa"/>
            <w:shd w:val="clear" w:color="auto" w:fill="auto"/>
          </w:tcPr>
          <w:p w14:paraId="6138ACF1" w14:textId="20F99784" w:rsidR="00D17C9D" w:rsidRPr="000337E3" w:rsidRDefault="00D17C9D" w:rsidP="00F24E79">
            <w:pPr>
              <w:pStyle w:val="bit0"/>
            </w:pPr>
            <w:r w:rsidRPr="000337E3">
              <w:t>R</w:t>
            </w:r>
          </w:p>
        </w:tc>
        <w:tc>
          <w:tcPr>
            <w:tcW w:w="532" w:type="dxa"/>
            <w:shd w:val="clear" w:color="auto" w:fill="auto"/>
          </w:tcPr>
          <w:p w14:paraId="564F7231" w14:textId="1A56835C" w:rsidR="00D17C9D" w:rsidRPr="000337E3" w:rsidRDefault="00D17C9D" w:rsidP="00F24E79">
            <w:pPr>
              <w:pStyle w:val="bit0"/>
            </w:pPr>
            <w:r w:rsidRPr="000337E3">
              <w:t>R</w:t>
            </w:r>
          </w:p>
        </w:tc>
        <w:tc>
          <w:tcPr>
            <w:tcW w:w="532" w:type="dxa"/>
            <w:shd w:val="clear" w:color="auto" w:fill="auto"/>
          </w:tcPr>
          <w:p w14:paraId="40DC9712" w14:textId="2C80E8BA" w:rsidR="00D17C9D" w:rsidRPr="000337E3" w:rsidRDefault="00D17C9D" w:rsidP="00F24E79">
            <w:pPr>
              <w:pStyle w:val="bit0"/>
            </w:pPr>
            <w:r w:rsidRPr="000337E3">
              <w:t>R</w:t>
            </w:r>
          </w:p>
        </w:tc>
        <w:tc>
          <w:tcPr>
            <w:tcW w:w="532" w:type="dxa"/>
            <w:shd w:val="clear" w:color="auto" w:fill="auto"/>
          </w:tcPr>
          <w:p w14:paraId="699C5C23" w14:textId="37777ADB" w:rsidR="00D17C9D" w:rsidRPr="000337E3" w:rsidRDefault="00D17C9D" w:rsidP="00F24E79">
            <w:pPr>
              <w:pStyle w:val="bit0"/>
            </w:pPr>
            <w:r w:rsidRPr="000337E3">
              <w:t>R</w:t>
            </w:r>
          </w:p>
        </w:tc>
      </w:tr>
      <w:tr w:rsidR="00D17C9D" w:rsidRPr="000337E3" w14:paraId="678DAB29" w14:textId="77777777" w:rsidTr="00D17C9D">
        <w:trPr>
          <w:jc w:val="right"/>
        </w:trPr>
        <w:tc>
          <w:tcPr>
            <w:tcW w:w="1115" w:type="dxa"/>
            <w:shd w:val="clear" w:color="auto" w:fill="auto"/>
          </w:tcPr>
          <w:p w14:paraId="763E1E59" w14:textId="77777777" w:rsidR="00D17C9D" w:rsidRPr="0065348C" w:rsidRDefault="00D17C9D" w:rsidP="00F24E79">
            <w:pPr>
              <w:pStyle w:val="bit"/>
              <w:rPr>
                <w:color w:val="000000" w:themeColor="text1"/>
              </w:rPr>
            </w:pPr>
          </w:p>
        </w:tc>
        <w:tc>
          <w:tcPr>
            <w:tcW w:w="534" w:type="dxa"/>
            <w:shd w:val="clear" w:color="auto" w:fill="auto"/>
          </w:tcPr>
          <w:p w14:paraId="481F28AE" w14:textId="77777777" w:rsidR="00D17C9D" w:rsidRPr="0065348C" w:rsidRDefault="00D17C9D" w:rsidP="00F24E79">
            <w:pPr>
              <w:pStyle w:val="bit0"/>
              <w:rPr>
                <w:color w:val="000000" w:themeColor="text1"/>
              </w:rPr>
            </w:pPr>
          </w:p>
        </w:tc>
        <w:tc>
          <w:tcPr>
            <w:tcW w:w="534" w:type="dxa"/>
            <w:shd w:val="clear" w:color="auto" w:fill="auto"/>
          </w:tcPr>
          <w:p w14:paraId="6E6867DC" w14:textId="77777777" w:rsidR="00D17C9D" w:rsidRPr="0065348C" w:rsidRDefault="00D17C9D" w:rsidP="00F24E79">
            <w:pPr>
              <w:pStyle w:val="bit0"/>
              <w:rPr>
                <w:color w:val="000000" w:themeColor="text1"/>
              </w:rPr>
            </w:pPr>
          </w:p>
        </w:tc>
        <w:tc>
          <w:tcPr>
            <w:tcW w:w="534" w:type="dxa"/>
            <w:shd w:val="clear" w:color="auto" w:fill="auto"/>
          </w:tcPr>
          <w:p w14:paraId="36655C28" w14:textId="77777777" w:rsidR="00D17C9D" w:rsidRPr="0065348C" w:rsidRDefault="00D17C9D" w:rsidP="00F24E79">
            <w:pPr>
              <w:pStyle w:val="bit0"/>
              <w:rPr>
                <w:color w:val="000000" w:themeColor="text1"/>
              </w:rPr>
            </w:pPr>
          </w:p>
        </w:tc>
        <w:tc>
          <w:tcPr>
            <w:tcW w:w="534" w:type="dxa"/>
            <w:shd w:val="clear" w:color="auto" w:fill="auto"/>
          </w:tcPr>
          <w:p w14:paraId="698D4079" w14:textId="77777777" w:rsidR="00D17C9D" w:rsidRPr="000337E3" w:rsidRDefault="00D17C9D" w:rsidP="00F24E79">
            <w:pPr>
              <w:pStyle w:val="bit0"/>
            </w:pPr>
          </w:p>
        </w:tc>
        <w:tc>
          <w:tcPr>
            <w:tcW w:w="534" w:type="dxa"/>
            <w:shd w:val="clear" w:color="auto" w:fill="auto"/>
          </w:tcPr>
          <w:p w14:paraId="6AEF48E8" w14:textId="77777777" w:rsidR="00D17C9D" w:rsidRPr="000337E3" w:rsidRDefault="00D17C9D" w:rsidP="00F24E79">
            <w:pPr>
              <w:pStyle w:val="bit0"/>
            </w:pPr>
          </w:p>
        </w:tc>
        <w:tc>
          <w:tcPr>
            <w:tcW w:w="533" w:type="dxa"/>
            <w:shd w:val="clear" w:color="auto" w:fill="auto"/>
          </w:tcPr>
          <w:p w14:paraId="78CCDC25" w14:textId="77777777" w:rsidR="00D17C9D" w:rsidRPr="000337E3" w:rsidRDefault="00D17C9D" w:rsidP="00F24E79">
            <w:pPr>
              <w:pStyle w:val="bit0"/>
            </w:pPr>
          </w:p>
        </w:tc>
        <w:tc>
          <w:tcPr>
            <w:tcW w:w="533" w:type="dxa"/>
            <w:shd w:val="clear" w:color="auto" w:fill="auto"/>
          </w:tcPr>
          <w:p w14:paraId="66267EFC" w14:textId="77777777" w:rsidR="00D17C9D" w:rsidRPr="000337E3" w:rsidRDefault="00D17C9D" w:rsidP="00F24E79">
            <w:pPr>
              <w:pStyle w:val="bit0"/>
            </w:pPr>
          </w:p>
        </w:tc>
        <w:tc>
          <w:tcPr>
            <w:tcW w:w="532" w:type="dxa"/>
            <w:shd w:val="clear" w:color="auto" w:fill="auto"/>
          </w:tcPr>
          <w:p w14:paraId="6DE27A03" w14:textId="77777777" w:rsidR="00D17C9D" w:rsidRPr="000337E3" w:rsidRDefault="00D17C9D" w:rsidP="00F24E79">
            <w:pPr>
              <w:pStyle w:val="bit0"/>
            </w:pPr>
          </w:p>
        </w:tc>
        <w:tc>
          <w:tcPr>
            <w:tcW w:w="532" w:type="dxa"/>
            <w:shd w:val="clear" w:color="auto" w:fill="auto"/>
          </w:tcPr>
          <w:p w14:paraId="246FB795" w14:textId="77777777" w:rsidR="00D17C9D" w:rsidRPr="000337E3" w:rsidRDefault="00D17C9D" w:rsidP="00F24E79">
            <w:pPr>
              <w:pStyle w:val="bit0"/>
            </w:pPr>
          </w:p>
        </w:tc>
        <w:tc>
          <w:tcPr>
            <w:tcW w:w="532" w:type="dxa"/>
            <w:shd w:val="clear" w:color="auto" w:fill="auto"/>
          </w:tcPr>
          <w:p w14:paraId="6CE29795" w14:textId="77777777" w:rsidR="00D17C9D" w:rsidRPr="000337E3" w:rsidRDefault="00D17C9D" w:rsidP="00F24E79">
            <w:pPr>
              <w:pStyle w:val="bit0"/>
            </w:pPr>
          </w:p>
        </w:tc>
        <w:tc>
          <w:tcPr>
            <w:tcW w:w="532" w:type="dxa"/>
            <w:shd w:val="clear" w:color="auto" w:fill="auto"/>
          </w:tcPr>
          <w:p w14:paraId="4BDE21C5" w14:textId="77777777" w:rsidR="00D17C9D" w:rsidRPr="000337E3" w:rsidRDefault="00D17C9D" w:rsidP="00F24E79">
            <w:pPr>
              <w:pStyle w:val="bit0"/>
            </w:pPr>
          </w:p>
        </w:tc>
        <w:tc>
          <w:tcPr>
            <w:tcW w:w="1064" w:type="dxa"/>
            <w:gridSpan w:val="2"/>
            <w:shd w:val="clear" w:color="auto" w:fill="auto"/>
          </w:tcPr>
          <w:p w14:paraId="71E15924" w14:textId="5D92B50D" w:rsidR="00D17C9D" w:rsidRPr="000337E3" w:rsidRDefault="00D17C9D" w:rsidP="00F24E79">
            <w:pPr>
              <w:pStyle w:val="bit0"/>
            </w:pPr>
            <w:r w:rsidRPr="000337E3">
              <w:rPr>
                <w:rFonts w:cs="Arial"/>
              </w:rPr>
              <w:t>↑</w:t>
            </w:r>
          </w:p>
        </w:tc>
        <w:tc>
          <w:tcPr>
            <w:tcW w:w="532" w:type="dxa"/>
            <w:shd w:val="clear" w:color="auto" w:fill="auto"/>
          </w:tcPr>
          <w:p w14:paraId="6D25AF57" w14:textId="77777777" w:rsidR="00D17C9D" w:rsidRPr="000337E3" w:rsidRDefault="00D17C9D" w:rsidP="00F24E79">
            <w:pPr>
              <w:pStyle w:val="bit0"/>
            </w:pPr>
          </w:p>
        </w:tc>
        <w:tc>
          <w:tcPr>
            <w:tcW w:w="532" w:type="dxa"/>
            <w:shd w:val="clear" w:color="auto" w:fill="auto"/>
          </w:tcPr>
          <w:p w14:paraId="59C480C9" w14:textId="77777777" w:rsidR="00D17C9D" w:rsidRPr="000337E3" w:rsidRDefault="00D17C9D" w:rsidP="00F24E79">
            <w:pPr>
              <w:pStyle w:val="bit0"/>
            </w:pPr>
          </w:p>
        </w:tc>
        <w:tc>
          <w:tcPr>
            <w:tcW w:w="532" w:type="dxa"/>
            <w:shd w:val="clear" w:color="auto" w:fill="auto"/>
          </w:tcPr>
          <w:p w14:paraId="628D7350" w14:textId="77777777" w:rsidR="00D17C9D" w:rsidRPr="000337E3" w:rsidRDefault="00D17C9D" w:rsidP="00F24E79">
            <w:pPr>
              <w:pStyle w:val="bit0"/>
            </w:pPr>
          </w:p>
        </w:tc>
      </w:tr>
      <w:tr w:rsidR="00D17C9D" w:rsidRPr="000337E3" w14:paraId="4825EC2D" w14:textId="77777777" w:rsidTr="00F24E79">
        <w:trPr>
          <w:jc w:val="right"/>
        </w:trPr>
        <w:tc>
          <w:tcPr>
            <w:tcW w:w="1115" w:type="dxa"/>
            <w:shd w:val="clear" w:color="auto" w:fill="auto"/>
          </w:tcPr>
          <w:p w14:paraId="67FE2818" w14:textId="77777777" w:rsidR="00D17C9D" w:rsidRPr="0065348C" w:rsidRDefault="00D17C9D" w:rsidP="00F24E79">
            <w:pPr>
              <w:pStyle w:val="bit"/>
              <w:rPr>
                <w:color w:val="000000" w:themeColor="text1"/>
              </w:rPr>
            </w:pPr>
          </w:p>
        </w:tc>
        <w:tc>
          <w:tcPr>
            <w:tcW w:w="534" w:type="dxa"/>
            <w:shd w:val="clear" w:color="auto" w:fill="auto"/>
          </w:tcPr>
          <w:p w14:paraId="1C551FA6" w14:textId="77777777" w:rsidR="00D17C9D" w:rsidRPr="0065348C" w:rsidRDefault="00D17C9D" w:rsidP="00F24E79">
            <w:pPr>
              <w:pStyle w:val="bit0"/>
              <w:rPr>
                <w:color w:val="000000" w:themeColor="text1"/>
              </w:rPr>
            </w:pPr>
          </w:p>
        </w:tc>
        <w:tc>
          <w:tcPr>
            <w:tcW w:w="534" w:type="dxa"/>
            <w:shd w:val="clear" w:color="auto" w:fill="auto"/>
          </w:tcPr>
          <w:p w14:paraId="08ABF19C" w14:textId="77777777" w:rsidR="00D17C9D" w:rsidRPr="0065348C" w:rsidRDefault="00D17C9D" w:rsidP="00F24E79">
            <w:pPr>
              <w:pStyle w:val="bit0"/>
              <w:rPr>
                <w:color w:val="000000" w:themeColor="text1"/>
              </w:rPr>
            </w:pPr>
          </w:p>
        </w:tc>
        <w:tc>
          <w:tcPr>
            <w:tcW w:w="534" w:type="dxa"/>
            <w:shd w:val="clear" w:color="auto" w:fill="auto"/>
          </w:tcPr>
          <w:p w14:paraId="47609A08" w14:textId="77777777" w:rsidR="00D17C9D" w:rsidRPr="0065348C" w:rsidRDefault="00D17C9D" w:rsidP="00F24E79">
            <w:pPr>
              <w:pStyle w:val="bit0"/>
              <w:rPr>
                <w:color w:val="000000" w:themeColor="text1"/>
              </w:rPr>
            </w:pPr>
          </w:p>
        </w:tc>
        <w:tc>
          <w:tcPr>
            <w:tcW w:w="534" w:type="dxa"/>
            <w:shd w:val="clear" w:color="auto" w:fill="auto"/>
          </w:tcPr>
          <w:p w14:paraId="6001ECC3" w14:textId="77777777" w:rsidR="00D17C9D" w:rsidRPr="000337E3" w:rsidRDefault="00D17C9D" w:rsidP="00F24E79">
            <w:pPr>
              <w:pStyle w:val="bit0"/>
            </w:pPr>
          </w:p>
        </w:tc>
        <w:tc>
          <w:tcPr>
            <w:tcW w:w="534" w:type="dxa"/>
            <w:shd w:val="clear" w:color="auto" w:fill="auto"/>
          </w:tcPr>
          <w:p w14:paraId="44E4D619" w14:textId="77777777" w:rsidR="00D17C9D" w:rsidRPr="000337E3" w:rsidRDefault="00D17C9D" w:rsidP="00F24E79">
            <w:pPr>
              <w:pStyle w:val="bit0"/>
            </w:pPr>
          </w:p>
        </w:tc>
        <w:tc>
          <w:tcPr>
            <w:tcW w:w="533" w:type="dxa"/>
            <w:shd w:val="clear" w:color="auto" w:fill="auto"/>
          </w:tcPr>
          <w:p w14:paraId="19F64E15" w14:textId="77777777" w:rsidR="00D17C9D" w:rsidRPr="000337E3" w:rsidRDefault="00D17C9D" w:rsidP="00F24E79">
            <w:pPr>
              <w:pStyle w:val="bit0"/>
            </w:pPr>
          </w:p>
        </w:tc>
        <w:tc>
          <w:tcPr>
            <w:tcW w:w="533" w:type="dxa"/>
            <w:shd w:val="clear" w:color="auto" w:fill="auto"/>
          </w:tcPr>
          <w:p w14:paraId="191E3CAB" w14:textId="77777777" w:rsidR="00D17C9D" w:rsidRPr="000337E3" w:rsidRDefault="00D17C9D" w:rsidP="00F24E79">
            <w:pPr>
              <w:pStyle w:val="bit0"/>
            </w:pPr>
          </w:p>
        </w:tc>
        <w:tc>
          <w:tcPr>
            <w:tcW w:w="532" w:type="dxa"/>
            <w:shd w:val="clear" w:color="auto" w:fill="auto"/>
          </w:tcPr>
          <w:p w14:paraId="380A3913" w14:textId="77777777" w:rsidR="00D17C9D" w:rsidRPr="000337E3" w:rsidRDefault="00D17C9D" w:rsidP="00F24E79">
            <w:pPr>
              <w:pStyle w:val="bit0"/>
            </w:pPr>
          </w:p>
        </w:tc>
        <w:tc>
          <w:tcPr>
            <w:tcW w:w="532" w:type="dxa"/>
            <w:shd w:val="clear" w:color="auto" w:fill="auto"/>
          </w:tcPr>
          <w:p w14:paraId="7B3C5648" w14:textId="77777777" w:rsidR="00D17C9D" w:rsidRPr="000337E3" w:rsidRDefault="00D17C9D" w:rsidP="00F24E79">
            <w:pPr>
              <w:pStyle w:val="bit0"/>
            </w:pPr>
          </w:p>
        </w:tc>
        <w:tc>
          <w:tcPr>
            <w:tcW w:w="532" w:type="dxa"/>
            <w:shd w:val="clear" w:color="auto" w:fill="auto"/>
          </w:tcPr>
          <w:p w14:paraId="54C6F3D4" w14:textId="77777777" w:rsidR="00D17C9D" w:rsidRPr="000337E3" w:rsidRDefault="00D17C9D" w:rsidP="00F24E79">
            <w:pPr>
              <w:pStyle w:val="bit0"/>
            </w:pPr>
          </w:p>
        </w:tc>
        <w:tc>
          <w:tcPr>
            <w:tcW w:w="532" w:type="dxa"/>
            <w:shd w:val="clear" w:color="auto" w:fill="auto"/>
          </w:tcPr>
          <w:p w14:paraId="6F84E69A" w14:textId="77777777" w:rsidR="00D17C9D" w:rsidRPr="000337E3" w:rsidRDefault="00D17C9D" w:rsidP="00F24E79">
            <w:pPr>
              <w:pStyle w:val="bit0"/>
            </w:pPr>
          </w:p>
        </w:tc>
        <w:tc>
          <w:tcPr>
            <w:tcW w:w="1596" w:type="dxa"/>
            <w:gridSpan w:val="3"/>
            <w:shd w:val="clear" w:color="auto" w:fill="auto"/>
          </w:tcPr>
          <w:p w14:paraId="2FD4F2E8" w14:textId="3B0F0B56" w:rsidR="00D17C9D" w:rsidRPr="000337E3" w:rsidRDefault="00D17C9D" w:rsidP="00D17C9D">
            <w:pPr>
              <w:pStyle w:val="7pt0"/>
            </w:pPr>
            <w:r w:rsidRPr="000337E3">
              <w:t>Decimal point position</w:t>
            </w:r>
          </w:p>
        </w:tc>
        <w:tc>
          <w:tcPr>
            <w:tcW w:w="532" w:type="dxa"/>
            <w:shd w:val="clear" w:color="auto" w:fill="auto"/>
          </w:tcPr>
          <w:p w14:paraId="17777D2F" w14:textId="77777777" w:rsidR="00D17C9D" w:rsidRPr="000337E3" w:rsidRDefault="00D17C9D" w:rsidP="00F24E79">
            <w:pPr>
              <w:pStyle w:val="bit0"/>
            </w:pPr>
          </w:p>
        </w:tc>
        <w:tc>
          <w:tcPr>
            <w:tcW w:w="532" w:type="dxa"/>
            <w:shd w:val="clear" w:color="auto" w:fill="auto"/>
          </w:tcPr>
          <w:p w14:paraId="5E0A31D0" w14:textId="77777777" w:rsidR="00D17C9D" w:rsidRPr="000337E3" w:rsidRDefault="00D17C9D" w:rsidP="00F24E79">
            <w:pPr>
              <w:pStyle w:val="bit0"/>
            </w:pPr>
          </w:p>
        </w:tc>
      </w:tr>
      <w:tr w:rsidR="00D17C9D" w:rsidRPr="000337E3" w14:paraId="49E5944D" w14:textId="77777777" w:rsidTr="00F24E79">
        <w:trPr>
          <w:jc w:val="right"/>
        </w:trPr>
        <w:tc>
          <w:tcPr>
            <w:tcW w:w="1115" w:type="dxa"/>
            <w:shd w:val="clear" w:color="auto" w:fill="auto"/>
          </w:tcPr>
          <w:p w14:paraId="3E250C8D" w14:textId="77777777" w:rsidR="00D17C9D" w:rsidRPr="0065348C" w:rsidRDefault="00D17C9D" w:rsidP="00F24E79">
            <w:pPr>
              <w:pStyle w:val="bit"/>
              <w:rPr>
                <w:color w:val="000000" w:themeColor="text1"/>
              </w:rPr>
            </w:pPr>
          </w:p>
        </w:tc>
        <w:tc>
          <w:tcPr>
            <w:tcW w:w="8524" w:type="dxa"/>
            <w:gridSpan w:val="16"/>
            <w:shd w:val="clear" w:color="auto" w:fill="auto"/>
          </w:tcPr>
          <w:p w14:paraId="48DFB9BE" w14:textId="4095E0D9" w:rsidR="00D17C9D" w:rsidRPr="0065348C" w:rsidRDefault="002664E1" w:rsidP="00C6595F">
            <w:pPr>
              <w:pStyle w:val="12"/>
              <w:numPr>
                <w:ilvl w:val="0"/>
                <w:numId w:val="24"/>
              </w:numPr>
              <w:rPr>
                <w:color w:val="000000" w:themeColor="text1"/>
              </w:rPr>
            </w:pPr>
            <w:proofErr w:type="spellStart"/>
            <w:r w:rsidRPr="0065348C">
              <w:rPr>
                <w:color w:val="000000" w:themeColor="text1"/>
              </w:rPr>
              <w:t>COEFF</w:t>
            </w:r>
            <w:r w:rsidR="004754DA" w:rsidRPr="0065348C">
              <w:rPr>
                <w:color w:val="000000" w:themeColor="text1"/>
              </w:rPr>
              <w:t>n</w:t>
            </w:r>
            <w:proofErr w:type="spellEnd"/>
            <w:r w:rsidRPr="0065348C">
              <w:rPr>
                <w:color w:val="000000" w:themeColor="text1"/>
              </w:rPr>
              <w:t>[15]:</w:t>
            </w:r>
            <w:r w:rsidR="00D17C9D" w:rsidRPr="0065348C">
              <w:rPr>
                <w:color w:val="000000" w:themeColor="text1"/>
              </w:rPr>
              <w:t xml:space="preserve"> Sign bit (always 0)</w:t>
            </w:r>
          </w:p>
        </w:tc>
      </w:tr>
    </w:tbl>
    <w:p w14:paraId="0A56ECD5" w14:textId="11BDDF71" w:rsidR="002664E1" w:rsidRPr="00832F13" w:rsidRDefault="002664E1" w:rsidP="002664E1">
      <w:pPr>
        <w:pStyle w:val="Caption"/>
      </w:pPr>
      <w:r w:rsidRPr="00832F13">
        <w:t xml:space="preserve">Table </w:t>
      </w:r>
      <w:r w:rsidR="00890203">
        <w:fldChar w:fldCharType="begin"/>
      </w:r>
      <w:r w:rsidR="00890203">
        <w:instrText xml:space="preserve"> STYLEREF 1 \s </w:instrText>
      </w:r>
      <w:r w:rsidR="00890203">
        <w:fldChar w:fldCharType="separate"/>
      </w:r>
      <w:r w:rsidR="004243E0">
        <w:rPr>
          <w:noProof/>
        </w:rPr>
        <w:t>12</w:t>
      </w:r>
      <w:r w:rsidR="00890203">
        <w:rPr>
          <w:noProof/>
        </w:rPr>
        <w:fldChar w:fldCharType="end"/>
      </w:r>
      <w:r w:rsidRPr="00832F13">
        <w:t>.</w:t>
      </w:r>
      <w:r w:rsidR="00890203">
        <w:fldChar w:fldCharType="begin"/>
      </w:r>
      <w:r w:rsidR="00890203">
        <w:instrText xml:space="preserve"> SEQ Table \* ARABIC \s 1 </w:instrText>
      </w:r>
      <w:r w:rsidR="00890203">
        <w:fldChar w:fldCharType="separate"/>
      </w:r>
      <w:r w:rsidR="00D94BFE">
        <w:rPr>
          <w:noProof/>
        </w:rPr>
        <w:t>18</w:t>
      </w:r>
      <w:r w:rsidR="00890203">
        <w:rPr>
          <w:noProof/>
        </w:rPr>
        <w:fldChar w:fldCharType="end"/>
      </w:r>
      <w:r w:rsidR="00356644">
        <w:tab/>
      </w:r>
      <w:r w:rsidRPr="00832F13">
        <w:t>OTS0COEFFRn Register</w:t>
      </w:r>
      <w:r w:rsidR="00356644">
        <w:t xml:space="preserve"> Contents</w:t>
      </w:r>
    </w:p>
    <w:tbl>
      <w:tblPr>
        <w:tblStyle w:val="TableGrid"/>
        <w:tblW w:w="9639" w:type="dxa"/>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2664E1" w:rsidRPr="002664E1" w14:paraId="23AEBE82" w14:textId="77777777" w:rsidTr="002664E1">
        <w:tc>
          <w:tcPr>
            <w:tcW w:w="1134" w:type="dxa"/>
            <w:shd w:val="pct15" w:color="auto" w:fill="auto"/>
            <w:vAlign w:val="bottom"/>
          </w:tcPr>
          <w:p w14:paraId="43C8626C" w14:textId="77777777" w:rsidR="002664E1" w:rsidRPr="00832F13" w:rsidRDefault="002664E1" w:rsidP="002664E1">
            <w:pPr>
              <w:pStyle w:val="a3"/>
            </w:pPr>
            <w:r w:rsidRPr="00832F13">
              <w:t>Bit Position</w:t>
            </w:r>
          </w:p>
        </w:tc>
        <w:tc>
          <w:tcPr>
            <w:tcW w:w="1701" w:type="dxa"/>
            <w:shd w:val="pct15" w:color="auto" w:fill="auto"/>
            <w:vAlign w:val="bottom"/>
          </w:tcPr>
          <w:p w14:paraId="7974A82A" w14:textId="77777777" w:rsidR="002664E1" w:rsidRPr="00832F13" w:rsidRDefault="002664E1" w:rsidP="002664E1">
            <w:pPr>
              <w:pStyle w:val="a3"/>
            </w:pPr>
            <w:r w:rsidRPr="00832F13">
              <w:t>Bit Name</w:t>
            </w:r>
          </w:p>
        </w:tc>
        <w:tc>
          <w:tcPr>
            <w:tcW w:w="6804" w:type="dxa"/>
            <w:shd w:val="pct15" w:color="auto" w:fill="auto"/>
            <w:vAlign w:val="bottom"/>
          </w:tcPr>
          <w:p w14:paraId="0B6458C9" w14:textId="77777777" w:rsidR="002664E1" w:rsidRPr="00832F13" w:rsidRDefault="002664E1" w:rsidP="002664E1">
            <w:pPr>
              <w:pStyle w:val="a3"/>
            </w:pPr>
            <w:r w:rsidRPr="00832F13">
              <w:t>Function</w:t>
            </w:r>
          </w:p>
        </w:tc>
      </w:tr>
      <w:tr w:rsidR="002664E1" w:rsidRPr="002664E1" w14:paraId="5816012E" w14:textId="77777777" w:rsidTr="002664E1">
        <w:tc>
          <w:tcPr>
            <w:tcW w:w="1134" w:type="dxa"/>
          </w:tcPr>
          <w:p w14:paraId="01CF5081" w14:textId="77777777" w:rsidR="002664E1" w:rsidRPr="00832F13" w:rsidRDefault="002664E1" w:rsidP="002664E1">
            <w:pPr>
              <w:pStyle w:val="a4"/>
            </w:pPr>
            <w:r w:rsidRPr="00832F13">
              <w:t>15 to 0</w:t>
            </w:r>
          </w:p>
        </w:tc>
        <w:tc>
          <w:tcPr>
            <w:tcW w:w="1701" w:type="dxa"/>
          </w:tcPr>
          <w:p w14:paraId="09501F16" w14:textId="50DFCC88" w:rsidR="002664E1" w:rsidRPr="00832F13" w:rsidRDefault="002664E1" w:rsidP="002664E1">
            <w:pPr>
              <w:pStyle w:val="a4"/>
            </w:pPr>
            <w:proofErr w:type="spellStart"/>
            <w:r w:rsidRPr="00832F13">
              <w:t>COEFF</w:t>
            </w:r>
            <w:r w:rsidR="004754DA">
              <w:t>n</w:t>
            </w:r>
            <w:proofErr w:type="spellEnd"/>
          </w:p>
        </w:tc>
        <w:tc>
          <w:tcPr>
            <w:tcW w:w="6804" w:type="dxa"/>
          </w:tcPr>
          <w:p w14:paraId="61C547A3" w14:textId="77777777" w:rsidR="002664E1" w:rsidRPr="00832F13" w:rsidRDefault="002664E1" w:rsidP="002664E1">
            <w:pPr>
              <w:pStyle w:val="a4"/>
            </w:pPr>
            <w:r w:rsidRPr="00832F13">
              <w:t>Coefficients Value for correction calculation</w:t>
            </w:r>
          </w:p>
          <w:p w14:paraId="685A3555" w14:textId="77777777" w:rsidR="002664E1" w:rsidRPr="00832F13" w:rsidRDefault="002664E1" w:rsidP="002664E1">
            <w:pPr>
              <w:pStyle w:val="a4"/>
            </w:pPr>
            <w:r w:rsidRPr="00832F13">
              <w:t>These bits specify a value for coefficients Value.</w:t>
            </w:r>
          </w:p>
          <w:p w14:paraId="67BCFBD5" w14:textId="34B6663B" w:rsidR="002664E1" w:rsidRPr="00832F13" w:rsidRDefault="002664E1" w:rsidP="002664E1">
            <w:pPr>
              <w:pStyle w:val="a4"/>
            </w:pPr>
            <w:proofErr w:type="spellStart"/>
            <w:proofErr w:type="gramStart"/>
            <w:r w:rsidRPr="00832F13">
              <w:t>COEFF</w:t>
            </w:r>
            <w:r w:rsidR="004754DA">
              <w:t>n</w:t>
            </w:r>
            <w:proofErr w:type="spellEnd"/>
            <w:r w:rsidRPr="00832F13">
              <w:t>[</w:t>
            </w:r>
            <w:proofErr w:type="gramEnd"/>
            <w:r w:rsidRPr="00832F13">
              <w:t>15] is always 0.</w:t>
            </w:r>
          </w:p>
        </w:tc>
      </w:tr>
    </w:tbl>
    <w:p w14:paraId="28D4FF64" w14:textId="77777777" w:rsidR="002664E1" w:rsidRPr="002664E1" w:rsidRDefault="002664E1" w:rsidP="00C6595F">
      <w:pPr>
        <w:pStyle w:val="SP"/>
      </w:pPr>
    </w:p>
    <w:p w14:paraId="6A615B6E" w14:textId="77777777" w:rsidR="008D24A9" w:rsidRPr="006D0CEE" w:rsidRDefault="008D24A9" w:rsidP="00A618DC">
      <w:pPr>
        <w:pStyle w:val="a1"/>
        <w:numPr>
          <w:ilvl w:val="0"/>
          <w:numId w:val="25"/>
        </w:numPr>
        <w:ind w:left="198" w:hanging="170"/>
        <w:textAlignment w:val="auto"/>
        <w:rPr>
          <w:snapToGrid/>
        </w:rPr>
      </w:pPr>
      <w:r>
        <w:t>Reducing errors by temperature correction</w:t>
      </w:r>
      <w:r>
        <w:br/>
      </w:r>
      <w:proofErr w:type="gramStart"/>
      <w:r>
        <w:t>Three</w:t>
      </w:r>
      <w:proofErr w:type="gramEnd"/>
      <w:r>
        <w:t xml:space="preserve"> temperature correction coefficients ar</w:t>
      </w:r>
      <w:r w:rsidRPr="006D0CEE">
        <w:t xml:space="preserve">e stored during device manufacturing in coefficient registers A to C. </w:t>
      </w:r>
      <w:r w:rsidRPr="006D0CEE">
        <w:br/>
        <w:t>Errors in temperature measurement values can be reduced by making a correction by using the temperature correction calculation formula that uses the temperature correction coefficients. However, temperature corrections must be made by the CPU. By using this process, the Temperature Border setting can be improved.</w:t>
      </w:r>
    </w:p>
    <w:p w14:paraId="33FD6B9F" w14:textId="77777777" w:rsidR="008D24A9" w:rsidRPr="006D0CEE" w:rsidRDefault="008D24A9" w:rsidP="00A618DC">
      <w:pPr>
        <w:pStyle w:val="a1"/>
        <w:numPr>
          <w:ilvl w:val="0"/>
          <w:numId w:val="25"/>
        </w:numPr>
        <w:ind w:left="198" w:hanging="170"/>
        <w:textAlignment w:val="auto"/>
      </w:pPr>
      <w:r w:rsidRPr="006D0CEE">
        <w:t>Correction calculation formula: T = AX</w:t>
      </w:r>
      <w:r w:rsidRPr="006D0CEE">
        <w:rPr>
          <w:vertAlign w:val="superscript"/>
        </w:rPr>
        <w:t>2</w:t>
      </w:r>
      <w:r w:rsidRPr="006D0CEE">
        <w:t xml:space="preserve"> + BX + C</w:t>
      </w:r>
    </w:p>
    <w:p w14:paraId="1C167261" w14:textId="77777777" w:rsidR="008D24A9" w:rsidRPr="006D0CEE" w:rsidRDefault="008D24A9" w:rsidP="00A618DC">
      <w:pPr>
        <w:pStyle w:val="a"/>
        <w:numPr>
          <w:ilvl w:val="0"/>
          <w:numId w:val="26"/>
        </w:numPr>
        <w:ind w:left="454" w:hanging="255"/>
        <w:textAlignment w:val="auto"/>
      </w:pPr>
      <w:r w:rsidRPr="006D0CEE">
        <w:t>T: Temperature value after correction</w:t>
      </w:r>
    </w:p>
    <w:p w14:paraId="242EAEE2" w14:textId="77777777" w:rsidR="008D24A9" w:rsidRDefault="008D24A9" w:rsidP="00A618DC">
      <w:pPr>
        <w:pStyle w:val="a"/>
        <w:numPr>
          <w:ilvl w:val="0"/>
          <w:numId w:val="26"/>
        </w:numPr>
        <w:ind w:left="454" w:hanging="255"/>
        <w:textAlignment w:val="auto"/>
      </w:pPr>
      <w:r>
        <w:t>X: Temperature value before correction</w:t>
      </w:r>
    </w:p>
    <w:p w14:paraId="5042048D" w14:textId="77777777" w:rsidR="00C6595F" w:rsidRDefault="008D24A9" w:rsidP="008D24A9">
      <w:pPr>
        <w:pStyle w:val="a"/>
      </w:pPr>
      <w:r>
        <w:t>A to C: Coefficients A to C</w:t>
      </w:r>
    </w:p>
    <w:p w14:paraId="36A6FCA1" w14:textId="4104CCDE" w:rsidR="00AC0DA7" w:rsidRPr="00C6595F" w:rsidRDefault="00D700D6" w:rsidP="00C6595F">
      <w:pPr>
        <w:pStyle w:val="BodyText"/>
      </w:pPr>
      <w:r w:rsidRPr="00C6595F">
        <w:br w:type="page"/>
      </w:r>
    </w:p>
    <w:p w14:paraId="1DEE5839" w14:textId="1B077A46" w:rsidR="00AC0DA7" w:rsidRPr="00551B54" w:rsidRDefault="00AC0DA7" w:rsidP="00D700D6">
      <w:pPr>
        <w:pStyle w:val="Heading3"/>
        <w:rPr>
          <w:color w:val="000000" w:themeColor="text1"/>
        </w:rPr>
      </w:pPr>
      <w:bookmarkStart w:id="34" w:name="_Toc443438168"/>
      <w:r w:rsidRPr="00551B54">
        <w:rPr>
          <w:color w:val="000000" w:themeColor="text1"/>
        </w:rPr>
        <w:lastRenderedPageBreak/>
        <w:t xml:space="preserve">OTS0COEFFSR — Coefficient </w:t>
      </w:r>
      <w:r w:rsidR="00D700D6" w:rsidRPr="00551B54">
        <w:rPr>
          <w:color w:val="000000" w:themeColor="text1"/>
        </w:rPr>
        <w:t>S</w:t>
      </w:r>
      <w:r w:rsidRPr="00551B54">
        <w:rPr>
          <w:color w:val="000000" w:themeColor="text1"/>
        </w:rPr>
        <w:t xml:space="preserve">elect </w:t>
      </w:r>
      <w:r w:rsidR="00D700D6" w:rsidRPr="00551B54">
        <w:rPr>
          <w:color w:val="000000" w:themeColor="text1"/>
        </w:rPr>
        <w:t>R</w:t>
      </w:r>
      <w:r w:rsidRPr="00551B54">
        <w:rPr>
          <w:color w:val="000000" w:themeColor="text1"/>
        </w:rPr>
        <w:t>egister</w:t>
      </w:r>
      <w:bookmarkEnd w:id="34"/>
      <w:r w:rsidR="00551B54">
        <w:rPr>
          <w:color w:val="000000" w:themeColor="text1"/>
        </w:rPr>
        <w:t xml:space="preserve"> </w:t>
      </w:r>
      <w:r w:rsidR="00551B54" w:rsidRPr="0065348C">
        <w:rPr>
          <w:color w:val="000000" w:themeColor="text1"/>
        </w:rPr>
        <w:t>[For internal use only]</w:t>
      </w:r>
    </w:p>
    <w:p w14:paraId="5BBB3788" w14:textId="77777777" w:rsidR="00AC0DA7" w:rsidRPr="00551B54" w:rsidRDefault="00AC0DA7" w:rsidP="00005733">
      <w:pPr>
        <w:pStyle w:val="BodyText"/>
        <w:rPr>
          <w:color w:val="000000" w:themeColor="text1"/>
        </w:rPr>
      </w:pPr>
      <w:r w:rsidRPr="00551B54">
        <w:rPr>
          <w:color w:val="000000" w:themeColor="text1"/>
        </w:rPr>
        <w:t>OTS0COEFFSR is register for selecting the coefficient for the correction operation.</w:t>
      </w:r>
    </w:p>
    <w:p w14:paraId="384E386B" w14:textId="634328BD" w:rsidR="00AC0DA7" w:rsidRPr="00551B54" w:rsidRDefault="005D1DDF" w:rsidP="00005733">
      <w:pPr>
        <w:pStyle w:val="BodyText"/>
        <w:rPr>
          <w:color w:val="000000" w:themeColor="text1"/>
        </w:rPr>
      </w:pPr>
      <w:r w:rsidRPr="00551B54">
        <w:rPr>
          <w:color w:val="000000" w:themeColor="text1"/>
        </w:rPr>
        <w:t>It is possible to readable/</w:t>
      </w:r>
      <w:r w:rsidR="00AC0DA7" w:rsidRPr="00551B54">
        <w:rPr>
          <w:color w:val="000000" w:themeColor="text1"/>
        </w:rPr>
        <w:t>writable only in the test mode.</w:t>
      </w:r>
    </w:p>
    <w:p w14:paraId="2BD73CCF" w14:textId="77777777" w:rsidR="00AC0DA7" w:rsidRPr="00551B54" w:rsidRDefault="00AC0DA7" w:rsidP="00D700D6">
      <w:pPr>
        <w:pStyle w:val="SP"/>
        <w:rPr>
          <w:color w:val="000000" w:themeColor="text1"/>
        </w:rPr>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D700D6" w:rsidRPr="00551B54" w14:paraId="623A2BC3" w14:textId="77777777" w:rsidTr="00F24E79">
        <w:trPr>
          <w:jc w:val="right"/>
        </w:trPr>
        <w:tc>
          <w:tcPr>
            <w:tcW w:w="1247" w:type="dxa"/>
            <w:shd w:val="clear" w:color="auto" w:fill="auto"/>
          </w:tcPr>
          <w:p w14:paraId="4142B10B" w14:textId="407520B6" w:rsidR="00D700D6" w:rsidRPr="00551B54" w:rsidRDefault="00D94BFE" w:rsidP="00F24E79">
            <w:pPr>
              <w:pStyle w:val="7pt3"/>
              <w:rPr>
                <w:rStyle w:val="a9"/>
                <w:color w:val="000000" w:themeColor="text1"/>
              </w:rPr>
            </w:pPr>
            <w:r>
              <w:rPr>
                <w:rStyle w:val="a9"/>
                <w:color w:val="000000" w:themeColor="text1"/>
              </w:rPr>
              <w:t>Access</w:t>
            </w:r>
            <w:r w:rsidR="00D700D6" w:rsidRPr="00551B54">
              <w:rPr>
                <w:rStyle w:val="a9"/>
                <w:color w:val="000000" w:themeColor="text1"/>
              </w:rPr>
              <w:t>:</w:t>
            </w:r>
          </w:p>
        </w:tc>
        <w:tc>
          <w:tcPr>
            <w:tcW w:w="170" w:type="dxa"/>
            <w:shd w:val="clear" w:color="auto" w:fill="auto"/>
          </w:tcPr>
          <w:p w14:paraId="368EB90E" w14:textId="77777777" w:rsidR="00D700D6" w:rsidRPr="00551B54" w:rsidRDefault="00D700D6" w:rsidP="00F24E79">
            <w:pPr>
              <w:pStyle w:val="7pt6"/>
              <w:rPr>
                <w:rStyle w:val="a9"/>
                <w:color w:val="000000" w:themeColor="text1"/>
              </w:rPr>
            </w:pPr>
          </w:p>
        </w:tc>
        <w:tc>
          <w:tcPr>
            <w:tcW w:w="7462" w:type="dxa"/>
            <w:shd w:val="clear" w:color="auto" w:fill="auto"/>
          </w:tcPr>
          <w:p w14:paraId="1C5E218F" w14:textId="35836376" w:rsidR="00D700D6" w:rsidRPr="00551B54" w:rsidRDefault="00D94BFE" w:rsidP="00F24E79">
            <w:pPr>
              <w:pStyle w:val="7pt6"/>
              <w:rPr>
                <w:color w:val="000000" w:themeColor="text1"/>
              </w:rPr>
            </w:pPr>
            <w:r w:rsidRPr="00D94BFE">
              <w:rPr>
                <w:color w:val="000000" w:themeColor="text1"/>
              </w:rPr>
              <w:t>This register can be read or written in 8-bit units.</w:t>
            </w:r>
          </w:p>
        </w:tc>
      </w:tr>
      <w:tr w:rsidR="00D94BFE" w:rsidRPr="00551B54" w14:paraId="46A690F0" w14:textId="77777777" w:rsidTr="00F24E79">
        <w:trPr>
          <w:jc w:val="right"/>
        </w:trPr>
        <w:tc>
          <w:tcPr>
            <w:tcW w:w="1247" w:type="dxa"/>
            <w:shd w:val="clear" w:color="auto" w:fill="auto"/>
          </w:tcPr>
          <w:p w14:paraId="6F829CF8" w14:textId="6874B47D" w:rsidR="00D94BFE" w:rsidRPr="00551B54" w:rsidRDefault="00D94BFE" w:rsidP="00D94BFE">
            <w:pPr>
              <w:pStyle w:val="7pt3"/>
              <w:jc w:val="left"/>
              <w:rPr>
                <w:rStyle w:val="a9"/>
                <w:color w:val="000000" w:themeColor="text1"/>
              </w:rPr>
            </w:pPr>
            <w:r>
              <w:rPr>
                <w:rStyle w:val="a9"/>
                <w:color w:val="000000" w:themeColor="text1"/>
              </w:rPr>
              <w:t xml:space="preserve">         Address:</w:t>
            </w:r>
          </w:p>
        </w:tc>
        <w:tc>
          <w:tcPr>
            <w:tcW w:w="170" w:type="dxa"/>
            <w:shd w:val="clear" w:color="auto" w:fill="auto"/>
          </w:tcPr>
          <w:p w14:paraId="00CCD8C6" w14:textId="77777777" w:rsidR="00D94BFE" w:rsidRPr="00551B54" w:rsidRDefault="00D94BFE" w:rsidP="00F24E79">
            <w:pPr>
              <w:pStyle w:val="7pt6"/>
              <w:rPr>
                <w:rStyle w:val="a9"/>
                <w:color w:val="000000" w:themeColor="text1"/>
              </w:rPr>
            </w:pPr>
          </w:p>
        </w:tc>
        <w:tc>
          <w:tcPr>
            <w:tcW w:w="7462" w:type="dxa"/>
            <w:shd w:val="clear" w:color="auto" w:fill="auto"/>
          </w:tcPr>
          <w:p w14:paraId="4DA4CF03" w14:textId="6D4519A8" w:rsidR="00D94BFE" w:rsidRPr="00551B54" w:rsidRDefault="00D94BFE" w:rsidP="00F24E79">
            <w:pPr>
              <w:pStyle w:val="7pt6"/>
              <w:rPr>
                <w:color w:val="000000" w:themeColor="text1"/>
              </w:rPr>
            </w:pPr>
            <w:r w:rsidRPr="00D94BFE">
              <w:rPr>
                <w:color w:val="000000" w:themeColor="text1"/>
              </w:rPr>
              <w:t>&lt;</w:t>
            </w:r>
            <w:proofErr w:type="spellStart"/>
            <w:r w:rsidRPr="00D94BFE">
              <w:rPr>
                <w:color w:val="000000" w:themeColor="text1"/>
              </w:rPr>
              <w:t>OTSn_base</w:t>
            </w:r>
            <w:proofErr w:type="spellEnd"/>
            <w:r w:rsidRPr="00D94BFE">
              <w:rPr>
                <w:color w:val="000000" w:themeColor="text1"/>
              </w:rPr>
              <w:t>&gt; + 80</w:t>
            </w:r>
            <w:r w:rsidRPr="00D94BFE">
              <w:rPr>
                <w:color w:val="000000" w:themeColor="text1"/>
                <w:vertAlign w:val="subscript"/>
              </w:rPr>
              <w:t>H</w:t>
            </w:r>
          </w:p>
        </w:tc>
      </w:tr>
      <w:tr w:rsidR="00D94BFE" w:rsidRPr="00551B54" w14:paraId="11D45AA7" w14:textId="77777777" w:rsidTr="00F24E79">
        <w:trPr>
          <w:jc w:val="right"/>
        </w:trPr>
        <w:tc>
          <w:tcPr>
            <w:tcW w:w="1247" w:type="dxa"/>
            <w:shd w:val="clear" w:color="auto" w:fill="auto"/>
          </w:tcPr>
          <w:p w14:paraId="04E54EC7" w14:textId="1AA66660" w:rsidR="00D94BFE" w:rsidRDefault="00D94BFE" w:rsidP="00D94BFE">
            <w:pPr>
              <w:pStyle w:val="7pt3"/>
              <w:jc w:val="left"/>
              <w:rPr>
                <w:rStyle w:val="a9"/>
                <w:color w:val="000000" w:themeColor="text1"/>
              </w:rPr>
            </w:pPr>
            <w:r>
              <w:rPr>
                <w:rStyle w:val="a9"/>
                <w:color w:val="000000" w:themeColor="text1"/>
              </w:rPr>
              <w:t>Value after reset:</w:t>
            </w:r>
          </w:p>
        </w:tc>
        <w:tc>
          <w:tcPr>
            <w:tcW w:w="170" w:type="dxa"/>
            <w:shd w:val="clear" w:color="auto" w:fill="auto"/>
          </w:tcPr>
          <w:p w14:paraId="6C0BE49C" w14:textId="77777777" w:rsidR="00D94BFE" w:rsidRPr="00551B54" w:rsidRDefault="00D94BFE" w:rsidP="00F24E79">
            <w:pPr>
              <w:pStyle w:val="7pt6"/>
              <w:rPr>
                <w:rStyle w:val="a9"/>
                <w:color w:val="000000" w:themeColor="text1"/>
              </w:rPr>
            </w:pPr>
          </w:p>
        </w:tc>
        <w:tc>
          <w:tcPr>
            <w:tcW w:w="7462" w:type="dxa"/>
            <w:shd w:val="clear" w:color="auto" w:fill="auto"/>
          </w:tcPr>
          <w:p w14:paraId="1F4E16FB" w14:textId="7CB24311" w:rsidR="00D94BFE" w:rsidRPr="00D94BFE" w:rsidRDefault="00D94BFE" w:rsidP="00F24E79">
            <w:pPr>
              <w:pStyle w:val="7pt6"/>
              <w:rPr>
                <w:color w:val="000000" w:themeColor="text1"/>
              </w:rPr>
            </w:pPr>
            <w:r>
              <w:rPr>
                <w:color w:val="000000" w:themeColor="text1"/>
              </w:rPr>
              <w:t>00</w:t>
            </w:r>
            <w:r w:rsidRPr="00D94BFE">
              <w:rPr>
                <w:color w:val="000000" w:themeColor="text1"/>
                <w:vertAlign w:val="subscript"/>
              </w:rPr>
              <w:t>H</w:t>
            </w:r>
          </w:p>
        </w:tc>
      </w:tr>
    </w:tbl>
    <w:p w14:paraId="1C305663" w14:textId="77777777" w:rsidR="00D700D6" w:rsidRPr="00551B54" w:rsidRDefault="00D700D6" w:rsidP="00D700D6">
      <w:pPr>
        <w:pStyle w:val="SP"/>
        <w:rPr>
          <w:color w:val="000000" w:themeColor="text1"/>
        </w:rPr>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C6595F" w:rsidRPr="00551B54" w14:paraId="203E0F6A" w14:textId="77777777" w:rsidTr="00F24E79">
        <w:trPr>
          <w:trHeight w:val="238"/>
        </w:trPr>
        <w:tc>
          <w:tcPr>
            <w:tcW w:w="1111" w:type="dxa"/>
            <w:shd w:val="clear" w:color="auto" w:fill="auto"/>
            <w:vAlign w:val="center"/>
          </w:tcPr>
          <w:p w14:paraId="3DFA6FA7" w14:textId="77777777" w:rsidR="00D700D6" w:rsidRPr="00551B54" w:rsidRDefault="00D700D6" w:rsidP="00F24E79">
            <w:pPr>
              <w:pStyle w:val="bit"/>
              <w:rPr>
                <w:color w:val="000000" w:themeColor="text1"/>
              </w:rPr>
            </w:pPr>
            <w:r w:rsidRPr="00551B54">
              <w:rPr>
                <w:color w:val="000000" w:themeColor="text1"/>
              </w:rPr>
              <w:t>Bit</w:t>
            </w:r>
          </w:p>
        </w:tc>
        <w:tc>
          <w:tcPr>
            <w:tcW w:w="1066" w:type="dxa"/>
            <w:tcBorders>
              <w:bottom w:val="single" w:sz="4" w:space="0" w:color="auto"/>
            </w:tcBorders>
            <w:shd w:val="clear" w:color="auto" w:fill="auto"/>
            <w:vAlign w:val="center"/>
          </w:tcPr>
          <w:p w14:paraId="4B9A402B" w14:textId="77777777" w:rsidR="00D700D6" w:rsidRPr="00551B54" w:rsidRDefault="00D700D6" w:rsidP="00F24E79">
            <w:pPr>
              <w:pStyle w:val="bit0"/>
              <w:rPr>
                <w:color w:val="000000" w:themeColor="text1"/>
              </w:rPr>
            </w:pPr>
            <w:r w:rsidRPr="00551B54">
              <w:rPr>
                <w:rFonts w:hint="eastAsia"/>
                <w:color w:val="000000" w:themeColor="text1"/>
              </w:rPr>
              <w:t>7</w:t>
            </w:r>
          </w:p>
        </w:tc>
        <w:tc>
          <w:tcPr>
            <w:tcW w:w="1066" w:type="dxa"/>
            <w:tcBorders>
              <w:bottom w:val="single" w:sz="4" w:space="0" w:color="auto"/>
            </w:tcBorders>
            <w:shd w:val="clear" w:color="auto" w:fill="auto"/>
            <w:vAlign w:val="center"/>
          </w:tcPr>
          <w:p w14:paraId="779C9E0A" w14:textId="77777777" w:rsidR="00D700D6" w:rsidRPr="00551B54" w:rsidRDefault="00D700D6" w:rsidP="00F24E79">
            <w:pPr>
              <w:pStyle w:val="bit0"/>
              <w:rPr>
                <w:color w:val="000000" w:themeColor="text1"/>
              </w:rPr>
            </w:pPr>
            <w:r w:rsidRPr="00551B54">
              <w:rPr>
                <w:rFonts w:hint="eastAsia"/>
                <w:color w:val="000000" w:themeColor="text1"/>
              </w:rPr>
              <w:t>6</w:t>
            </w:r>
          </w:p>
        </w:tc>
        <w:tc>
          <w:tcPr>
            <w:tcW w:w="1066" w:type="dxa"/>
            <w:tcBorders>
              <w:bottom w:val="single" w:sz="4" w:space="0" w:color="auto"/>
            </w:tcBorders>
            <w:shd w:val="clear" w:color="auto" w:fill="auto"/>
            <w:vAlign w:val="center"/>
          </w:tcPr>
          <w:p w14:paraId="4E67DF77" w14:textId="77777777" w:rsidR="00D700D6" w:rsidRPr="00551B54" w:rsidRDefault="00D700D6" w:rsidP="00F24E79">
            <w:pPr>
              <w:pStyle w:val="bit0"/>
              <w:rPr>
                <w:color w:val="000000" w:themeColor="text1"/>
              </w:rPr>
            </w:pPr>
            <w:r w:rsidRPr="00551B54">
              <w:rPr>
                <w:rFonts w:hint="eastAsia"/>
                <w:color w:val="000000" w:themeColor="text1"/>
              </w:rPr>
              <w:t>5</w:t>
            </w:r>
          </w:p>
        </w:tc>
        <w:tc>
          <w:tcPr>
            <w:tcW w:w="1066" w:type="dxa"/>
            <w:tcBorders>
              <w:bottom w:val="single" w:sz="4" w:space="0" w:color="auto"/>
            </w:tcBorders>
            <w:shd w:val="clear" w:color="auto" w:fill="auto"/>
            <w:vAlign w:val="center"/>
          </w:tcPr>
          <w:p w14:paraId="01F4BF90" w14:textId="77777777" w:rsidR="00D700D6" w:rsidRPr="00551B54" w:rsidRDefault="00D700D6" w:rsidP="00F24E79">
            <w:pPr>
              <w:pStyle w:val="bit0"/>
              <w:rPr>
                <w:color w:val="000000" w:themeColor="text1"/>
              </w:rPr>
            </w:pPr>
            <w:r w:rsidRPr="00551B54">
              <w:rPr>
                <w:rFonts w:hint="eastAsia"/>
                <w:color w:val="000000" w:themeColor="text1"/>
              </w:rPr>
              <w:t>4</w:t>
            </w:r>
          </w:p>
        </w:tc>
        <w:tc>
          <w:tcPr>
            <w:tcW w:w="1066" w:type="dxa"/>
            <w:tcBorders>
              <w:bottom w:val="single" w:sz="4" w:space="0" w:color="auto"/>
            </w:tcBorders>
            <w:shd w:val="clear" w:color="auto" w:fill="auto"/>
            <w:vAlign w:val="center"/>
          </w:tcPr>
          <w:p w14:paraId="256596EF" w14:textId="77777777" w:rsidR="00D700D6" w:rsidRPr="00551B54" w:rsidRDefault="00D700D6" w:rsidP="00F24E79">
            <w:pPr>
              <w:pStyle w:val="bit0"/>
              <w:rPr>
                <w:color w:val="000000" w:themeColor="text1"/>
              </w:rPr>
            </w:pPr>
            <w:r w:rsidRPr="00551B54">
              <w:rPr>
                <w:rFonts w:hint="eastAsia"/>
                <w:color w:val="000000" w:themeColor="text1"/>
              </w:rPr>
              <w:t>3</w:t>
            </w:r>
          </w:p>
        </w:tc>
        <w:tc>
          <w:tcPr>
            <w:tcW w:w="1066" w:type="dxa"/>
            <w:tcBorders>
              <w:bottom w:val="single" w:sz="4" w:space="0" w:color="auto"/>
            </w:tcBorders>
            <w:shd w:val="clear" w:color="auto" w:fill="auto"/>
            <w:vAlign w:val="center"/>
          </w:tcPr>
          <w:p w14:paraId="455C1B54" w14:textId="77777777" w:rsidR="00D700D6" w:rsidRPr="00551B54" w:rsidRDefault="00D700D6" w:rsidP="00F24E79">
            <w:pPr>
              <w:pStyle w:val="bit0"/>
              <w:rPr>
                <w:color w:val="000000" w:themeColor="text1"/>
              </w:rPr>
            </w:pPr>
            <w:r w:rsidRPr="00551B54">
              <w:rPr>
                <w:rFonts w:hint="eastAsia"/>
                <w:color w:val="000000" w:themeColor="text1"/>
              </w:rPr>
              <w:t>2</w:t>
            </w:r>
          </w:p>
        </w:tc>
        <w:tc>
          <w:tcPr>
            <w:tcW w:w="1066" w:type="dxa"/>
            <w:tcBorders>
              <w:bottom w:val="single" w:sz="4" w:space="0" w:color="auto"/>
            </w:tcBorders>
            <w:shd w:val="clear" w:color="auto" w:fill="auto"/>
            <w:vAlign w:val="center"/>
          </w:tcPr>
          <w:p w14:paraId="79914173" w14:textId="77777777" w:rsidR="00D700D6" w:rsidRPr="00551B54" w:rsidRDefault="00D700D6" w:rsidP="00F24E79">
            <w:pPr>
              <w:pStyle w:val="bit0"/>
              <w:rPr>
                <w:color w:val="000000" w:themeColor="text1"/>
              </w:rPr>
            </w:pPr>
            <w:r w:rsidRPr="00551B54">
              <w:rPr>
                <w:rFonts w:hint="eastAsia"/>
                <w:color w:val="000000" w:themeColor="text1"/>
              </w:rPr>
              <w:t>1</w:t>
            </w:r>
          </w:p>
        </w:tc>
        <w:tc>
          <w:tcPr>
            <w:tcW w:w="1066" w:type="dxa"/>
            <w:tcBorders>
              <w:bottom w:val="single" w:sz="4" w:space="0" w:color="auto"/>
            </w:tcBorders>
            <w:shd w:val="clear" w:color="auto" w:fill="auto"/>
            <w:vAlign w:val="center"/>
          </w:tcPr>
          <w:p w14:paraId="5488D41C" w14:textId="77777777" w:rsidR="00D700D6" w:rsidRPr="00551B54" w:rsidRDefault="00D700D6" w:rsidP="00F24E79">
            <w:pPr>
              <w:pStyle w:val="bit0"/>
              <w:rPr>
                <w:color w:val="000000" w:themeColor="text1"/>
              </w:rPr>
            </w:pPr>
            <w:r w:rsidRPr="00551B54">
              <w:rPr>
                <w:rFonts w:hint="eastAsia"/>
                <w:color w:val="000000" w:themeColor="text1"/>
              </w:rPr>
              <w:t>0</w:t>
            </w:r>
          </w:p>
        </w:tc>
      </w:tr>
      <w:tr w:rsidR="00C6595F" w:rsidRPr="00551B54" w14:paraId="65B413F2" w14:textId="77777777" w:rsidTr="00F24E79">
        <w:trPr>
          <w:trHeight w:val="567"/>
        </w:trPr>
        <w:tc>
          <w:tcPr>
            <w:tcW w:w="1111" w:type="dxa"/>
            <w:tcBorders>
              <w:right w:val="single" w:sz="4" w:space="0" w:color="auto"/>
            </w:tcBorders>
            <w:shd w:val="clear" w:color="auto" w:fill="auto"/>
            <w:vAlign w:val="center"/>
          </w:tcPr>
          <w:p w14:paraId="07E215CD" w14:textId="77777777" w:rsidR="00D700D6" w:rsidRPr="00551B54" w:rsidRDefault="00D700D6" w:rsidP="00F24E79">
            <w:pPr>
              <w:pStyle w:val="bit"/>
              <w:rPr>
                <w:color w:val="000000" w:themeColor="text1"/>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76B071C" w14:textId="77777777" w:rsidR="00D700D6" w:rsidRPr="00551B54" w:rsidRDefault="00D700D6"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2FFC620A" w14:textId="77777777" w:rsidR="00D700D6" w:rsidRPr="00551B54" w:rsidRDefault="00D700D6"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049DB33" w14:textId="77777777" w:rsidR="00D700D6" w:rsidRPr="00551B54" w:rsidRDefault="00D700D6"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2C6AE488" w14:textId="77777777" w:rsidR="00D700D6" w:rsidRPr="00551B54" w:rsidRDefault="00D700D6"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1BCE074F" w14:textId="77777777" w:rsidR="00D700D6" w:rsidRPr="00551B54" w:rsidRDefault="00D700D6"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49FB11A7" w14:textId="215DC566" w:rsidR="00D700D6" w:rsidRPr="00551B54" w:rsidRDefault="00D700D6"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3FE11719" w14:textId="068A6C23" w:rsidR="00D700D6" w:rsidRPr="00551B54" w:rsidRDefault="00D700D6"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393FF558" w14:textId="7A4E81FB" w:rsidR="00D700D6" w:rsidRPr="00551B54" w:rsidRDefault="00D700D6" w:rsidP="00F24E79">
            <w:pPr>
              <w:pStyle w:val="bit0"/>
              <w:rPr>
                <w:color w:val="000000" w:themeColor="text1"/>
              </w:rPr>
            </w:pPr>
            <w:r w:rsidRPr="00551B54">
              <w:rPr>
                <w:rFonts w:cs="Arial"/>
                <w:color w:val="000000" w:themeColor="text1"/>
              </w:rPr>
              <w:t>COEFFS</w:t>
            </w:r>
          </w:p>
        </w:tc>
      </w:tr>
      <w:tr w:rsidR="00C6595F" w:rsidRPr="00551B54" w14:paraId="0C1EA17E" w14:textId="77777777" w:rsidTr="00F24E79">
        <w:trPr>
          <w:trHeight w:val="238"/>
        </w:trPr>
        <w:tc>
          <w:tcPr>
            <w:tcW w:w="1111" w:type="dxa"/>
            <w:shd w:val="clear" w:color="auto" w:fill="auto"/>
            <w:vAlign w:val="center"/>
          </w:tcPr>
          <w:p w14:paraId="486E2918" w14:textId="77777777" w:rsidR="00D700D6" w:rsidRPr="00551B54" w:rsidRDefault="00D700D6" w:rsidP="00F24E79">
            <w:pPr>
              <w:pStyle w:val="bit"/>
              <w:rPr>
                <w:color w:val="000000" w:themeColor="text1"/>
              </w:rPr>
            </w:pPr>
            <w:r w:rsidRPr="00551B54">
              <w:rPr>
                <w:color w:val="000000" w:themeColor="text1"/>
              </w:rPr>
              <w:t>Value after reset</w:t>
            </w:r>
          </w:p>
        </w:tc>
        <w:tc>
          <w:tcPr>
            <w:tcW w:w="1066" w:type="dxa"/>
            <w:tcBorders>
              <w:top w:val="single" w:sz="4" w:space="0" w:color="auto"/>
            </w:tcBorders>
            <w:shd w:val="clear" w:color="auto" w:fill="auto"/>
            <w:vAlign w:val="center"/>
          </w:tcPr>
          <w:p w14:paraId="452B5310"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1066" w:type="dxa"/>
            <w:tcBorders>
              <w:top w:val="single" w:sz="4" w:space="0" w:color="auto"/>
            </w:tcBorders>
            <w:shd w:val="clear" w:color="auto" w:fill="auto"/>
            <w:vAlign w:val="center"/>
          </w:tcPr>
          <w:p w14:paraId="2A1E6262" w14:textId="77777777" w:rsidR="00D700D6" w:rsidRPr="00551B54" w:rsidRDefault="00D700D6"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6AB10DB6" w14:textId="77777777" w:rsidR="00D700D6" w:rsidRPr="00551B54" w:rsidRDefault="00D700D6"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2567DD3B" w14:textId="77777777" w:rsidR="00D700D6" w:rsidRPr="00551B54" w:rsidRDefault="00D700D6"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1C9ED94F" w14:textId="77777777" w:rsidR="00D700D6" w:rsidRPr="00551B54" w:rsidRDefault="00D700D6"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15035A02" w14:textId="77777777" w:rsidR="00D700D6" w:rsidRPr="00551B54" w:rsidRDefault="00D700D6"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3CA0BBF2" w14:textId="77777777" w:rsidR="00D700D6" w:rsidRPr="00551B54" w:rsidRDefault="00D700D6"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7D56F5BF" w14:textId="77777777" w:rsidR="00D700D6" w:rsidRPr="00551B54" w:rsidRDefault="00D700D6" w:rsidP="00F24E79">
            <w:pPr>
              <w:pStyle w:val="bit0"/>
              <w:rPr>
                <w:color w:val="000000" w:themeColor="text1"/>
              </w:rPr>
            </w:pPr>
            <w:r w:rsidRPr="00551B54">
              <w:rPr>
                <w:color w:val="000000" w:themeColor="text1"/>
              </w:rPr>
              <w:t>0</w:t>
            </w:r>
          </w:p>
        </w:tc>
      </w:tr>
      <w:tr w:rsidR="00C6595F" w:rsidRPr="00551B54" w14:paraId="332716CD" w14:textId="77777777" w:rsidTr="00F24E79">
        <w:trPr>
          <w:trHeight w:val="238"/>
        </w:trPr>
        <w:tc>
          <w:tcPr>
            <w:tcW w:w="1111" w:type="dxa"/>
            <w:shd w:val="clear" w:color="auto" w:fill="auto"/>
            <w:vAlign w:val="center"/>
          </w:tcPr>
          <w:p w14:paraId="0E26110E" w14:textId="77777777" w:rsidR="00D700D6" w:rsidRPr="00551B54" w:rsidRDefault="00D700D6" w:rsidP="00F24E79">
            <w:pPr>
              <w:pStyle w:val="bit"/>
              <w:rPr>
                <w:color w:val="000000" w:themeColor="text1"/>
              </w:rPr>
            </w:pPr>
            <w:r w:rsidRPr="00551B54">
              <w:rPr>
                <w:color w:val="000000" w:themeColor="text1"/>
              </w:rPr>
              <w:t>R/W</w:t>
            </w:r>
          </w:p>
        </w:tc>
        <w:tc>
          <w:tcPr>
            <w:tcW w:w="1066" w:type="dxa"/>
            <w:shd w:val="clear" w:color="auto" w:fill="auto"/>
            <w:vAlign w:val="center"/>
          </w:tcPr>
          <w:p w14:paraId="6568F4FD" w14:textId="77777777" w:rsidR="00D700D6" w:rsidRPr="00551B54" w:rsidRDefault="00D700D6" w:rsidP="00F24E79">
            <w:pPr>
              <w:pStyle w:val="bit0"/>
              <w:rPr>
                <w:color w:val="000000" w:themeColor="text1"/>
              </w:rPr>
            </w:pPr>
            <w:r w:rsidRPr="00551B54">
              <w:rPr>
                <w:color w:val="000000" w:themeColor="text1"/>
              </w:rPr>
              <w:t>R</w:t>
            </w:r>
          </w:p>
        </w:tc>
        <w:tc>
          <w:tcPr>
            <w:tcW w:w="1066" w:type="dxa"/>
            <w:shd w:val="clear" w:color="auto" w:fill="auto"/>
            <w:vAlign w:val="center"/>
          </w:tcPr>
          <w:p w14:paraId="068B82E1" w14:textId="77777777" w:rsidR="00D700D6" w:rsidRPr="00551B54" w:rsidRDefault="00D700D6" w:rsidP="00F24E79">
            <w:pPr>
              <w:pStyle w:val="bit0"/>
              <w:rPr>
                <w:color w:val="000000" w:themeColor="text1"/>
              </w:rPr>
            </w:pPr>
            <w:r w:rsidRPr="00551B54">
              <w:rPr>
                <w:color w:val="000000" w:themeColor="text1"/>
              </w:rPr>
              <w:t>R</w:t>
            </w:r>
          </w:p>
        </w:tc>
        <w:tc>
          <w:tcPr>
            <w:tcW w:w="1066" w:type="dxa"/>
            <w:shd w:val="clear" w:color="auto" w:fill="auto"/>
            <w:vAlign w:val="center"/>
          </w:tcPr>
          <w:p w14:paraId="3128939B" w14:textId="77777777" w:rsidR="00D700D6" w:rsidRPr="00551B54" w:rsidRDefault="00D700D6" w:rsidP="00F24E79">
            <w:pPr>
              <w:pStyle w:val="bit0"/>
              <w:rPr>
                <w:color w:val="000000" w:themeColor="text1"/>
              </w:rPr>
            </w:pPr>
            <w:r w:rsidRPr="00551B54">
              <w:rPr>
                <w:color w:val="000000" w:themeColor="text1"/>
              </w:rPr>
              <w:t>R</w:t>
            </w:r>
          </w:p>
        </w:tc>
        <w:tc>
          <w:tcPr>
            <w:tcW w:w="1066" w:type="dxa"/>
            <w:shd w:val="clear" w:color="auto" w:fill="auto"/>
            <w:vAlign w:val="center"/>
          </w:tcPr>
          <w:p w14:paraId="7CB37F0A" w14:textId="77777777" w:rsidR="00D700D6" w:rsidRPr="00551B54" w:rsidRDefault="00D700D6" w:rsidP="00F24E79">
            <w:pPr>
              <w:pStyle w:val="bit0"/>
              <w:rPr>
                <w:color w:val="000000" w:themeColor="text1"/>
              </w:rPr>
            </w:pPr>
            <w:r w:rsidRPr="00551B54">
              <w:rPr>
                <w:color w:val="000000" w:themeColor="text1"/>
              </w:rPr>
              <w:t>R</w:t>
            </w:r>
          </w:p>
        </w:tc>
        <w:tc>
          <w:tcPr>
            <w:tcW w:w="1066" w:type="dxa"/>
            <w:shd w:val="clear" w:color="auto" w:fill="auto"/>
            <w:vAlign w:val="center"/>
          </w:tcPr>
          <w:p w14:paraId="0D1DABC1" w14:textId="77777777" w:rsidR="00D700D6" w:rsidRPr="00551B54" w:rsidRDefault="00D700D6" w:rsidP="00F24E79">
            <w:pPr>
              <w:pStyle w:val="bit0"/>
              <w:rPr>
                <w:color w:val="000000" w:themeColor="text1"/>
              </w:rPr>
            </w:pPr>
            <w:r w:rsidRPr="00551B54">
              <w:rPr>
                <w:color w:val="000000" w:themeColor="text1"/>
              </w:rPr>
              <w:t>R</w:t>
            </w:r>
          </w:p>
        </w:tc>
        <w:tc>
          <w:tcPr>
            <w:tcW w:w="1066" w:type="dxa"/>
            <w:shd w:val="clear" w:color="auto" w:fill="auto"/>
            <w:vAlign w:val="center"/>
          </w:tcPr>
          <w:p w14:paraId="4652CE2D" w14:textId="77777777" w:rsidR="00D700D6" w:rsidRPr="00551B54" w:rsidRDefault="00D700D6" w:rsidP="00F24E79">
            <w:pPr>
              <w:pStyle w:val="bit0"/>
              <w:rPr>
                <w:color w:val="000000" w:themeColor="text1"/>
              </w:rPr>
            </w:pPr>
            <w:r w:rsidRPr="00551B54">
              <w:rPr>
                <w:color w:val="000000" w:themeColor="text1"/>
              </w:rPr>
              <w:t>R</w:t>
            </w:r>
          </w:p>
        </w:tc>
        <w:tc>
          <w:tcPr>
            <w:tcW w:w="1066" w:type="dxa"/>
            <w:shd w:val="clear" w:color="auto" w:fill="auto"/>
            <w:vAlign w:val="center"/>
          </w:tcPr>
          <w:p w14:paraId="71BC5DA0" w14:textId="77777777" w:rsidR="00D700D6" w:rsidRPr="00551B54" w:rsidRDefault="00D700D6" w:rsidP="00F24E79">
            <w:pPr>
              <w:pStyle w:val="bit0"/>
              <w:rPr>
                <w:color w:val="000000" w:themeColor="text1"/>
              </w:rPr>
            </w:pPr>
            <w:r w:rsidRPr="00551B54">
              <w:rPr>
                <w:color w:val="000000" w:themeColor="text1"/>
              </w:rPr>
              <w:t>R</w:t>
            </w:r>
          </w:p>
        </w:tc>
        <w:tc>
          <w:tcPr>
            <w:tcW w:w="1066" w:type="dxa"/>
            <w:shd w:val="clear" w:color="auto" w:fill="auto"/>
            <w:vAlign w:val="center"/>
          </w:tcPr>
          <w:p w14:paraId="6260B5B0" w14:textId="30DD61A9" w:rsidR="00D700D6" w:rsidRPr="00551B54" w:rsidRDefault="00D700D6" w:rsidP="00F24E79">
            <w:pPr>
              <w:pStyle w:val="bit0"/>
              <w:rPr>
                <w:color w:val="000000" w:themeColor="text1"/>
              </w:rPr>
            </w:pPr>
            <w:r w:rsidRPr="00551B54">
              <w:rPr>
                <w:color w:val="000000" w:themeColor="text1"/>
              </w:rPr>
              <w:t>R/W</w:t>
            </w:r>
          </w:p>
        </w:tc>
      </w:tr>
    </w:tbl>
    <w:p w14:paraId="48B7FD9A" w14:textId="080ED753" w:rsidR="00AC0DA7" w:rsidRPr="00551B54" w:rsidRDefault="00D94BFE" w:rsidP="00D700D6">
      <w:pPr>
        <w:pStyle w:val="Caption"/>
        <w:rPr>
          <w:color w:val="000000" w:themeColor="text1"/>
        </w:rPr>
      </w:pPr>
      <w:r w:rsidRPr="00832F13">
        <w:t xml:space="preserve">Table </w:t>
      </w:r>
      <w:r>
        <w:fldChar w:fldCharType="begin"/>
      </w:r>
      <w:r>
        <w:instrText xml:space="preserve"> STYLEREF 1 \s </w:instrText>
      </w:r>
      <w:r>
        <w:fldChar w:fldCharType="separate"/>
      </w:r>
      <w:r>
        <w:rPr>
          <w:noProof/>
        </w:rPr>
        <w:t>12</w:t>
      </w:r>
      <w:r>
        <w:rPr>
          <w:noProof/>
        </w:rPr>
        <w:fldChar w:fldCharType="end"/>
      </w:r>
      <w:r w:rsidRPr="00832F13">
        <w:t>.</w:t>
      </w:r>
      <w:r>
        <w:fldChar w:fldCharType="begin"/>
      </w:r>
      <w:r>
        <w:instrText xml:space="preserve"> SEQ Table \* ARABIC \s 1 </w:instrText>
      </w:r>
      <w:r>
        <w:fldChar w:fldCharType="separate"/>
      </w:r>
      <w:r w:rsidR="001A212E">
        <w:rPr>
          <w:noProof/>
        </w:rPr>
        <w:t>19</w:t>
      </w:r>
      <w:r>
        <w:rPr>
          <w:noProof/>
        </w:rPr>
        <w:fldChar w:fldCharType="end"/>
      </w:r>
      <w:r w:rsidR="00D700D6" w:rsidRPr="00551B54">
        <w:rPr>
          <w:color w:val="000000" w:themeColor="text1"/>
        </w:rPr>
        <w:tab/>
        <w:t>OTS0COEFFSR Register</w:t>
      </w:r>
      <w:r w:rsidR="00356644">
        <w:rPr>
          <w:color w:val="000000" w:themeColor="text1"/>
        </w:rPr>
        <w:t xml:space="preserve"> Contents</w:t>
      </w:r>
    </w:p>
    <w:tbl>
      <w:tblPr>
        <w:tblStyle w:val="TableGrid"/>
        <w:tblW w:w="11340" w:type="dxa"/>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1701"/>
        <w:gridCol w:w="6804"/>
      </w:tblGrid>
      <w:tr w:rsidR="00D94BFE" w:rsidRPr="00551B54" w14:paraId="64ED1934" w14:textId="77777777" w:rsidTr="00D94BFE">
        <w:tc>
          <w:tcPr>
            <w:tcW w:w="1134" w:type="dxa"/>
            <w:shd w:val="pct15" w:color="auto" w:fill="auto"/>
            <w:vAlign w:val="bottom"/>
          </w:tcPr>
          <w:p w14:paraId="7F1110FF" w14:textId="77777777" w:rsidR="00D94BFE" w:rsidRPr="00551B54" w:rsidRDefault="00D94BFE" w:rsidP="00D700D6">
            <w:pPr>
              <w:pStyle w:val="a3"/>
              <w:rPr>
                <w:color w:val="000000" w:themeColor="text1"/>
              </w:rPr>
            </w:pPr>
            <w:r w:rsidRPr="00551B54">
              <w:rPr>
                <w:color w:val="000000" w:themeColor="text1"/>
              </w:rPr>
              <w:t>Bit Position</w:t>
            </w:r>
          </w:p>
        </w:tc>
        <w:tc>
          <w:tcPr>
            <w:tcW w:w="1701" w:type="dxa"/>
            <w:shd w:val="pct15" w:color="auto" w:fill="auto"/>
          </w:tcPr>
          <w:p w14:paraId="7632A90C" w14:textId="77777777" w:rsidR="00D94BFE" w:rsidRPr="00551B54" w:rsidRDefault="00D94BFE" w:rsidP="00D700D6">
            <w:pPr>
              <w:pStyle w:val="a3"/>
              <w:rPr>
                <w:color w:val="000000" w:themeColor="text1"/>
              </w:rPr>
            </w:pPr>
          </w:p>
        </w:tc>
        <w:tc>
          <w:tcPr>
            <w:tcW w:w="1701" w:type="dxa"/>
            <w:shd w:val="pct15" w:color="auto" w:fill="auto"/>
            <w:vAlign w:val="bottom"/>
          </w:tcPr>
          <w:p w14:paraId="4CC5FCCC" w14:textId="2862ED34" w:rsidR="00D94BFE" w:rsidRPr="00551B54" w:rsidRDefault="00D94BFE" w:rsidP="00D700D6">
            <w:pPr>
              <w:pStyle w:val="a3"/>
              <w:rPr>
                <w:color w:val="000000" w:themeColor="text1"/>
              </w:rPr>
            </w:pPr>
            <w:r w:rsidRPr="00551B54">
              <w:rPr>
                <w:color w:val="000000" w:themeColor="text1"/>
              </w:rPr>
              <w:t>Bit Name</w:t>
            </w:r>
          </w:p>
        </w:tc>
        <w:tc>
          <w:tcPr>
            <w:tcW w:w="6804" w:type="dxa"/>
            <w:shd w:val="pct15" w:color="auto" w:fill="auto"/>
            <w:vAlign w:val="bottom"/>
          </w:tcPr>
          <w:p w14:paraId="6280092E" w14:textId="77777777" w:rsidR="00D94BFE" w:rsidRPr="00551B54" w:rsidRDefault="00D94BFE" w:rsidP="00D700D6">
            <w:pPr>
              <w:pStyle w:val="a3"/>
              <w:rPr>
                <w:color w:val="000000" w:themeColor="text1"/>
              </w:rPr>
            </w:pPr>
            <w:r w:rsidRPr="00551B54">
              <w:rPr>
                <w:color w:val="000000" w:themeColor="text1"/>
              </w:rPr>
              <w:t>Function</w:t>
            </w:r>
          </w:p>
        </w:tc>
      </w:tr>
      <w:tr w:rsidR="00D94BFE" w:rsidRPr="00551B54" w14:paraId="4DFAD144" w14:textId="77777777" w:rsidTr="00D94BFE">
        <w:tc>
          <w:tcPr>
            <w:tcW w:w="1134" w:type="dxa"/>
          </w:tcPr>
          <w:p w14:paraId="76ECC484" w14:textId="77777777" w:rsidR="00D94BFE" w:rsidRPr="00551B54" w:rsidRDefault="00D94BFE" w:rsidP="00D700D6">
            <w:pPr>
              <w:pStyle w:val="a4"/>
              <w:rPr>
                <w:color w:val="000000" w:themeColor="text1"/>
              </w:rPr>
            </w:pPr>
            <w:r w:rsidRPr="00551B54">
              <w:rPr>
                <w:color w:val="000000" w:themeColor="text1"/>
              </w:rPr>
              <w:t>7 to 1</w:t>
            </w:r>
          </w:p>
        </w:tc>
        <w:tc>
          <w:tcPr>
            <w:tcW w:w="1701" w:type="dxa"/>
          </w:tcPr>
          <w:p w14:paraId="6B596A06" w14:textId="77777777" w:rsidR="00D94BFE" w:rsidRPr="00551B54" w:rsidRDefault="00D94BFE" w:rsidP="006D0CEE">
            <w:pPr>
              <w:pStyle w:val="a4"/>
              <w:rPr>
                <w:rFonts w:cs="Arial"/>
                <w:color w:val="000000" w:themeColor="text1"/>
              </w:rPr>
            </w:pPr>
          </w:p>
        </w:tc>
        <w:tc>
          <w:tcPr>
            <w:tcW w:w="1701" w:type="dxa"/>
          </w:tcPr>
          <w:p w14:paraId="743BF9FB" w14:textId="108C244D" w:rsidR="00D94BFE" w:rsidRPr="00551B54" w:rsidRDefault="00D94BFE" w:rsidP="006D0CEE">
            <w:pPr>
              <w:pStyle w:val="a4"/>
              <w:rPr>
                <w:color w:val="000000" w:themeColor="text1"/>
              </w:rPr>
            </w:pPr>
            <w:r w:rsidRPr="00551B54">
              <w:rPr>
                <w:rFonts w:cs="Arial"/>
                <w:color w:val="000000" w:themeColor="text1"/>
              </w:rPr>
              <w:t>—</w:t>
            </w:r>
          </w:p>
        </w:tc>
        <w:tc>
          <w:tcPr>
            <w:tcW w:w="6804" w:type="dxa"/>
          </w:tcPr>
          <w:p w14:paraId="12266FF6" w14:textId="407456E0" w:rsidR="00D94BFE" w:rsidRPr="00D94BFE" w:rsidRDefault="00D94BFE" w:rsidP="00D700D6">
            <w:pPr>
              <w:pStyle w:val="a4"/>
              <w:rPr>
                <w:color w:val="000000" w:themeColor="text1"/>
              </w:rPr>
            </w:pPr>
            <w:r w:rsidRPr="00D94BFE">
              <w:rPr>
                <w:rFonts w:hint="eastAsia"/>
                <w:color w:val="000000" w:themeColor="text1"/>
              </w:rPr>
              <w:t>Reserved</w:t>
            </w:r>
          </w:p>
          <w:p w14:paraId="3BF2001B" w14:textId="67A1F0E1" w:rsidR="00D94BFE" w:rsidRPr="00551B54" w:rsidRDefault="00D94BFE" w:rsidP="00D700D6">
            <w:pPr>
              <w:pStyle w:val="a4"/>
              <w:rPr>
                <w:color w:val="000000" w:themeColor="text1"/>
              </w:rPr>
            </w:pPr>
            <w:r w:rsidRPr="00D94BFE">
              <w:rPr>
                <w:color w:val="000000" w:themeColor="text1"/>
              </w:rPr>
              <w:t>When read, the value after reset is returned. When writing, write the value after reset.</w:t>
            </w:r>
          </w:p>
        </w:tc>
      </w:tr>
      <w:tr w:rsidR="00D94BFE" w:rsidRPr="00551B54" w14:paraId="496AC0DB" w14:textId="77777777" w:rsidTr="00D94BFE">
        <w:tc>
          <w:tcPr>
            <w:tcW w:w="1134" w:type="dxa"/>
          </w:tcPr>
          <w:p w14:paraId="2A3B0628" w14:textId="77777777" w:rsidR="00D94BFE" w:rsidRPr="00551B54" w:rsidRDefault="00D94BFE" w:rsidP="00D700D6">
            <w:pPr>
              <w:pStyle w:val="a4"/>
              <w:rPr>
                <w:color w:val="000000" w:themeColor="text1"/>
              </w:rPr>
            </w:pPr>
            <w:r w:rsidRPr="00551B54">
              <w:rPr>
                <w:color w:val="000000" w:themeColor="text1"/>
              </w:rPr>
              <w:t>0</w:t>
            </w:r>
          </w:p>
        </w:tc>
        <w:tc>
          <w:tcPr>
            <w:tcW w:w="1701" w:type="dxa"/>
          </w:tcPr>
          <w:p w14:paraId="5E1C1374" w14:textId="77777777" w:rsidR="00D94BFE" w:rsidRPr="00551B54" w:rsidRDefault="00D94BFE" w:rsidP="00D700D6">
            <w:pPr>
              <w:pStyle w:val="a4"/>
              <w:rPr>
                <w:color w:val="000000" w:themeColor="text1"/>
              </w:rPr>
            </w:pPr>
          </w:p>
        </w:tc>
        <w:tc>
          <w:tcPr>
            <w:tcW w:w="1701" w:type="dxa"/>
          </w:tcPr>
          <w:p w14:paraId="3567E7F3" w14:textId="60455007" w:rsidR="00D94BFE" w:rsidRPr="00551B54" w:rsidRDefault="00D94BFE" w:rsidP="00D700D6">
            <w:pPr>
              <w:pStyle w:val="a4"/>
              <w:rPr>
                <w:color w:val="000000" w:themeColor="text1"/>
              </w:rPr>
            </w:pPr>
            <w:r w:rsidRPr="00551B54">
              <w:rPr>
                <w:color w:val="000000" w:themeColor="text1"/>
              </w:rPr>
              <w:t>COEFFS</w:t>
            </w:r>
          </w:p>
        </w:tc>
        <w:tc>
          <w:tcPr>
            <w:tcW w:w="6804" w:type="dxa"/>
          </w:tcPr>
          <w:p w14:paraId="1F756136" w14:textId="77777777" w:rsidR="00D94BFE" w:rsidRPr="00551B54" w:rsidRDefault="00D94BFE" w:rsidP="00D700D6">
            <w:pPr>
              <w:pStyle w:val="a4"/>
              <w:rPr>
                <w:color w:val="000000" w:themeColor="text1"/>
              </w:rPr>
            </w:pPr>
            <w:r w:rsidRPr="00551B54">
              <w:rPr>
                <w:color w:val="000000" w:themeColor="text1"/>
              </w:rPr>
              <w:t>Coefficient selection</w:t>
            </w:r>
          </w:p>
          <w:p w14:paraId="4301ECD4" w14:textId="59D1A067" w:rsidR="00D94BFE" w:rsidRPr="00551B54" w:rsidRDefault="00D94BFE" w:rsidP="00D700D6">
            <w:pPr>
              <w:pStyle w:val="af8"/>
              <w:rPr>
                <w:color w:val="000000" w:themeColor="text1"/>
              </w:rPr>
            </w:pPr>
            <w:r w:rsidRPr="00551B54">
              <w:rPr>
                <w:rFonts w:hint="eastAsia"/>
                <w:color w:val="000000" w:themeColor="text1"/>
              </w:rPr>
              <w:t>0:</w:t>
            </w:r>
            <w:r w:rsidRPr="00551B54">
              <w:rPr>
                <w:color w:val="000000" w:themeColor="text1"/>
              </w:rPr>
              <w:t xml:space="preserve"> </w:t>
            </w:r>
            <w:r w:rsidRPr="00551B54">
              <w:rPr>
                <w:rFonts w:hint="eastAsia"/>
                <w:color w:val="000000" w:themeColor="text1"/>
              </w:rPr>
              <w:t xml:space="preserve">Select </w:t>
            </w:r>
            <w:proofErr w:type="spellStart"/>
            <w:r w:rsidRPr="00551B54">
              <w:rPr>
                <w:rFonts w:hint="eastAsia"/>
                <w:color w:val="000000" w:themeColor="text1"/>
              </w:rPr>
              <w:t>COEFFRn</w:t>
            </w:r>
            <w:proofErr w:type="spellEnd"/>
            <w:r w:rsidRPr="00551B54">
              <w:rPr>
                <w:rFonts w:hint="eastAsia"/>
                <w:color w:val="000000" w:themeColor="text1"/>
              </w:rPr>
              <w:t xml:space="preserve"> (Trimming value)</w:t>
            </w:r>
          </w:p>
          <w:p w14:paraId="6E3A30B0" w14:textId="106A74FB" w:rsidR="00D94BFE" w:rsidRPr="00551B54" w:rsidRDefault="00D94BFE" w:rsidP="00D700D6">
            <w:pPr>
              <w:pStyle w:val="af8"/>
              <w:rPr>
                <w:color w:val="000000" w:themeColor="text1"/>
              </w:rPr>
            </w:pPr>
            <w:r w:rsidRPr="00551B54">
              <w:rPr>
                <w:rFonts w:hint="eastAsia"/>
                <w:color w:val="000000" w:themeColor="text1"/>
              </w:rPr>
              <w:t>1:</w:t>
            </w:r>
            <w:r w:rsidRPr="00551B54">
              <w:rPr>
                <w:color w:val="000000" w:themeColor="text1"/>
              </w:rPr>
              <w:t xml:space="preserve"> </w:t>
            </w:r>
            <w:r w:rsidRPr="00551B54">
              <w:rPr>
                <w:rFonts w:hint="eastAsia"/>
                <w:color w:val="000000" w:themeColor="text1"/>
              </w:rPr>
              <w:t xml:space="preserve">Select </w:t>
            </w:r>
            <w:proofErr w:type="spellStart"/>
            <w:r w:rsidRPr="00551B54">
              <w:rPr>
                <w:rFonts w:hint="eastAsia"/>
                <w:color w:val="000000" w:themeColor="text1"/>
              </w:rPr>
              <w:t>COEFFTUNERn</w:t>
            </w:r>
            <w:proofErr w:type="spellEnd"/>
            <w:r w:rsidRPr="00551B54">
              <w:rPr>
                <w:rFonts w:hint="eastAsia"/>
                <w:color w:val="000000" w:themeColor="text1"/>
              </w:rPr>
              <w:t xml:space="preserve"> (Tuning coefficients)</w:t>
            </w:r>
          </w:p>
        </w:tc>
      </w:tr>
    </w:tbl>
    <w:p w14:paraId="7F493DBD" w14:textId="37D27BF0" w:rsidR="00AC0DA7" w:rsidRPr="00C6595F" w:rsidRDefault="00D700D6" w:rsidP="00D700D6">
      <w:pPr>
        <w:pStyle w:val="BodyText"/>
        <w:rPr>
          <w:color w:val="00B0F0"/>
        </w:rPr>
      </w:pPr>
      <w:r w:rsidRPr="00C6595F">
        <w:rPr>
          <w:color w:val="00B0F0"/>
        </w:rPr>
        <w:br w:type="page"/>
      </w:r>
    </w:p>
    <w:p w14:paraId="1181A371" w14:textId="07E08DFB" w:rsidR="00AC0DA7" w:rsidRPr="0065348C" w:rsidRDefault="00AC0DA7" w:rsidP="00D700D6">
      <w:pPr>
        <w:pStyle w:val="Heading3"/>
        <w:rPr>
          <w:color w:val="000000" w:themeColor="text1"/>
        </w:rPr>
      </w:pPr>
      <w:bookmarkStart w:id="35" w:name="_Toc443438169"/>
      <w:r w:rsidRPr="0065348C">
        <w:rPr>
          <w:color w:val="000000" w:themeColor="text1"/>
        </w:rPr>
        <w:lastRenderedPageBreak/>
        <w:t>OTS0COEFFTUNERn — Coefficient n Register</w:t>
      </w:r>
      <w:r w:rsidR="002B6A7E" w:rsidRPr="0065348C">
        <w:rPr>
          <w:color w:val="000000" w:themeColor="text1"/>
        </w:rPr>
        <w:t xml:space="preserve"> (n = A, B, C)</w:t>
      </w:r>
      <w:bookmarkEnd w:id="35"/>
      <w:r w:rsidR="00551B54" w:rsidRPr="0065348C">
        <w:rPr>
          <w:color w:val="000000" w:themeColor="text1"/>
        </w:rPr>
        <w:t xml:space="preserve"> [For internal use only]</w:t>
      </w:r>
    </w:p>
    <w:p w14:paraId="3567ED3C" w14:textId="77777777" w:rsidR="00AC0DA7" w:rsidRPr="00551B54" w:rsidRDefault="00AC0DA7" w:rsidP="00005733">
      <w:pPr>
        <w:pStyle w:val="BodyText"/>
        <w:rPr>
          <w:color w:val="000000" w:themeColor="text1"/>
        </w:rPr>
      </w:pPr>
      <w:r w:rsidRPr="00551B54">
        <w:rPr>
          <w:color w:val="000000" w:themeColor="text1"/>
        </w:rPr>
        <w:t>OTS0COEFFTUNERn is register for tuning the coefficients for correction operation</w:t>
      </w:r>
    </w:p>
    <w:p w14:paraId="6F04DFB3" w14:textId="765350A5" w:rsidR="00AC0DA7" w:rsidRPr="00551B54" w:rsidRDefault="005D1DDF" w:rsidP="00005733">
      <w:pPr>
        <w:pStyle w:val="BodyText"/>
        <w:rPr>
          <w:color w:val="000000" w:themeColor="text1"/>
        </w:rPr>
      </w:pPr>
      <w:r w:rsidRPr="00551B54">
        <w:rPr>
          <w:color w:val="000000" w:themeColor="text1"/>
        </w:rPr>
        <w:t>It is possible to readable/</w:t>
      </w:r>
      <w:r w:rsidR="00AC0DA7" w:rsidRPr="00551B54">
        <w:rPr>
          <w:color w:val="000000" w:themeColor="text1"/>
        </w:rPr>
        <w:t>writable only in the test mode.</w:t>
      </w:r>
    </w:p>
    <w:p w14:paraId="2906CC1E" w14:textId="77777777" w:rsidR="00AC0DA7" w:rsidRPr="00551B54" w:rsidRDefault="00AC0DA7" w:rsidP="00D700D6">
      <w:pPr>
        <w:pStyle w:val="SP"/>
        <w:rPr>
          <w:color w:val="000000" w:themeColor="text1"/>
        </w:rPr>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1A212E" w:rsidRPr="00551B54" w14:paraId="274573CC" w14:textId="77777777" w:rsidTr="00F24E79">
        <w:trPr>
          <w:jc w:val="right"/>
        </w:trPr>
        <w:tc>
          <w:tcPr>
            <w:tcW w:w="1247" w:type="dxa"/>
            <w:shd w:val="clear" w:color="auto" w:fill="auto"/>
          </w:tcPr>
          <w:p w14:paraId="01A3D6F2" w14:textId="6ABBC24A" w:rsidR="001A212E" w:rsidRPr="00551B54" w:rsidRDefault="001A212E" w:rsidP="001A212E">
            <w:pPr>
              <w:pStyle w:val="7pt3"/>
              <w:rPr>
                <w:rStyle w:val="a9"/>
                <w:color w:val="000000" w:themeColor="text1"/>
              </w:rPr>
            </w:pPr>
            <w:r>
              <w:rPr>
                <w:rStyle w:val="a9"/>
                <w:color w:val="000000" w:themeColor="text1"/>
              </w:rPr>
              <w:t>Access</w:t>
            </w:r>
            <w:r w:rsidRPr="00551B54">
              <w:rPr>
                <w:rStyle w:val="a9"/>
                <w:color w:val="000000" w:themeColor="text1"/>
              </w:rPr>
              <w:t>:</w:t>
            </w:r>
          </w:p>
        </w:tc>
        <w:tc>
          <w:tcPr>
            <w:tcW w:w="170" w:type="dxa"/>
            <w:shd w:val="clear" w:color="auto" w:fill="auto"/>
          </w:tcPr>
          <w:p w14:paraId="0579BAF0" w14:textId="77777777" w:rsidR="001A212E" w:rsidRPr="00551B54" w:rsidRDefault="001A212E" w:rsidP="001A212E">
            <w:pPr>
              <w:pStyle w:val="7pt6"/>
              <w:rPr>
                <w:rStyle w:val="a9"/>
                <w:color w:val="000000" w:themeColor="text1"/>
              </w:rPr>
            </w:pPr>
          </w:p>
        </w:tc>
        <w:tc>
          <w:tcPr>
            <w:tcW w:w="7462" w:type="dxa"/>
            <w:shd w:val="clear" w:color="auto" w:fill="auto"/>
          </w:tcPr>
          <w:p w14:paraId="2A05456F" w14:textId="66A89111" w:rsidR="001A212E" w:rsidRPr="00551B54" w:rsidRDefault="001A212E" w:rsidP="001A212E">
            <w:pPr>
              <w:pStyle w:val="7pt6"/>
              <w:rPr>
                <w:color w:val="000000" w:themeColor="text1"/>
              </w:rPr>
            </w:pPr>
            <w:r w:rsidRPr="00D94BFE">
              <w:rPr>
                <w:color w:val="000000" w:themeColor="text1"/>
              </w:rPr>
              <w:t>This regi</w:t>
            </w:r>
            <w:r>
              <w:rPr>
                <w:color w:val="000000" w:themeColor="text1"/>
              </w:rPr>
              <w:t>ster can be read or written in 16</w:t>
            </w:r>
            <w:r w:rsidRPr="00D94BFE">
              <w:rPr>
                <w:color w:val="000000" w:themeColor="text1"/>
              </w:rPr>
              <w:t>-bit units.</w:t>
            </w:r>
          </w:p>
        </w:tc>
      </w:tr>
      <w:tr w:rsidR="001A212E" w:rsidRPr="00551B54" w14:paraId="6711DF70" w14:textId="77777777" w:rsidTr="00F24E79">
        <w:trPr>
          <w:jc w:val="right"/>
        </w:trPr>
        <w:tc>
          <w:tcPr>
            <w:tcW w:w="1247" w:type="dxa"/>
            <w:shd w:val="clear" w:color="auto" w:fill="auto"/>
          </w:tcPr>
          <w:p w14:paraId="7BC2305D" w14:textId="6BD234E1" w:rsidR="001A212E" w:rsidRPr="00551B54" w:rsidRDefault="001A212E" w:rsidP="001A212E">
            <w:pPr>
              <w:pStyle w:val="7pt3"/>
              <w:rPr>
                <w:rStyle w:val="a9"/>
                <w:color w:val="000000" w:themeColor="text1"/>
              </w:rPr>
            </w:pPr>
            <w:r>
              <w:rPr>
                <w:rStyle w:val="a9"/>
                <w:color w:val="000000" w:themeColor="text1"/>
              </w:rPr>
              <w:t>Address:</w:t>
            </w:r>
          </w:p>
        </w:tc>
        <w:tc>
          <w:tcPr>
            <w:tcW w:w="170" w:type="dxa"/>
            <w:shd w:val="clear" w:color="auto" w:fill="auto"/>
          </w:tcPr>
          <w:p w14:paraId="63C66C33" w14:textId="77777777" w:rsidR="001A212E" w:rsidRPr="00551B54" w:rsidRDefault="001A212E" w:rsidP="001A212E">
            <w:pPr>
              <w:pStyle w:val="7pt6"/>
              <w:rPr>
                <w:rStyle w:val="a9"/>
                <w:color w:val="000000" w:themeColor="text1"/>
              </w:rPr>
            </w:pPr>
          </w:p>
        </w:tc>
        <w:tc>
          <w:tcPr>
            <w:tcW w:w="7462" w:type="dxa"/>
            <w:shd w:val="clear" w:color="auto" w:fill="auto"/>
          </w:tcPr>
          <w:p w14:paraId="11CA49DB" w14:textId="77777777" w:rsidR="001A212E" w:rsidRDefault="001A212E" w:rsidP="001A212E">
            <w:pPr>
              <w:pStyle w:val="7pt6"/>
              <w:rPr>
                <w:color w:val="000000" w:themeColor="text1"/>
              </w:rPr>
            </w:pPr>
            <w:r w:rsidRPr="001A212E">
              <w:rPr>
                <w:color w:val="000000" w:themeColor="text1"/>
              </w:rPr>
              <w:t>OTS0COEFFTUNERA: &lt;</w:t>
            </w:r>
            <w:proofErr w:type="spellStart"/>
            <w:r w:rsidRPr="001A212E">
              <w:rPr>
                <w:color w:val="000000" w:themeColor="text1"/>
              </w:rPr>
              <w:t>OTSn_base</w:t>
            </w:r>
            <w:proofErr w:type="spellEnd"/>
            <w:r w:rsidRPr="001A212E">
              <w:rPr>
                <w:color w:val="000000" w:themeColor="text1"/>
              </w:rPr>
              <w:t>&gt; + 84</w:t>
            </w:r>
            <w:r w:rsidRPr="001A212E">
              <w:rPr>
                <w:color w:val="000000" w:themeColor="text1"/>
                <w:vertAlign w:val="subscript"/>
              </w:rPr>
              <w:t>H</w:t>
            </w:r>
            <w:r>
              <w:rPr>
                <w:color w:val="000000" w:themeColor="text1"/>
              </w:rPr>
              <w:t xml:space="preserve"> , </w:t>
            </w:r>
            <w:r w:rsidRPr="001A212E">
              <w:rPr>
                <w:color w:val="000000" w:themeColor="text1"/>
              </w:rPr>
              <w:t>OTS0COEFFTUNERB: &lt;</w:t>
            </w:r>
            <w:proofErr w:type="spellStart"/>
            <w:r w:rsidRPr="001A212E">
              <w:rPr>
                <w:color w:val="000000" w:themeColor="text1"/>
              </w:rPr>
              <w:t>OTSn_base</w:t>
            </w:r>
            <w:proofErr w:type="spellEnd"/>
            <w:r w:rsidRPr="001A212E">
              <w:rPr>
                <w:color w:val="000000" w:themeColor="text1"/>
              </w:rPr>
              <w:t>&gt; + 88</w:t>
            </w:r>
            <w:r w:rsidRPr="001A212E">
              <w:rPr>
                <w:color w:val="000000" w:themeColor="text1"/>
                <w:vertAlign w:val="subscript"/>
              </w:rPr>
              <w:t>H</w:t>
            </w:r>
            <w:r>
              <w:rPr>
                <w:color w:val="000000" w:themeColor="text1"/>
              </w:rPr>
              <w:t xml:space="preserve"> , </w:t>
            </w:r>
          </w:p>
          <w:p w14:paraId="4E31C9A7" w14:textId="03A0665A" w:rsidR="001A212E" w:rsidRPr="001A212E" w:rsidRDefault="001A212E" w:rsidP="001A212E">
            <w:pPr>
              <w:pStyle w:val="7pt6"/>
              <w:rPr>
                <w:color w:val="000000" w:themeColor="text1"/>
              </w:rPr>
            </w:pPr>
            <w:r w:rsidRPr="001A212E">
              <w:rPr>
                <w:color w:val="000000" w:themeColor="text1"/>
              </w:rPr>
              <w:t>OTS0COEFFTUNERC: &lt;</w:t>
            </w:r>
            <w:proofErr w:type="spellStart"/>
            <w:r w:rsidRPr="001A212E">
              <w:rPr>
                <w:color w:val="000000" w:themeColor="text1"/>
              </w:rPr>
              <w:t>OTSn_base</w:t>
            </w:r>
            <w:proofErr w:type="spellEnd"/>
            <w:r w:rsidRPr="001A212E">
              <w:rPr>
                <w:color w:val="000000" w:themeColor="text1"/>
              </w:rPr>
              <w:t>&gt; + 8C</w:t>
            </w:r>
            <w:r w:rsidRPr="001A212E">
              <w:rPr>
                <w:color w:val="000000" w:themeColor="text1"/>
                <w:vertAlign w:val="subscript"/>
              </w:rPr>
              <w:t>H</w:t>
            </w:r>
          </w:p>
        </w:tc>
      </w:tr>
      <w:tr w:rsidR="001A212E" w:rsidRPr="00551B54" w14:paraId="152283E8" w14:textId="77777777" w:rsidTr="00F24E79">
        <w:trPr>
          <w:jc w:val="right"/>
        </w:trPr>
        <w:tc>
          <w:tcPr>
            <w:tcW w:w="1247" w:type="dxa"/>
            <w:shd w:val="clear" w:color="auto" w:fill="auto"/>
          </w:tcPr>
          <w:p w14:paraId="051C485F" w14:textId="77777777" w:rsidR="001A212E" w:rsidRPr="00551B54" w:rsidRDefault="001A212E" w:rsidP="001A212E">
            <w:pPr>
              <w:pStyle w:val="7pt3"/>
              <w:rPr>
                <w:rStyle w:val="a9"/>
                <w:color w:val="000000" w:themeColor="text1"/>
              </w:rPr>
            </w:pPr>
            <w:r w:rsidRPr="00551B54">
              <w:rPr>
                <w:rStyle w:val="a9"/>
                <w:color w:val="000000" w:themeColor="text1"/>
              </w:rPr>
              <w:t>Value after reset:</w:t>
            </w:r>
          </w:p>
        </w:tc>
        <w:tc>
          <w:tcPr>
            <w:tcW w:w="170" w:type="dxa"/>
            <w:shd w:val="clear" w:color="auto" w:fill="auto"/>
          </w:tcPr>
          <w:p w14:paraId="2911282C" w14:textId="77777777" w:rsidR="001A212E" w:rsidRPr="00551B54" w:rsidRDefault="001A212E" w:rsidP="001A212E">
            <w:pPr>
              <w:pStyle w:val="7pt6"/>
              <w:rPr>
                <w:rStyle w:val="a9"/>
                <w:color w:val="000000" w:themeColor="text1"/>
              </w:rPr>
            </w:pPr>
          </w:p>
        </w:tc>
        <w:tc>
          <w:tcPr>
            <w:tcW w:w="7462" w:type="dxa"/>
            <w:shd w:val="clear" w:color="auto" w:fill="auto"/>
          </w:tcPr>
          <w:p w14:paraId="123EFAA7" w14:textId="14191812" w:rsidR="001A212E" w:rsidRPr="00551B54" w:rsidRDefault="001A212E" w:rsidP="001A212E">
            <w:pPr>
              <w:pStyle w:val="7pt6"/>
              <w:rPr>
                <w:color w:val="000000" w:themeColor="text1"/>
              </w:rPr>
            </w:pPr>
            <w:r w:rsidRPr="00551B54">
              <w:rPr>
                <w:color w:val="000000" w:themeColor="text1"/>
              </w:rPr>
              <w:t>0000</w:t>
            </w:r>
            <w:r w:rsidRPr="00551B54">
              <w:rPr>
                <w:rStyle w:val="a8"/>
                <w:color w:val="000000" w:themeColor="text1"/>
              </w:rPr>
              <w:t>H</w:t>
            </w:r>
          </w:p>
        </w:tc>
      </w:tr>
    </w:tbl>
    <w:p w14:paraId="63D77926" w14:textId="77777777" w:rsidR="00D700D6" w:rsidRPr="00551B54" w:rsidRDefault="00D700D6" w:rsidP="00D700D6">
      <w:pPr>
        <w:pStyle w:val="SP"/>
        <w:rPr>
          <w:color w:val="000000" w:themeColor="text1"/>
        </w:rPr>
      </w:pPr>
    </w:p>
    <w:tbl>
      <w:tblPr>
        <w:tblW w:w="9639" w:type="dxa"/>
        <w:jc w:val="right"/>
        <w:tblLayout w:type="fixed"/>
        <w:tblCellMar>
          <w:left w:w="0" w:type="dxa"/>
          <w:right w:w="0" w:type="dxa"/>
        </w:tblCellMar>
        <w:tblLook w:val="04A0" w:firstRow="1" w:lastRow="0" w:firstColumn="1" w:lastColumn="0" w:noHBand="0" w:noVBand="1"/>
      </w:tblPr>
      <w:tblGrid>
        <w:gridCol w:w="1115"/>
        <w:gridCol w:w="534"/>
        <w:gridCol w:w="534"/>
        <w:gridCol w:w="534"/>
        <w:gridCol w:w="534"/>
        <w:gridCol w:w="534"/>
        <w:gridCol w:w="533"/>
        <w:gridCol w:w="533"/>
        <w:gridCol w:w="532"/>
        <w:gridCol w:w="532"/>
        <w:gridCol w:w="532"/>
        <w:gridCol w:w="532"/>
        <w:gridCol w:w="532"/>
        <w:gridCol w:w="532"/>
        <w:gridCol w:w="532"/>
        <w:gridCol w:w="532"/>
        <w:gridCol w:w="532"/>
      </w:tblGrid>
      <w:tr w:rsidR="00C6595F" w:rsidRPr="00551B54" w14:paraId="362BC9DC" w14:textId="77777777" w:rsidTr="00D700D6">
        <w:trPr>
          <w:jc w:val="right"/>
        </w:trPr>
        <w:tc>
          <w:tcPr>
            <w:tcW w:w="1115" w:type="dxa"/>
            <w:shd w:val="clear" w:color="auto" w:fill="auto"/>
          </w:tcPr>
          <w:p w14:paraId="3807D5F2" w14:textId="77777777" w:rsidR="00D700D6" w:rsidRPr="00551B54" w:rsidRDefault="00D700D6" w:rsidP="00F24E79">
            <w:pPr>
              <w:pStyle w:val="bit"/>
              <w:rPr>
                <w:color w:val="000000" w:themeColor="text1"/>
              </w:rPr>
            </w:pPr>
            <w:r w:rsidRPr="00551B54">
              <w:rPr>
                <w:color w:val="000000" w:themeColor="text1"/>
              </w:rPr>
              <w:t>Bit</w:t>
            </w:r>
          </w:p>
        </w:tc>
        <w:tc>
          <w:tcPr>
            <w:tcW w:w="534" w:type="dxa"/>
            <w:tcBorders>
              <w:bottom w:val="single" w:sz="4" w:space="0" w:color="auto"/>
            </w:tcBorders>
            <w:shd w:val="clear" w:color="auto" w:fill="auto"/>
          </w:tcPr>
          <w:p w14:paraId="1FA77384" w14:textId="77777777" w:rsidR="00D700D6" w:rsidRPr="00551B54" w:rsidRDefault="00D700D6" w:rsidP="00F24E79">
            <w:pPr>
              <w:pStyle w:val="bit0"/>
              <w:rPr>
                <w:color w:val="000000" w:themeColor="text1"/>
              </w:rPr>
            </w:pPr>
            <w:r w:rsidRPr="00551B54">
              <w:rPr>
                <w:rFonts w:hint="eastAsia"/>
                <w:color w:val="000000" w:themeColor="text1"/>
              </w:rPr>
              <w:t>15</w:t>
            </w:r>
          </w:p>
        </w:tc>
        <w:tc>
          <w:tcPr>
            <w:tcW w:w="534" w:type="dxa"/>
            <w:tcBorders>
              <w:bottom w:val="single" w:sz="4" w:space="0" w:color="auto"/>
            </w:tcBorders>
            <w:shd w:val="clear" w:color="auto" w:fill="auto"/>
          </w:tcPr>
          <w:p w14:paraId="7607572E" w14:textId="77777777" w:rsidR="00D700D6" w:rsidRPr="00551B54" w:rsidRDefault="00D700D6" w:rsidP="00F24E79">
            <w:pPr>
              <w:pStyle w:val="bit0"/>
              <w:rPr>
                <w:color w:val="000000" w:themeColor="text1"/>
              </w:rPr>
            </w:pPr>
            <w:r w:rsidRPr="00551B54">
              <w:rPr>
                <w:rFonts w:hint="eastAsia"/>
                <w:color w:val="000000" w:themeColor="text1"/>
              </w:rPr>
              <w:t>14</w:t>
            </w:r>
          </w:p>
        </w:tc>
        <w:tc>
          <w:tcPr>
            <w:tcW w:w="534" w:type="dxa"/>
            <w:tcBorders>
              <w:bottom w:val="single" w:sz="4" w:space="0" w:color="auto"/>
            </w:tcBorders>
            <w:shd w:val="clear" w:color="auto" w:fill="auto"/>
          </w:tcPr>
          <w:p w14:paraId="12A883D0" w14:textId="77777777" w:rsidR="00D700D6" w:rsidRPr="00551B54" w:rsidRDefault="00D700D6" w:rsidP="00F24E79">
            <w:pPr>
              <w:pStyle w:val="bit0"/>
              <w:rPr>
                <w:color w:val="000000" w:themeColor="text1"/>
              </w:rPr>
            </w:pPr>
            <w:r w:rsidRPr="00551B54">
              <w:rPr>
                <w:rFonts w:hint="eastAsia"/>
                <w:color w:val="000000" w:themeColor="text1"/>
              </w:rPr>
              <w:t>13</w:t>
            </w:r>
          </w:p>
        </w:tc>
        <w:tc>
          <w:tcPr>
            <w:tcW w:w="534" w:type="dxa"/>
            <w:tcBorders>
              <w:bottom w:val="single" w:sz="4" w:space="0" w:color="auto"/>
            </w:tcBorders>
            <w:shd w:val="clear" w:color="auto" w:fill="auto"/>
          </w:tcPr>
          <w:p w14:paraId="65D57F07" w14:textId="77777777" w:rsidR="00D700D6" w:rsidRPr="00551B54" w:rsidRDefault="00D700D6" w:rsidP="00F24E79">
            <w:pPr>
              <w:pStyle w:val="bit0"/>
              <w:rPr>
                <w:color w:val="000000" w:themeColor="text1"/>
              </w:rPr>
            </w:pPr>
            <w:r w:rsidRPr="00551B54">
              <w:rPr>
                <w:rFonts w:hint="eastAsia"/>
                <w:color w:val="000000" w:themeColor="text1"/>
              </w:rPr>
              <w:t>12</w:t>
            </w:r>
          </w:p>
        </w:tc>
        <w:tc>
          <w:tcPr>
            <w:tcW w:w="534" w:type="dxa"/>
            <w:tcBorders>
              <w:bottom w:val="single" w:sz="4" w:space="0" w:color="auto"/>
            </w:tcBorders>
            <w:shd w:val="clear" w:color="auto" w:fill="auto"/>
          </w:tcPr>
          <w:p w14:paraId="4A771FC9" w14:textId="77777777" w:rsidR="00D700D6" w:rsidRPr="00551B54" w:rsidRDefault="00D700D6" w:rsidP="00F24E79">
            <w:pPr>
              <w:pStyle w:val="bit0"/>
              <w:rPr>
                <w:color w:val="000000" w:themeColor="text1"/>
              </w:rPr>
            </w:pPr>
            <w:r w:rsidRPr="00551B54">
              <w:rPr>
                <w:rFonts w:hint="eastAsia"/>
                <w:color w:val="000000" w:themeColor="text1"/>
              </w:rPr>
              <w:t>11</w:t>
            </w:r>
          </w:p>
        </w:tc>
        <w:tc>
          <w:tcPr>
            <w:tcW w:w="533" w:type="dxa"/>
            <w:tcBorders>
              <w:bottom w:val="single" w:sz="4" w:space="0" w:color="auto"/>
            </w:tcBorders>
            <w:shd w:val="clear" w:color="auto" w:fill="auto"/>
          </w:tcPr>
          <w:p w14:paraId="570B3F9B" w14:textId="77777777" w:rsidR="00D700D6" w:rsidRPr="00551B54" w:rsidRDefault="00D700D6" w:rsidP="00F24E79">
            <w:pPr>
              <w:pStyle w:val="bit0"/>
              <w:rPr>
                <w:color w:val="000000" w:themeColor="text1"/>
              </w:rPr>
            </w:pPr>
            <w:r w:rsidRPr="00551B54">
              <w:rPr>
                <w:rFonts w:hint="eastAsia"/>
                <w:color w:val="000000" w:themeColor="text1"/>
              </w:rPr>
              <w:t>10</w:t>
            </w:r>
          </w:p>
        </w:tc>
        <w:tc>
          <w:tcPr>
            <w:tcW w:w="533" w:type="dxa"/>
            <w:tcBorders>
              <w:bottom w:val="single" w:sz="4" w:space="0" w:color="auto"/>
            </w:tcBorders>
            <w:shd w:val="clear" w:color="auto" w:fill="auto"/>
          </w:tcPr>
          <w:p w14:paraId="6593F220" w14:textId="77777777" w:rsidR="00D700D6" w:rsidRPr="00551B54" w:rsidRDefault="00D700D6" w:rsidP="00F24E79">
            <w:pPr>
              <w:pStyle w:val="bit0"/>
              <w:rPr>
                <w:color w:val="000000" w:themeColor="text1"/>
              </w:rPr>
            </w:pPr>
            <w:r w:rsidRPr="00551B54">
              <w:rPr>
                <w:rFonts w:hint="eastAsia"/>
                <w:color w:val="000000" w:themeColor="text1"/>
              </w:rPr>
              <w:t>9</w:t>
            </w:r>
          </w:p>
        </w:tc>
        <w:tc>
          <w:tcPr>
            <w:tcW w:w="532" w:type="dxa"/>
            <w:tcBorders>
              <w:bottom w:val="single" w:sz="4" w:space="0" w:color="auto"/>
            </w:tcBorders>
            <w:shd w:val="clear" w:color="auto" w:fill="auto"/>
          </w:tcPr>
          <w:p w14:paraId="77BCA723" w14:textId="77777777" w:rsidR="00D700D6" w:rsidRPr="00551B54" w:rsidRDefault="00D700D6" w:rsidP="00F24E79">
            <w:pPr>
              <w:pStyle w:val="bit0"/>
              <w:rPr>
                <w:color w:val="000000" w:themeColor="text1"/>
              </w:rPr>
            </w:pPr>
            <w:r w:rsidRPr="00551B54">
              <w:rPr>
                <w:rFonts w:hint="eastAsia"/>
                <w:color w:val="000000" w:themeColor="text1"/>
              </w:rPr>
              <w:t>8</w:t>
            </w:r>
          </w:p>
        </w:tc>
        <w:tc>
          <w:tcPr>
            <w:tcW w:w="532" w:type="dxa"/>
            <w:tcBorders>
              <w:bottom w:val="single" w:sz="4" w:space="0" w:color="auto"/>
            </w:tcBorders>
            <w:shd w:val="clear" w:color="auto" w:fill="auto"/>
          </w:tcPr>
          <w:p w14:paraId="1B64F10A" w14:textId="77777777" w:rsidR="00D700D6" w:rsidRPr="00551B54" w:rsidRDefault="00D700D6" w:rsidP="00F24E79">
            <w:pPr>
              <w:pStyle w:val="bit0"/>
              <w:rPr>
                <w:color w:val="000000" w:themeColor="text1"/>
              </w:rPr>
            </w:pPr>
            <w:r w:rsidRPr="00551B54">
              <w:rPr>
                <w:rFonts w:hint="eastAsia"/>
                <w:color w:val="000000" w:themeColor="text1"/>
              </w:rPr>
              <w:t>7</w:t>
            </w:r>
          </w:p>
        </w:tc>
        <w:tc>
          <w:tcPr>
            <w:tcW w:w="532" w:type="dxa"/>
            <w:tcBorders>
              <w:bottom w:val="single" w:sz="4" w:space="0" w:color="auto"/>
            </w:tcBorders>
            <w:shd w:val="clear" w:color="auto" w:fill="auto"/>
          </w:tcPr>
          <w:p w14:paraId="0A7FC1E9" w14:textId="77777777" w:rsidR="00D700D6" w:rsidRPr="00551B54" w:rsidRDefault="00D700D6" w:rsidP="00F24E79">
            <w:pPr>
              <w:pStyle w:val="bit0"/>
              <w:rPr>
                <w:color w:val="000000" w:themeColor="text1"/>
              </w:rPr>
            </w:pPr>
            <w:r w:rsidRPr="00551B54">
              <w:rPr>
                <w:rFonts w:hint="eastAsia"/>
                <w:color w:val="000000" w:themeColor="text1"/>
              </w:rPr>
              <w:t>6</w:t>
            </w:r>
          </w:p>
        </w:tc>
        <w:tc>
          <w:tcPr>
            <w:tcW w:w="532" w:type="dxa"/>
            <w:tcBorders>
              <w:bottom w:val="single" w:sz="4" w:space="0" w:color="auto"/>
            </w:tcBorders>
            <w:shd w:val="clear" w:color="auto" w:fill="auto"/>
          </w:tcPr>
          <w:p w14:paraId="623EC0BD" w14:textId="77777777" w:rsidR="00D700D6" w:rsidRPr="00551B54" w:rsidRDefault="00D700D6" w:rsidP="00F24E79">
            <w:pPr>
              <w:pStyle w:val="bit0"/>
              <w:rPr>
                <w:color w:val="000000" w:themeColor="text1"/>
              </w:rPr>
            </w:pPr>
            <w:r w:rsidRPr="00551B54">
              <w:rPr>
                <w:rFonts w:hint="eastAsia"/>
                <w:color w:val="000000" w:themeColor="text1"/>
              </w:rPr>
              <w:t>5</w:t>
            </w:r>
          </w:p>
        </w:tc>
        <w:tc>
          <w:tcPr>
            <w:tcW w:w="532" w:type="dxa"/>
            <w:tcBorders>
              <w:bottom w:val="single" w:sz="4" w:space="0" w:color="auto"/>
            </w:tcBorders>
            <w:shd w:val="clear" w:color="auto" w:fill="auto"/>
          </w:tcPr>
          <w:p w14:paraId="1C74FC3D" w14:textId="77777777" w:rsidR="00D700D6" w:rsidRPr="00551B54" w:rsidRDefault="00D700D6" w:rsidP="00F24E79">
            <w:pPr>
              <w:pStyle w:val="bit0"/>
              <w:rPr>
                <w:color w:val="000000" w:themeColor="text1"/>
              </w:rPr>
            </w:pPr>
            <w:r w:rsidRPr="00551B54">
              <w:rPr>
                <w:rFonts w:hint="eastAsia"/>
                <w:color w:val="000000" w:themeColor="text1"/>
              </w:rPr>
              <w:t>4</w:t>
            </w:r>
          </w:p>
        </w:tc>
        <w:tc>
          <w:tcPr>
            <w:tcW w:w="532" w:type="dxa"/>
            <w:tcBorders>
              <w:bottom w:val="single" w:sz="4" w:space="0" w:color="auto"/>
            </w:tcBorders>
            <w:shd w:val="clear" w:color="auto" w:fill="auto"/>
          </w:tcPr>
          <w:p w14:paraId="4EFD6103" w14:textId="77777777" w:rsidR="00D700D6" w:rsidRPr="00551B54" w:rsidRDefault="00D700D6" w:rsidP="00F24E79">
            <w:pPr>
              <w:pStyle w:val="bit0"/>
              <w:rPr>
                <w:color w:val="000000" w:themeColor="text1"/>
              </w:rPr>
            </w:pPr>
            <w:r w:rsidRPr="00551B54">
              <w:rPr>
                <w:rFonts w:hint="eastAsia"/>
                <w:color w:val="000000" w:themeColor="text1"/>
              </w:rPr>
              <w:t>3</w:t>
            </w:r>
          </w:p>
        </w:tc>
        <w:tc>
          <w:tcPr>
            <w:tcW w:w="532" w:type="dxa"/>
            <w:tcBorders>
              <w:bottom w:val="single" w:sz="4" w:space="0" w:color="auto"/>
            </w:tcBorders>
            <w:shd w:val="clear" w:color="auto" w:fill="auto"/>
          </w:tcPr>
          <w:p w14:paraId="697F9A69" w14:textId="77777777" w:rsidR="00D700D6" w:rsidRPr="00551B54" w:rsidRDefault="00D700D6" w:rsidP="00F24E79">
            <w:pPr>
              <w:pStyle w:val="bit0"/>
              <w:rPr>
                <w:color w:val="000000" w:themeColor="text1"/>
              </w:rPr>
            </w:pPr>
            <w:r w:rsidRPr="00551B54">
              <w:rPr>
                <w:rFonts w:hint="eastAsia"/>
                <w:color w:val="000000" w:themeColor="text1"/>
              </w:rPr>
              <w:t>2</w:t>
            </w:r>
          </w:p>
        </w:tc>
        <w:tc>
          <w:tcPr>
            <w:tcW w:w="532" w:type="dxa"/>
            <w:tcBorders>
              <w:bottom w:val="single" w:sz="4" w:space="0" w:color="auto"/>
            </w:tcBorders>
            <w:shd w:val="clear" w:color="auto" w:fill="auto"/>
          </w:tcPr>
          <w:p w14:paraId="5F53A4AE" w14:textId="77777777" w:rsidR="00D700D6" w:rsidRPr="00551B54" w:rsidRDefault="00D700D6" w:rsidP="00F24E79">
            <w:pPr>
              <w:pStyle w:val="bit0"/>
              <w:rPr>
                <w:color w:val="000000" w:themeColor="text1"/>
              </w:rPr>
            </w:pPr>
            <w:r w:rsidRPr="00551B54">
              <w:rPr>
                <w:rFonts w:hint="eastAsia"/>
                <w:color w:val="000000" w:themeColor="text1"/>
              </w:rPr>
              <w:t>1</w:t>
            </w:r>
          </w:p>
        </w:tc>
        <w:tc>
          <w:tcPr>
            <w:tcW w:w="532" w:type="dxa"/>
            <w:tcBorders>
              <w:bottom w:val="single" w:sz="4" w:space="0" w:color="auto"/>
            </w:tcBorders>
            <w:shd w:val="clear" w:color="auto" w:fill="auto"/>
          </w:tcPr>
          <w:p w14:paraId="26E18EB0" w14:textId="77777777" w:rsidR="00D700D6" w:rsidRPr="00551B54" w:rsidRDefault="00D700D6" w:rsidP="00F24E79">
            <w:pPr>
              <w:pStyle w:val="bit0"/>
              <w:rPr>
                <w:color w:val="000000" w:themeColor="text1"/>
              </w:rPr>
            </w:pPr>
            <w:r w:rsidRPr="00551B54">
              <w:rPr>
                <w:rFonts w:hint="eastAsia"/>
                <w:color w:val="000000" w:themeColor="text1"/>
              </w:rPr>
              <w:t>0</w:t>
            </w:r>
          </w:p>
        </w:tc>
      </w:tr>
      <w:tr w:rsidR="00C6595F" w:rsidRPr="00551B54" w14:paraId="390F9ED7" w14:textId="77777777" w:rsidTr="00D700D6">
        <w:trPr>
          <w:trHeight w:val="567"/>
          <w:jc w:val="right"/>
        </w:trPr>
        <w:tc>
          <w:tcPr>
            <w:tcW w:w="1115" w:type="dxa"/>
            <w:tcBorders>
              <w:right w:val="single" w:sz="4" w:space="0" w:color="auto"/>
            </w:tcBorders>
            <w:shd w:val="clear" w:color="auto" w:fill="auto"/>
            <w:vAlign w:val="center"/>
          </w:tcPr>
          <w:p w14:paraId="48EBC12E" w14:textId="77777777" w:rsidR="00D700D6" w:rsidRPr="00551B54" w:rsidRDefault="00D700D6" w:rsidP="00F24E79">
            <w:pPr>
              <w:pStyle w:val="bit"/>
              <w:rPr>
                <w:color w:val="000000" w:themeColor="text1"/>
              </w:rPr>
            </w:pPr>
          </w:p>
        </w:tc>
        <w:tc>
          <w:tcPr>
            <w:tcW w:w="8524" w:type="dxa"/>
            <w:gridSpan w:val="16"/>
            <w:tcBorders>
              <w:top w:val="single" w:sz="4" w:space="0" w:color="auto"/>
              <w:left w:val="single" w:sz="4" w:space="0" w:color="auto"/>
              <w:bottom w:val="single" w:sz="4" w:space="0" w:color="auto"/>
              <w:right w:val="single" w:sz="4" w:space="0" w:color="auto"/>
            </w:tcBorders>
            <w:shd w:val="clear" w:color="auto" w:fill="auto"/>
            <w:vAlign w:val="center"/>
          </w:tcPr>
          <w:p w14:paraId="7E19A659" w14:textId="1563DE2D" w:rsidR="00D700D6" w:rsidRPr="00551B54" w:rsidRDefault="00D700D6" w:rsidP="00F24E79">
            <w:pPr>
              <w:pStyle w:val="bit0"/>
              <w:rPr>
                <w:color w:val="000000" w:themeColor="text1"/>
              </w:rPr>
            </w:pPr>
            <w:proofErr w:type="spellStart"/>
            <w:r w:rsidRPr="00551B54">
              <w:rPr>
                <w:color w:val="000000" w:themeColor="text1"/>
              </w:rPr>
              <w:t>COEFFTUNEn</w:t>
            </w:r>
            <w:proofErr w:type="spellEnd"/>
          </w:p>
        </w:tc>
      </w:tr>
      <w:tr w:rsidR="00C6595F" w:rsidRPr="00551B54" w14:paraId="41D4DFFB" w14:textId="77777777" w:rsidTr="00D700D6">
        <w:trPr>
          <w:jc w:val="right"/>
        </w:trPr>
        <w:tc>
          <w:tcPr>
            <w:tcW w:w="1115" w:type="dxa"/>
            <w:shd w:val="clear" w:color="auto" w:fill="auto"/>
          </w:tcPr>
          <w:p w14:paraId="274D7759" w14:textId="77777777" w:rsidR="00D700D6" w:rsidRPr="00551B54" w:rsidRDefault="00D700D6" w:rsidP="00F24E79">
            <w:pPr>
              <w:pStyle w:val="bit"/>
              <w:rPr>
                <w:color w:val="000000" w:themeColor="text1"/>
              </w:rPr>
            </w:pPr>
            <w:r w:rsidRPr="00551B54">
              <w:rPr>
                <w:color w:val="000000" w:themeColor="text1"/>
              </w:rPr>
              <w:t>Value after reset</w:t>
            </w:r>
          </w:p>
        </w:tc>
        <w:tc>
          <w:tcPr>
            <w:tcW w:w="534" w:type="dxa"/>
            <w:tcBorders>
              <w:top w:val="single" w:sz="4" w:space="0" w:color="auto"/>
            </w:tcBorders>
            <w:shd w:val="clear" w:color="auto" w:fill="auto"/>
          </w:tcPr>
          <w:p w14:paraId="61E8519E"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4" w:type="dxa"/>
            <w:tcBorders>
              <w:top w:val="single" w:sz="4" w:space="0" w:color="auto"/>
            </w:tcBorders>
            <w:shd w:val="clear" w:color="auto" w:fill="auto"/>
          </w:tcPr>
          <w:p w14:paraId="289014C2"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4" w:type="dxa"/>
            <w:tcBorders>
              <w:top w:val="single" w:sz="4" w:space="0" w:color="auto"/>
            </w:tcBorders>
            <w:shd w:val="clear" w:color="auto" w:fill="auto"/>
          </w:tcPr>
          <w:p w14:paraId="3A7921B5"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4" w:type="dxa"/>
            <w:tcBorders>
              <w:top w:val="single" w:sz="4" w:space="0" w:color="auto"/>
            </w:tcBorders>
            <w:shd w:val="clear" w:color="auto" w:fill="auto"/>
          </w:tcPr>
          <w:p w14:paraId="540EDE51"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4" w:type="dxa"/>
            <w:tcBorders>
              <w:top w:val="single" w:sz="4" w:space="0" w:color="auto"/>
            </w:tcBorders>
            <w:shd w:val="clear" w:color="auto" w:fill="auto"/>
          </w:tcPr>
          <w:p w14:paraId="5973A0CA"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3" w:type="dxa"/>
            <w:tcBorders>
              <w:top w:val="single" w:sz="4" w:space="0" w:color="auto"/>
            </w:tcBorders>
            <w:shd w:val="clear" w:color="auto" w:fill="auto"/>
          </w:tcPr>
          <w:p w14:paraId="43EC5DA5"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3" w:type="dxa"/>
            <w:tcBorders>
              <w:top w:val="single" w:sz="4" w:space="0" w:color="auto"/>
            </w:tcBorders>
            <w:shd w:val="clear" w:color="auto" w:fill="auto"/>
          </w:tcPr>
          <w:p w14:paraId="5DD14ADF"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2" w:type="dxa"/>
            <w:tcBorders>
              <w:top w:val="single" w:sz="4" w:space="0" w:color="auto"/>
            </w:tcBorders>
            <w:shd w:val="clear" w:color="auto" w:fill="auto"/>
          </w:tcPr>
          <w:p w14:paraId="4132353D"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2" w:type="dxa"/>
            <w:tcBorders>
              <w:top w:val="single" w:sz="4" w:space="0" w:color="auto"/>
            </w:tcBorders>
            <w:shd w:val="clear" w:color="auto" w:fill="auto"/>
          </w:tcPr>
          <w:p w14:paraId="3E313209"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2" w:type="dxa"/>
            <w:tcBorders>
              <w:top w:val="single" w:sz="4" w:space="0" w:color="auto"/>
            </w:tcBorders>
            <w:shd w:val="clear" w:color="auto" w:fill="auto"/>
          </w:tcPr>
          <w:p w14:paraId="00596B0D"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2" w:type="dxa"/>
            <w:tcBorders>
              <w:top w:val="single" w:sz="4" w:space="0" w:color="auto"/>
            </w:tcBorders>
            <w:shd w:val="clear" w:color="auto" w:fill="auto"/>
          </w:tcPr>
          <w:p w14:paraId="016C74CB"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2" w:type="dxa"/>
            <w:tcBorders>
              <w:top w:val="single" w:sz="4" w:space="0" w:color="auto"/>
            </w:tcBorders>
            <w:shd w:val="clear" w:color="auto" w:fill="auto"/>
          </w:tcPr>
          <w:p w14:paraId="38C94386"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2" w:type="dxa"/>
            <w:tcBorders>
              <w:top w:val="single" w:sz="4" w:space="0" w:color="auto"/>
            </w:tcBorders>
            <w:shd w:val="clear" w:color="auto" w:fill="auto"/>
          </w:tcPr>
          <w:p w14:paraId="1C30413D"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2" w:type="dxa"/>
            <w:tcBorders>
              <w:top w:val="single" w:sz="4" w:space="0" w:color="auto"/>
            </w:tcBorders>
            <w:shd w:val="clear" w:color="auto" w:fill="auto"/>
          </w:tcPr>
          <w:p w14:paraId="024379E3"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2" w:type="dxa"/>
            <w:tcBorders>
              <w:top w:val="single" w:sz="4" w:space="0" w:color="auto"/>
            </w:tcBorders>
            <w:shd w:val="clear" w:color="auto" w:fill="auto"/>
          </w:tcPr>
          <w:p w14:paraId="71A799D5" w14:textId="77777777" w:rsidR="00D700D6" w:rsidRPr="00551B54" w:rsidRDefault="00D700D6" w:rsidP="00F24E79">
            <w:pPr>
              <w:pStyle w:val="bit0"/>
              <w:rPr>
                <w:color w:val="000000" w:themeColor="text1"/>
              </w:rPr>
            </w:pPr>
            <w:r w:rsidRPr="00551B54">
              <w:rPr>
                <w:rFonts w:hint="eastAsia"/>
                <w:color w:val="000000" w:themeColor="text1"/>
              </w:rPr>
              <w:t>0</w:t>
            </w:r>
          </w:p>
        </w:tc>
        <w:tc>
          <w:tcPr>
            <w:tcW w:w="532" w:type="dxa"/>
            <w:tcBorders>
              <w:top w:val="single" w:sz="4" w:space="0" w:color="auto"/>
            </w:tcBorders>
            <w:shd w:val="clear" w:color="auto" w:fill="auto"/>
          </w:tcPr>
          <w:p w14:paraId="45C56C34" w14:textId="77777777" w:rsidR="00D700D6" w:rsidRPr="00551B54" w:rsidRDefault="00D700D6" w:rsidP="00F24E79">
            <w:pPr>
              <w:pStyle w:val="bit0"/>
              <w:rPr>
                <w:color w:val="000000" w:themeColor="text1"/>
              </w:rPr>
            </w:pPr>
            <w:r w:rsidRPr="00551B54">
              <w:rPr>
                <w:rFonts w:hint="eastAsia"/>
                <w:color w:val="000000" w:themeColor="text1"/>
              </w:rPr>
              <w:t>0</w:t>
            </w:r>
          </w:p>
        </w:tc>
      </w:tr>
      <w:tr w:rsidR="00C6595F" w:rsidRPr="00551B54" w14:paraId="31BBFDCB" w14:textId="77777777" w:rsidTr="00D700D6">
        <w:trPr>
          <w:jc w:val="right"/>
        </w:trPr>
        <w:tc>
          <w:tcPr>
            <w:tcW w:w="1115" w:type="dxa"/>
            <w:shd w:val="clear" w:color="auto" w:fill="auto"/>
          </w:tcPr>
          <w:p w14:paraId="1EA178E7" w14:textId="77777777" w:rsidR="00D700D6" w:rsidRPr="00551B54" w:rsidRDefault="00D700D6" w:rsidP="00F24E79">
            <w:pPr>
              <w:pStyle w:val="bit"/>
              <w:rPr>
                <w:color w:val="000000" w:themeColor="text1"/>
              </w:rPr>
            </w:pPr>
            <w:r w:rsidRPr="00551B54">
              <w:rPr>
                <w:color w:val="000000" w:themeColor="text1"/>
              </w:rPr>
              <w:t>R/W</w:t>
            </w:r>
          </w:p>
        </w:tc>
        <w:tc>
          <w:tcPr>
            <w:tcW w:w="534" w:type="dxa"/>
            <w:shd w:val="clear" w:color="auto" w:fill="auto"/>
          </w:tcPr>
          <w:p w14:paraId="33A7EBCB" w14:textId="77777777" w:rsidR="00D700D6" w:rsidRPr="00551B54" w:rsidRDefault="00D700D6" w:rsidP="00F24E79">
            <w:pPr>
              <w:pStyle w:val="bit0"/>
              <w:rPr>
                <w:color w:val="000000" w:themeColor="text1"/>
              </w:rPr>
            </w:pPr>
            <w:r w:rsidRPr="00551B54">
              <w:rPr>
                <w:color w:val="000000" w:themeColor="text1"/>
              </w:rPr>
              <w:t>R/W</w:t>
            </w:r>
          </w:p>
        </w:tc>
        <w:tc>
          <w:tcPr>
            <w:tcW w:w="534" w:type="dxa"/>
            <w:shd w:val="clear" w:color="auto" w:fill="auto"/>
          </w:tcPr>
          <w:p w14:paraId="4C0D9539" w14:textId="77777777" w:rsidR="00D700D6" w:rsidRPr="00551B54" w:rsidRDefault="00D700D6" w:rsidP="00F24E79">
            <w:pPr>
              <w:pStyle w:val="bit0"/>
              <w:rPr>
                <w:color w:val="000000" w:themeColor="text1"/>
              </w:rPr>
            </w:pPr>
            <w:r w:rsidRPr="00551B54">
              <w:rPr>
                <w:color w:val="000000" w:themeColor="text1"/>
              </w:rPr>
              <w:t>R/W</w:t>
            </w:r>
          </w:p>
        </w:tc>
        <w:tc>
          <w:tcPr>
            <w:tcW w:w="534" w:type="dxa"/>
            <w:shd w:val="clear" w:color="auto" w:fill="auto"/>
          </w:tcPr>
          <w:p w14:paraId="40229AAD" w14:textId="77777777" w:rsidR="00D700D6" w:rsidRPr="00551B54" w:rsidRDefault="00D700D6" w:rsidP="00F24E79">
            <w:pPr>
              <w:pStyle w:val="bit0"/>
              <w:rPr>
                <w:color w:val="000000" w:themeColor="text1"/>
              </w:rPr>
            </w:pPr>
            <w:r w:rsidRPr="00551B54">
              <w:rPr>
                <w:color w:val="000000" w:themeColor="text1"/>
              </w:rPr>
              <w:t>R/W</w:t>
            </w:r>
          </w:p>
        </w:tc>
        <w:tc>
          <w:tcPr>
            <w:tcW w:w="534" w:type="dxa"/>
            <w:shd w:val="clear" w:color="auto" w:fill="auto"/>
          </w:tcPr>
          <w:p w14:paraId="0A94B911" w14:textId="77777777" w:rsidR="00D700D6" w:rsidRPr="00551B54" w:rsidRDefault="00D700D6" w:rsidP="00F24E79">
            <w:pPr>
              <w:pStyle w:val="bit0"/>
              <w:rPr>
                <w:color w:val="000000" w:themeColor="text1"/>
              </w:rPr>
            </w:pPr>
            <w:r w:rsidRPr="00551B54">
              <w:rPr>
                <w:color w:val="000000" w:themeColor="text1"/>
              </w:rPr>
              <w:t>R/W</w:t>
            </w:r>
          </w:p>
        </w:tc>
        <w:tc>
          <w:tcPr>
            <w:tcW w:w="534" w:type="dxa"/>
            <w:shd w:val="clear" w:color="auto" w:fill="auto"/>
          </w:tcPr>
          <w:p w14:paraId="068C68F7" w14:textId="77777777" w:rsidR="00D700D6" w:rsidRPr="00551B54" w:rsidRDefault="00D700D6" w:rsidP="00F24E79">
            <w:pPr>
              <w:pStyle w:val="bit0"/>
              <w:rPr>
                <w:color w:val="000000" w:themeColor="text1"/>
              </w:rPr>
            </w:pPr>
            <w:r w:rsidRPr="00551B54">
              <w:rPr>
                <w:color w:val="000000" w:themeColor="text1"/>
              </w:rPr>
              <w:t>R/W</w:t>
            </w:r>
          </w:p>
        </w:tc>
        <w:tc>
          <w:tcPr>
            <w:tcW w:w="533" w:type="dxa"/>
            <w:shd w:val="clear" w:color="auto" w:fill="auto"/>
          </w:tcPr>
          <w:p w14:paraId="53A39084" w14:textId="77777777" w:rsidR="00D700D6" w:rsidRPr="00551B54" w:rsidRDefault="00D700D6" w:rsidP="00F24E79">
            <w:pPr>
              <w:pStyle w:val="bit0"/>
              <w:rPr>
                <w:color w:val="000000" w:themeColor="text1"/>
              </w:rPr>
            </w:pPr>
            <w:r w:rsidRPr="00551B54">
              <w:rPr>
                <w:color w:val="000000" w:themeColor="text1"/>
              </w:rPr>
              <w:t>R/W</w:t>
            </w:r>
          </w:p>
        </w:tc>
        <w:tc>
          <w:tcPr>
            <w:tcW w:w="533" w:type="dxa"/>
            <w:shd w:val="clear" w:color="auto" w:fill="auto"/>
          </w:tcPr>
          <w:p w14:paraId="44EBE80D" w14:textId="77777777" w:rsidR="00D700D6" w:rsidRPr="00551B54" w:rsidRDefault="00D700D6" w:rsidP="00F24E79">
            <w:pPr>
              <w:pStyle w:val="bit0"/>
              <w:rPr>
                <w:color w:val="000000" w:themeColor="text1"/>
              </w:rPr>
            </w:pPr>
            <w:r w:rsidRPr="00551B54">
              <w:rPr>
                <w:color w:val="000000" w:themeColor="text1"/>
              </w:rPr>
              <w:t>R/W</w:t>
            </w:r>
          </w:p>
        </w:tc>
        <w:tc>
          <w:tcPr>
            <w:tcW w:w="532" w:type="dxa"/>
            <w:shd w:val="clear" w:color="auto" w:fill="auto"/>
          </w:tcPr>
          <w:p w14:paraId="29321B3B" w14:textId="77777777" w:rsidR="00D700D6" w:rsidRPr="00551B54" w:rsidRDefault="00D700D6" w:rsidP="00F24E79">
            <w:pPr>
              <w:pStyle w:val="bit0"/>
              <w:rPr>
                <w:color w:val="000000" w:themeColor="text1"/>
              </w:rPr>
            </w:pPr>
            <w:r w:rsidRPr="00551B54">
              <w:rPr>
                <w:color w:val="000000" w:themeColor="text1"/>
              </w:rPr>
              <w:t>R/W</w:t>
            </w:r>
          </w:p>
        </w:tc>
        <w:tc>
          <w:tcPr>
            <w:tcW w:w="532" w:type="dxa"/>
            <w:shd w:val="clear" w:color="auto" w:fill="auto"/>
          </w:tcPr>
          <w:p w14:paraId="024B7E7A" w14:textId="77777777" w:rsidR="00D700D6" w:rsidRPr="00551B54" w:rsidRDefault="00D700D6" w:rsidP="00F24E79">
            <w:pPr>
              <w:pStyle w:val="bit0"/>
              <w:rPr>
                <w:color w:val="000000" w:themeColor="text1"/>
              </w:rPr>
            </w:pPr>
            <w:r w:rsidRPr="00551B54">
              <w:rPr>
                <w:color w:val="000000" w:themeColor="text1"/>
              </w:rPr>
              <w:t>R/W</w:t>
            </w:r>
          </w:p>
        </w:tc>
        <w:tc>
          <w:tcPr>
            <w:tcW w:w="532" w:type="dxa"/>
            <w:shd w:val="clear" w:color="auto" w:fill="auto"/>
          </w:tcPr>
          <w:p w14:paraId="253FD235" w14:textId="77777777" w:rsidR="00D700D6" w:rsidRPr="00551B54" w:rsidRDefault="00D700D6" w:rsidP="00F24E79">
            <w:pPr>
              <w:pStyle w:val="bit0"/>
              <w:rPr>
                <w:color w:val="000000" w:themeColor="text1"/>
              </w:rPr>
            </w:pPr>
            <w:r w:rsidRPr="00551B54">
              <w:rPr>
                <w:color w:val="000000" w:themeColor="text1"/>
              </w:rPr>
              <w:t>R/W</w:t>
            </w:r>
          </w:p>
        </w:tc>
        <w:tc>
          <w:tcPr>
            <w:tcW w:w="532" w:type="dxa"/>
            <w:shd w:val="clear" w:color="auto" w:fill="auto"/>
          </w:tcPr>
          <w:p w14:paraId="1C700477" w14:textId="77777777" w:rsidR="00D700D6" w:rsidRPr="00551B54" w:rsidRDefault="00D700D6" w:rsidP="00F24E79">
            <w:pPr>
              <w:pStyle w:val="bit0"/>
              <w:rPr>
                <w:color w:val="000000" w:themeColor="text1"/>
              </w:rPr>
            </w:pPr>
            <w:r w:rsidRPr="00551B54">
              <w:rPr>
                <w:color w:val="000000" w:themeColor="text1"/>
              </w:rPr>
              <w:t>R/W</w:t>
            </w:r>
          </w:p>
        </w:tc>
        <w:tc>
          <w:tcPr>
            <w:tcW w:w="532" w:type="dxa"/>
            <w:shd w:val="clear" w:color="auto" w:fill="auto"/>
          </w:tcPr>
          <w:p w14:paraId="1067FF1B" w14:textId="77777777" w:rsidR="00D700D6" w:rsidRPr="00551B54" w:rsidRDefault="00D700D6" w:rsidP="00F24E79">
            <w:pPr>
              <w:pStyle w:val="bit0"/>
              <w:rPr>
                <w:color w:val="000000" w:themeColor="text1"/>
              </w:rPr>
            </w:pPr>
            <w:r w:rsidRPr="00551B54">
              <w:rPr>
                <w:color w:val="000000" w:themeColor="text1"/>
              </w:rPr>
              <w:t>R/W</w:t>
            </w:r>
          </w:p>
        </w:tc>
        <w:tc>
          <w:tcPr>
            <w:tcW w:w="532" w:type="dxa"/>
            <w:shd w:val="clear" w:color="auto" w:fill="auto"/>
          </w:tcPr>
          <w:p w14:paraId="00B2794B" w14:textId="77777777" w:rsidR="00D700D6" w:rsidRPr="00551B54" w:rsidRDefault="00D700D6" w:rsidP="00F24E79">
            <w:pPr>
              <w:pStyle w:val="bit0"/>
              <w:rPr>
                <w:color w:val="000000" w:themeColor="text1"/>
              </w:rPr>
            </w:pPr>
            <w:r w:rsidRPr="00551B54">
              <w:rPr>
                <w:color w:val="000000" w:themeColor="text1"/>
              </w:rPr>
              <w:t>R/W</w:t>
            </w:r>
          </w:p>
        </w:tc>
        <w:tc>
          <w:tcPr>
            <w:tcW w:w="532" w:type="dxa"/>
            <w:shd w:val="clear" w:color="auto" w:fill="auto"/>
          </w:tcPr>
          <w:p w14:paraId="59E3D47D" w14:textId="77777777" w:rsidR="00D700D6" w:rsidRPr="00551B54" w:rsidRDefault="00D700D6" w:rsidP="00F24E79">
            <w:pPr>
              <w:pStyle w:val="bit0"/>
              <w:rPr>
                <w:color w:val="000000" w:themeColor="text1"/>
              </w:rPr>
            </w:pPr>
            <w:r w:rsidRPr="00551B54">
              <w:rPr>
                <w:color w:val="000000" w:themeColor="text1"/>
              </w:rPr>
              <w:t>R/W</w:t>
            </w:r>
          </w:p>
        </w:tc>
        <w:tc>
          <w:tcPr>
            <w:tcW w:w="532" w:type="dxa"/>
            <w:shd w:val="clear" w:color="auto" w:fill="auto"/>
          </w:tcPr>
          <w:p w14:paraId="145B99A1" w14:textId="77777777" w:rsidR="00D700D6" w:rsidRPr="00551B54" w:rsidRDefault="00D700D6" w:rsidP="00F24E79">
            <w:pPr>
              <w:pStyle w:val="bit0"/>
              <w:rPr>
                <w:color w:val="000000" w:themeColor="text1"/>
              </w:rPr>
            </w:pPr>
            <w:r w:rsidRPr="00551B54">
              <w:rPr>
                <w:color w:val="000000" w:themeColor="text1"/>
              </w:rPr>
              <w:t>R/W</w:t>
            </w:r>
          </w:p>
        </w:tc>
        <w:tc>
          <w:tcPr>
            <w:tcW w:w="532" w:type="dxa"/>
            <w:shd w:val="clear" w:color="auto" w:fill="auto"/>
          </w:tcPr>
          <w:p w14:paraId="192168BE" w14:textId="77777777" w:rsidR="00D700D6" w:rsidRPr="00551B54" w:rsidRDefault="00D700D6" w:rsidP="00F24E79">
            <w:pPr>
              <w:pStyle w:val="bit0"/>
              <w:rPr>
                <w:color w:val="000000" w:themeColor="text1"/>
              </w:rPr>
            </w:pPr>
            <w:r w:rsidRPr="00551B54">
              <w:rPr>
                <w:color w:val="000000" w:themeColor="text1"/>
              </w:rPr>
              <w:t>R/W</w:t>
            </w:r>
          </w:p>
        </w:tc>
      </w:tr>
    </w:tbl>
    <w:p w14:paraId="7D37C0FA" w14:textId="7A584AE4" w:rsidR="00D700D6" w:rsidRPr="00551B54" w:rsidRDefault="00D700D6" w:rsidP="00D700D6">
      <w:pPr>
        <w:pStyle w:val="Caption"/>
        <w:rPr>
          <w:color w:val="000000" w:themeColor="text1"/>
        </w:rPr>
      </w:pPr>
      <w:r w:rsidRPr="00551B54">
        <w:rPr>
          <w:color w:val="000000" w:themeColor="text1"/>
        </w:rPr>
        <w:t xml:space="preserve">Table </w:t>
      </w:r>
      <w:r w:rsidRPr="00551B54">
        <w:rPr>
          <w:color w:val="000000" w:themeColor="text1"/>
        </w:rPr>
        <w:fldChar w:fldCharType="begin"/>
      </w:r>
      <w:r w:rsidRPr="00551B54">
        <w:rPr>
          <w:color w:val="000000" w:themeColor="text1"/>
        </w:rPr>
        <w:instrText xml:space="preserve"> STYLEREF 1 \s </w:instrText>
      </w:r>
      <w:r w:rsidRPr="00551B54">
        <w:rPr>
          <w:color w:val="000000" w:themeColor="text1"/>
        </w:rPr>
        <w:fldChar w:fldCharType="separate"/>
      </w:r>
      <w:r w:rsidR="004243E0" w:rsidRPr="00551B54">
        <w:rPr>
          <w:noProof/>
          <w:color w:val="000000" w:themeColor="text1"/>
        </w:rPr>
        <w:t>12</w:t>
      </w:r>
      <w:r w:rsidRPr="00551B54">
        <w:rPr>
          <w:noProof/>
          <w:color w:val="000000" w:themeColor="text1"/>
        </w:rPr>
        <w:fldChar w:fldCharType="end"/>
      </w:r>
      <w:r w:rsidRPr="00551B54">
        <w:rPr>
          <w:color w:val="000000" w:themeColor="text1"/>
        </w:rPr>
        <w:t>.</w:t>
      </w:r>
      <w:r w:rsidRPr="00551B54">
        <w:rPr>
          <w:color w:val="000000" w:themeColor="text1"/>
        </w:rPr>
        <w:fldChar w:fldCharType="begin"/>
      </w:r>
      <w:r w:rsidRPr="00551B54">
        <w:rPr>
          <w:color w:val="000000" w:themeColor="text1"/>
        </w:rPr>
        <w:instrText xml:space="preserve"> SEQ Table \* ARABIC \s 1 </w:instrText>
      </w:r>
      <w:r w:rsidRPr="00551B54">
        <w:rPr>
          <w:color w:val="000000" w:themeColor="text1"/>
        </w:rPr>
        <w:fldChar w:fldCharType="separate"/>
      </w:r>
      <w:r w:rsidR="001A212E">
        <w:rPr>
          <w:noProof/>
          <w:color w:val="000000" w:themeColor="text1"/>
        </w:rPr>
        <w:t>20</w:t>
      </w:r>
      <w:r w:rsidRPr="00551B54">
        <w:rPr>
          <w:noProof/>
          <w:color w:val="000000" w:themeColor="text1"/>
        </w:rPr>
        <w:fldChar w:fldCharType="end"/>
      </w:r>
      <w:r w:rsidRPr="00551B54">
        <w:rPr>
          <w:color w:val="000000" w:themeColor="text1"/>
        </w:rPr>
        <w:tab/>
        <w:t>OTS0COEFFTUNERn Register</w:t>
      </w:r>
      <w:r w:rsidR="00356644">
        <w:rPr>
          <w:color w:val="000000" w:themeColor="text1"/>
        </w:rPr>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C6595F" w:rsidRPr="00551B54" w14:paraId="1CB09D10" w14:textId="77777777" w:rsidTr="00330597">
        <w:tc>
          <w:tcPr>
            <w:tcW w:w="1134" w:type="dxa"/>
            <w:shd w:val="pct15" w:color="auto" w:fill="auto"/>
            <w:vAlign w:val="bottom"/>
          </w:tcPr>
          <w:p w14:paraId="1FC2A32B" w14:textId="77777777" w:rsidR="00330597" w:rsidRPr="00551B54" w:rsidRDefault="00330597" w:rsidP="00330597">
            <w:pPr>
              <w:pStyle w:val="a3"/>
              <w:rPr>
                <w:color w:val="000000" w:themeColor="text1"/>
              </w:rPr>
            </w:pPr>
            <w:r w:rsidRPr="00551B54">
              <w:rPr>
                <w:color w:val="000000" w:themeColor="text1"/>
              </w:rPr>
              <w:t>Bit Position</w:t>
            </w:r>
          </w:p>
        </w:tc>
        <w:tc>
          <w:tcPr>
            <w:tcW w:w="1701" w:type="dxa"/>
            <w:shd w:val="pct15" w:color="auto" w:fill="auto"/>
            <w:vAlign w:val="bottom"/>
          </w:tcPr>
          <w:p w14:paraId="08FA73B4" w14:textId="77777777" w:rsidR="00330597" w:rsidRPr="00551B54" w:rsidRDefault="00330597" w:rsidP="00330597">
            <w:pPr>
              <w:pStyle w:val="a3"/>
              <w:rPr>
                <w:color w:val="000000" w:themeColor="text1"/>
              </w:rPr>
            </w:pPr>
            <w:r w:rsidRPr="00551B54">
              <w:rPr>
                <w:color w:val="000000" w:themeColor="text1"/>
              </w:rPr>
              <w:t>Bit Name</w:t>
            </w:r>
          </w:p>
        </w:tc>
        <w:tc>
          <w:tcPr>
            <w:tcW w:w="6804" w:type="dxa"/>
            <w:shd w:val="pct15" w:color="auto" w:fill="auto"/>
            <w:vAlign w:val="bottom"/>
          </w:tcPr>
          <w:p w14:paraId="0B357405" w14:textId="77777777" w:rsidR="00330597" w:rsidRPr="00551B54" w:rsidRDefault="00330597" w:rsidP="00330597">
            <w:pPr>
              <w:pStyle w:val="a3"/>
              <w:rPr>
                <w:color w:val="000000" w:themeColor="text1"/>
              </w:rPr>
            </w:pPr>
            <w:r w:rsidRPr="00551B54">
              <w:rPr>
                <w:color w:val="000000" w:themeColor="text1"/>
              </w:rPr>
              <w:t>Function</w:t>
            </w:r>
          </w:p>
        </w:tc>
      </w:tr>
      <w:tr w:rsidR="00C6595F" w:rsidRPr="00551B54" w14:paraId="2E9FC758" w14:textId="77777777" w:rsidTr="00330597">
        <w:tc>
          <w:tcPr>
            <w:tcW w:w="1134" w:type="dxa"/>
          </w:tcPr>
          <w:p w14:paraId="3E863FF6" w14:textId="77777777" w:rsidR="00330597" w:rsidRPr="00551B54" w:rsidRDefault="00330597" w:rsidP="00330597">
            <w:pPr>
              <w:pStyle w:val="a4"/>
              <w:rPr>
                <w:color w:val="000000" w:themeColor="text1"/>
              </w:rPr>
            </w:pPr>
            <w:r w:rsidRPr="00551B54">
              <w:rPr>
                <w:color w:val="000000" w:themeColor="text1"/>
              </w:rPr>
              <w:t>15 to 0</w:t>
            </w:r>
          </w:p>
        </w:tc>
        <w:tc>
          <w:tcPr>
            <w:tcW w:w="1701" w:type="dxa"/>
          </w:tcPr>
          <w:p w14:paraId="3F508F58" w14:textId="77777777" w:rsidR="00330597" w:rsidRPr="00551B54" w:rsidRDefault="00330597" w:rsidP="00330597">
            <w:pPr>
              <w:pStyle w:val="a4"/>
              <w:rPr>
                <w:color w:val="000000" w:themeColor="text1"/>
              </w:rPr>
            </w:pPr>
            <w:proofErr w:type="spellStart"/>
            <w:r w:rsidRPr="00551B54">
              <w:rPr>
                <w:color w:val="000000" w:themeColor="text1"/>
              </w:rPr>
              <w:t>COEFFTUNEn</w:t>
            </w:r>
            <w:proofErr w:type="spellEnd"/>
          </w:p>
        </w:tc>
        <w:tc>
          <w:tcPr>
            <w:tcW w:w="6804" w:type="dxa"/>
          </w:tcPr>
          <w:p w14:paraId="7EC23CE6" w14:textId="77777777" w:rsidR="00330597" w:rsidRPr="00551B54" w:rsidRDefault="00330597" w:rsidP="00330597">
            <w:pPr>
              <w:pStyle w:val="a4"/>
              <w:rPr>
                <w:color w:val="000000" w:themeColor="text1"/>
              </w:rPr>
            </w:pPr>
            <w:r w:rsidRPr="00551B54">
              <w:rPr>
                <w:color w:val="000000" w:themeColor="text1"/>
              </w:rPr>
              <w:t>Tuning coefficient n</w:t>
            </w:r>
          </w:p>
          <w:p w14:paraId="39942791" w14:textId="77777777" w:rsidR="00330597" w:rsidRPr="00551B54" w:rsidRDefault="00330597" w:rsidP="00330597">
            <w:pPr>
              <w:pStyle w:val="a4"/>
              <w:rPr>
                <w:color w:val="000000" w:themeColor="text1"/>
              </w:rPr>
            </w:pPr>
            <w:r w:rsidRPr="00551B54">
              <w:rPr>
                <w:color w:val="000000" w:themeColor="text1"/>
              </w:rPr>
              <w:t>Specify any factor in the test mode.</w:t>
            </w:r>
          </w:p>
          <w:p w14:paraId="1097E7AE" w14:textId="03BEB986" w:rsidR="00330597" w:rsidRPr="00551B54" w:rsidRDefault="00330597" w:rsidP="00330597">
            <w:pPr>
              <w:pStyle w:val="a4"/>
              <w:rPr>
                <w:color w:val="000000" w:themeColor="text1"/>
              </w:rPr>
            </w:pPr>
            <w:r w:rsidRPr="00551B54">
              <w:rPr>
                <w:color w:val="000000" w:themeColor="text1"/>
              </w:rPr>
              <w:t>OTS0COEFFTUNEn and OTS0COEFFRn is the same format.</w:t>
            </w:r>
          </w:p>
        </w:tc>
      </w:tr>
    </w:tbl>
    <w:p w14:paraId="6E5977F1" w14:textId="795B49C4" w:rsidR="00330597" w:rsidRPr="00C6595F" w:rsidRDefault="00330597" w:rsidP="00330597">
      <w:pPr>
        <w:pStyle w:val="BodyText"/>
        <w:rPr>
          <w:color w:val="00B0F0"/>
        </w:rPr>
      </w:pPr>
      <w:r w:rsidRPr="00C6595F">
        <w:rPr>
          <w:color w:val="00B0F0"/>
        </w:rPr>
        <w:br w:type="page"/>
      </w:r>
    </w:p>
    <w:p w14:paraId="5A4DBF50" w14:textId="755E1BFB" w:rsidR="00AC0DA7" w:rsidRPr="00551B54" w:rsidRDefault="00AC0DA7" w:rsidP="00330597">
      <w:pPr>
        <w:pStyle w:val="Heading3"/>
        <w:rPr>
          <w:color w:val="000000" w:themeColor="text1"/>
        </w:rPr>
      </w:pPr>
      <w:bookmarkStart w:id="36" w:name="_Toc443438170"/>
      <w:r w:rsidRPr="00551B54">
        <w:rPr>
          <w:color w:val="000000" w:themeColor="text1"/>
        </w:rPr>
        <w:lastRenderedPageBreak/>
        <w:t xml:space="preserve">OTS0TSTRA — Test </w:t>
      </w:r>
      <w:r w:rsidR="00330597" w:rsidRPr="00551B54">
        <w:rPr>
          <w:color w:val="000000" w:themeColor="text1"/>
        </w:rPr>
        <w:t>R</w:t>
      </w:r>
      <w:r w:rsidRPr="00551B54">
        <w:rPr>
          <w:color w:val="000000" w:themeColor="text1"/>
        </w:rPr>
        <w:t xml:space="preserve">egister </w:t>
      </w:r>
      <w:r w:rsidRPr="0065348C">
        <w:rPr>
          <w:color w:val="000000" w:themeColor="text1"/>
        </w:rPr>
        <w:t>A</w:t>
      </w:r>
      <w:bookmarkEnd w:id="36"/>
      <w:r w:rsidR="00551B54" w:rsidRPr="0065348C">
        <w:rPr>
          <w:color w:val="000000" w:themeColor="text1"/>
        </w:rPr>
        <w:t xml:space="preserve"> [For internal use only]</w:t>
      </w:r>
    </w:p>
    <w:p w14:paraId="73B144D7" w14:textId="77777777" w:rsidR="00AC0DA7" w:rsidRPr="00551B54" w:rsidRDefault="00AC0DA7" w:rsidP="00005733">
      <w:pPr>
        <w:pStyle w:val="BodyText"/>
        <w:rPr>
          <w:color w:val="000000" w:themeColor="text1"/>
        </w:rPr>
      </w:pPr>
      <w:r w:rsidRPr="00551B54">
        <w:rPr>
          <w:color w:val="000000" w:themeColor="text1"/>
        </w:rPr>
        <w:t>OTS0TSTRA is a register for setting the test function.</w:t>
      </w:r>
    </w:p>
    <w:p w14:paraId="72AAE017" w14:textId="381E733B" w:rsidR="00AC0DA7" w:rsidRPr="00551B54" w:rsidRDefault="005D1DDF" w:rsidP="00005733">
      <w:pPr>
        <w:pStyle w:val="BodyText"/>
        <w:rPr>
          <w:color w:val="000000" w:themeColor="text1"/>
        </w:rPr>
      </w:pPr>
      <w:r w:rsidRPr="00551B54">
        <w:rPr>
          <w:color w:val="000000" w:themeColor="text1"/>
        </w:rPr>
        <w:t>It is possible to readable/</w:t>
      </w:r>
      <w:r w:rsidR="00AC0DA7" w:rsidRPr="00551B54">
        <w:rPr>
          <w:color w:val="000000" w:themeColor="text1"/>
        </w:rPr>
        <w:t>writable only in the test mode.</w:t>
      </w:r>
    </w:p>
    <w:p w14:paraId="2063D974" w14:textId="77777777" w:rsidR="00AC0DA7" w:rsidRPr="00551B54" w:rsidRDefault="00AC0DA7" w:rsidP="00EA5184">
      <w:pPr>
        <w:pStyle w:val="SP"/>
        <w:rPr>
          <w:color w:val="000000" w:themeColor="text1"/>
        </w:rPr>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F21FB6" w:rsidRPr="00551B54" w14:paraId="580C0512" w14:textId="77777777" w:rsidTr="00F24E79">
        <w:trPr>
          <w:jc w:val="right"/>
        </w:trPr>
        <w:tc>
          <w:tcPr>
            <w:tcW w:w="1247" w:type="dxa"/>
            <w:shd w:val="clear" w:color="auto" w:fill="auto"/>
          </w:tcPr>
          <w:p w14:paraId="7850AFFE" w14:textId="063A4956" w:rsidR="00F21FB6" w:rsidRPr="00551B54" w:rsidRDefault="00F21FB6" w:rsidP="00F21FB6">
            <w:pPr>
              <w:pStyle w:val="7pt3"/>
              <w:rPr>
                <w:rStyle w:val="a9"/>
                <w:color w:val="000000" w:themeColor="text1"/>
              </w:rPr>
            </w:pPr>
            <w:r>
              <w:rPr>
                <w:rStyle w:val="a9"/>
                <w:color w:val="000000" w:themeColor="text1"/>
              </w:rPr>
              <w:t>Access</w:t>
            </w:r>
            <w:r w:rsidRPr="00551B54">
              <w:rPr>
                <w:rStyle w:val="a9"/>
                <w:color w:val="000000" w:themeColor="text1"/>
              </w:rPr>
              <w:t>:</w:t>
            </w:r>
          </w:p>
        </w:tc>
        <w:tc>
          <w:tcPr>
            <w:tcW w:w="170" w:type="dxa"/>
            <w:shd w:val="clear" w:color="auto" w:fill="auto"/>
          </w:tcPr>
          <w:p w14:paraId="4A7C9A1C" w14:textId="77777777" w:rsidR="00F21FB6" w:rsidRPr="00551B54" w:rsidRDefault="00F21FB6" w:rsidP="00F21FB6">
            <w:pPr>
              <w:pStyle w:val="7pt6"/>
              <w:rPr>
                <w:rStyle w:val="a9"/>
                <w:color w:val="000000" w:themeColor="text1"/>
              </w:rPr>
            </w:pPr>
          </w:p>
        </w:tc>
        <w:tc>
          <w:tcPr>
            <w:tcW w:w="7462" w:type="dxa"/>
            <w:shd w:val="clear" w:color="auto" w:fill="auto"/>
          </w:tcPr>
          <w:p w14:paraId="2931014F" w14:textId="0AF21F09" w:rsidR="00F21FB6" w:rsidRPr="00551B54" w:rsidRDefault="00F21FB6" w:rsidP="00F21FB6">
            <w:pPr>
              <w:pStyle w:val="7pt6"/>
              <w:rPr>
                <w:color w:val="000000" w:themeColor="text1"/>
              </w:rPr>
            </w:pPr>
            <w:r w:rsidRPr="00D94BFE">
              <w:rPr>
                <w:color w:val="000000" w:themeColor="text1"/>
              </w:rPr>
              <w:t>This regi</w:t>
            </w:r>
            <w:r>
              <w:rPr>
                <w:color w:val="000000" w:themeColor="text1"/>
              </w:rPr>
              <w:t>ster can be read or written in 8</w:t>
            </w:r>
            <w:r w:rsidRPr="00D94BFE">
              <w:rPr>
                <w:color w:val="000000" w:themeColor="text1"/>
              </w:rPr>
              <w:t>-bit units.</w:t>
            </w:r>
          </w:p>
        </w:tc>
      </w:tr>
      <w:tr w:rsidR="00F21FB6" w:rsidRPr="00551B54" w14:paraId="101A0F10" w14:textId="77777777" w:rsidTr="00F24E79">
        <w:trPr>
          <w:jc w:val="right"/>
        </w:trPr>
        <w:tc>
          <w:tcPr>
            <w:tcW w:w="1247" w:type="dxa"/>
            <w:shd w:val="clear" w:color="auto" w:fill="auto"/>
          </w:tcPr>
          <w:p w14:paraId="3B34DE9F" w14:textId="3E554C15" w:rsidR="00F21FB6" w:rsidRPr="00551B54" w:rsidRDefault="00F21FB6" w:rsidP="00F21FB6">
            <w:pPr>
              <w:pStyle w:val="7pt3"/>
              <w:rPr>
                <w:rStyle w:val="a9"/>
                <w:color w:val="000000" w:themeColor="text1"/>
              </w:rPr>
            </w:pPr>
            <w:r>
              <w:rPr>
                <w:rStyle w:val="a9"/>
                <w:color w:val="000000" w:themeColor="text1"/>
              </w:rPr>
              <w:t xml:space="preserve">         Address:</w:t>
            </w:r>
          </w:p>
        </w:tc>
        <w:tc>
          <w:tcPr>
            <w:tcW w:w="170" w:type="dxa"/>
            <w:shd w:val="clear" w:color="auto" w:fill="auto"/>
          </w:tcPr>
          <w:p w14:paraId="764D42F7" w14:textId="77777777" w:rsidR="00F21FB6" w:rsidRPr="00551B54" w:rsidRDefault="00F21FB6" w:rsidP="00F21FB6">
            <w:pPr>
              <w:pStyle w:val="7pt6"/>
              <w:rPr>
                <w:rStyle w:val="a9"/>
                <w:color w:val="000000" w:themeColor="text1"/>
              </w:rPr>
            </w:pPr>
          </w:p>
        </w:tc>
        <w:tc>
          <w:tcPr>
            <w:tcW w:w="7462" w:type="dxa"/>
            <w:shd w:val="clear" w:color="auto" w:fill="auto"/>
          </w:tcPr>
          <w:p w14:paraId="0D0EE955" w14:textId="2B26224D" w:rsidR="00F21FB6" w:rsidRPr="00551B54" w:rsidRDefault="00F21FB6" w:rsidP="00F21FB6">
            <w:pPr>
              <w:pStyle w:val="7pt6"/>
              <w:rPr>
                <w:color w:val="000000" w:themeColor="text1"/>
              </w:rPr>
            </w:pPr>
            <w:r>
              <w:rPr>
                <w:color w:val="000000" w:themeColor="text1"/>
              </w:rPr>
              <w:t>&lt;</w:t>
            </w:r>
            <w:proofErr w:type="spellStart"/>
            <w:r>
              <w:rPr>
                <w:color w:val="000000" w:themeColor="text1"/>
              </w:rPr>
              <w:t>OTSn_base</w:t>
            </w:r>
            <w:proofErr w:type="spellEnd"/>
            <w:r>
              <w:rPr>
                <w:color w:val="000000" w:themeColor="text1"/>
              </w:rPr>
              <w:t>&gt; + 9</w:t>
            </w:r>
            <w:r w:rsidRPr="00D94BFE">
              <w:rPr>
                <w:color w:val="000000" w:themeColor="text1"/>
              </w:rPr>
              <w:t>0</w:t>
            </w:r>
            <w:r w:rsidRPr="00D94BFE">
              <w:rPr>
                <w:color w:val="000000" w:themeColor="text1"/>
                <w:vertAlign w:val="subscript"/>
              </w:rPr>
              <w:t>H</w:t>
            </w:r>
          </w:p>
        </w:tc>
      </w:tr>
      <w:tr w:rsidR="00F21FB6" w:rsidRPr="00551B54" w14:paraId="1FF8D442" w14:textId="77777777" w:rsidTr="00F24E79">
        <w:trPr>
          <w:jc w:val="right"/>
        </w:trPr>
        <w:tc>
          <w:tcPr>
            <w:tcW w:w="1247" w:type="dxa"/>
            <w:shd w:val="clear" w:color="auto" w:fill="auto"/>
          </w:tcPr>
          <w:p w14:paraId="1330B9F8" w14:textId="77777777" w:rsidR="00F21FB6" w:rsidRPr="00551B54" w:rsidRDefault="00F21FB6" w:rsidP="00F21FB6">
            <w:pPr>
              <w:pStyle w:val="7pt3"/>
              <w:rPr>
                <w:rStyle w:val="a9"/>
                <w:color w:val="000000" w:themeColor="text1"/>
              </w:rPr>
            </w:pPr>
            <w:r w:rsidRPr="00551B54">
              <w:rPr>
                <w:rStyle w:val="a9"/>
                <w:color w:val="000000" w:themeColor="text1"/>
              </w:rPr>
              <w:t>Value after reset:</w:t>
            </w:r>
          </w:p>
        </w:tc>
        <w:tc>
          <w:tcPr>
            <w:tcW w:w="170" w:type="dxa"/>
            <w:shd w:val="clear" w:color="auto" w:fill="auto"/>
          </w:tcPr>
          <w:p w14:paraId="4F5B0C93" w14:textId="77777777" w:rsidR="00F21FB6" w:rsidRPr="00551B54" w:rsidRDefault="00F21FB6" w:rsidP="00F21FB6">
            <w:pPr>
              <w:pStyle w:val="7pt6"/>
              <w:rPr>
                <w:rStyle w:val="a9"/>
                <w:color w:val="000000" w:themeColor="text1"/>
              </w:rPr>
            </w:pPr>
          </w:p>
        </w:tc>
        <w:tc>
          <w:tcPr>
            <w:tcW w:w="7462" w:type="dxa"/>
            <w:shd w:val="clear" w:color="auto" w:fill="auto"/>
          </w:tcPr>
          <w:p w14:paraId="72FE470E" w14:textId="6CD7536D" w:rsidR="00F21FB6" w:rsidRPr="00551B54" w:rsidRDefault="00F21FB6" w:rsidP="00F21FB6">
            <w:pPr>
              <w:pStyle w:val="7pt6"/>
              <w:rPr>
                <w:color w:val="000000" w:themeColor="text1"/>
              </w:rPr>
            </w:pPr>
            <w:r w:rsidRPr="00551B54">
              <w:rPr>
                <w:color w:val="000000" w:themeColor="text1"/>
              </w:rPr>
              <w:t>00</w:t>
            </w:r>
            <w:r w:rsidRPr="00551B54">
              <w:rPr>
                <w:rStyle w:val="a8"/>
                <w:color w:val="000000" w:themeColor="text1"/>
              </w:rPr>
              <w:t>H</w:t>
            </w:r>
          </w:p>
        </w:tc>
      </w:tr>
    </w:tbl>
    <w:p w14:paraId="6B5F12EE" w14:textId="77777777" w:rsidR="00EA5184" w:rsidRPr="00551B54" w:rsidRDefault="00EA5184" w:rsidP="00EA5184">
      <w:pPr>
        <w:pStyle w:val="SP"/>
        <w:rPr>
          <w:color w:val="000000" w:themeColor="text1"/>
        </w:rPr>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C6595F" w:rsidRPr="00551B54" w14:paraId="237D8FF1" w14:textId="77777777" w:rsidTr="00F24E79">
        <w:trPr>
          <w:trHeight w:val="238"/>
        </w:trPr>
        <w:tc>
          <w:tcPr>
            <w:tcW w:w="1111" w:type="dxa"/>
            <w:shd w:val="clear" w:color="auto" w:fill="auto"/>
            <w:vAlign w:val="center"/>
          </w:tcPr>
          <w:p w14:paraId="225A0DB3" w14:textId="77777777" w:rsidR="00EA5184" w:rsidRPr="00551B54" w:rsidRDefault="00EA5184" w:rsidP="00F24E79">
            <w:pPr>
              <w:pStyle w:val="bit"/>
              <w:rPr>
                <w:color w:val="000000" w:themeColor="text1"/>
              </w:rPr>
            </w:pPr>
            <w:r w:rsidRPr="00551B54">
              <w:rPr>
                <w:color w:val="000000" w:themeColor="text1"/>
              </w:rPr>
              <w:t>Bit</w:t>
            </w:r>
          </w:p>
        </w:tc>
        <w:tc>
          <w:tcPr>
            <w:tcW w:w="1066" w:type="dxa"/>
            <w:tcBorders>
              <w:bottom w:val="single" w:sz="4" w:space="0" w:color="auto"/>
            </w:tcBorders>
            <w:shd w:val="clear" w:color="auto" w:fill="auto"/>
            <w:vAlign w:val="center"/>
          </w:tcPr>
          <w:p w14:paraId="73CC4904" w14:textId="77777777" w:rsidR="00EA5184" w:rsidRPr="00551B54" w:rsidRDefault="00EA5184" w:rsidP="00F24E79">
            <w:pPr>
              <w:pStyle w:val="bit0"/>
              <w:rPr>
                <w:color w:val="000000" w:themeColor="text1"/>
              </w:rPr>
            </w:pPr>
            <w:r w:rsidRPr="00551B54">
              <w:rPr>
                <w:rFonts w:hint="eastAsia"/>
                <w:color w:val="000000" w:themeColor="text1"/>
              </w:rPr>
              <w:t>7</w:t>
            </w:r>
          </w:p>
        </w:tc>
        <w:tc>
          <w:tcPr>
            <w:tcW w:w="1066" w:type="dxa"/>
            <w:tcBorders>
              <w:bottom w:val="single" w:sz="4" w:space="0" w:color="auto"/>
            </w:tcBorders>
            <w:shd w:val="clear" w:color="auto" w:fill="auto"/>
            <w:vAlign w:val="center"/>
          </w:tcPr>
          <w:p w14:paraId="7F1A191B" w14:textId="77777777" w:rsidR="00EA5184" w:rsidRPr="00551B54" w:rsidRDefault="00EA5184" w:rsidP="00F24E79">
            <w:pPr>
              <w:pStyle w:val="bit0"/>
              <w:rPr>
                <w:color w:val="000000" w:themeColor="text1"/>
              </w:rPr>
            </w:pPr>
            <w:r w:rsidRPr="00551B54">
              <w:rPr>
                <w:rFonts w:hint="eastAsia"/>
                <w:color w:val="000000" w:themeColor="text1"/>
              </w:rPr>
              <w:t>6</w:t>
            </w:r>
          </w:p>
        </w:tc>
        <w:tc>
          <w:tcPr>
            <w:tcW w:w="1066" w:type="dxa"/>
            <w:tcBorders>
              <w:bottom w:val="single" w:sz="4" w:space="0" w:color="auto"/>
            </w:tcBorders>
            <w:shd w:val="clear" w:color="auto" w:fill="auto"/>
            <w:vAlign w:val="center"/>
          </w:tcPr>
          <w:p w14:paraId="27422E5A" w14:textId="77777777" w:rsidR="00EA5184" w:rsidRPr="00551B54" w:rsidRDefault="00EA5184" w:rsidP="00F24E79">
            <w:pPr>
              <w:pStyle w:val="bit0"/>
              <w:rPr>
                <w:color w:val="000000" w:themeColor="text1"/>
              </w:rPr>
            </w:pPr>
            <w:r w:rsidRPr="00551B54">
              <w:rPr>
                <w:rFonts w:hint="eastAsia"/>
                <w:color w:val="000000" w:themeColor="text1"/>
              </w:rPr>
              <w:t>5</w:t>
            </w:r>
          </w:p>
        </w:tc>
        <w:tc>
          <w:tcPr>
            <w:tcW w:w="1066" w:type="dxa"/>
            <w:tcBorders>
              <w:bottom w:val="single" w:sz="4" w:space="0" w:color="auto"/>
            </w:tcBorders>
            <w:shd w:val="clear" w:color="auto" w:fill="auto"/>
            <w:vAlign w:val="center"/>
          </w:tcPr>
          <w:p w14:paraId="30F8EAD1" w14:textId="77777777" w:rsidR="00EA5184" w:rsidRPr="00551B54" w:rsidRDefault="00EA5184" w:rsidP="00F24E79">
            <w:pPr>
              <w:pStyle w:val="bit0"/>
              <w:rPr>
                <w:color w:val="000000" w:themeColor="text1"/>
              </w:rPr>
            </w:pPr>
            <w:r w:rsidRPr="00551B54">
              <w:rPr>
                <w:rFonts w:hint="eastAsia"/>
                <w:color w:val="000000" w:themeColor="text1"/>
              </w:rPr>
              <w:t>4</w:t>
            </w:r>
          </w:p>
        </w:tc>
        <w:tc>
          <w:tcPr>
            <w:tcW w:w="1066" w:type="dxa"/>
            <w:tcBorders>
              <w:bottom w:val="single" w:sz="4" w:space="0" w:color="auto"/>
            </w:tcBorders>
            <w:shd w:val="clear" w:color="auto" w:fill="auto"/>
            <w:vAlign w:val="center"/>
          </w:tcPr>
          <w:p w14:paraId="58552FA3" w14:textId="77777777" w:rsidR="00EA5184" w:rsidRPr="00551B54" w:rsidRDefault="00EA5184" w:rsidP="00F24E79">
            <w:pPr>
              <w:pStyle w:val="bit0"/>
              <w:rPr>
                <w:color w:val="000000" w:themeColor="text1"/>
              </w:rPr>
            </w:pPr>
            <w:r w:rsidRPr="00551B54">
              <w:rPr>
                <w:rFonts w:hint="eastAsia"/>
                <w:color w:val="000000" w:themeColor="text1"/>
              </w:rPr>
              <w:t>3</w:t>
            </w:r>
          </w:p>
        </w:tc>
        <w:tc>
          <w:tcPr>
            <w:tcW w:w="1066" w:type="dxa"/>
            <w:tcBorders>
              <w:bottom w:val="single" w:sz="4" w:space="0" w:color="auto"/>
            </w:tcBorders>
            <w:shd w:val="clear" w:color="auto" w:fill="auto"/>
            <w:vAlign w:val="center"/>
          </w:tcPr>
          <w:p w14:paraId="571166A4" w14:textId="77777777" w:rsidR="00EA5184" w:rsidRPr="00551B54" w:rsidRDefault="00EA5184" w:rsidP="00F24E79">
            <w:pPr>
              <w:pStyle w:val="bit0"/>
              <w:rPr>
                <w:color w:val="000000" w:themeColor="text1"/>
              </w:rPr>
            </w:pPr>
            <w:r w:rsidRPr="00551B54">
              <w:rPr>
                <w:rFonts w:hint="eastAsia"/>
                <w:color w:val="000000" w:themeColor="text1"/>
              </w:rPr>
              <w:t>2</w:t>
            </w:r>
          </w:p>
        </w:tc>
        <w:tc>
          <w:tcPr>
            <w:tcW w:w="1066" w:type="dxa"/>
            <w:tcBorders>
              <w:bottom w:val="single" w:sz="4" w:space="0" w:color="auto"/>
            </w:tcBorders>
            <w:shd w:val="clear" w:color="auto" w:fill="auto"/>
            <w:vAlign w:val="center"/>
          </w:tcPr>
          <w:p w14:paraId="519B8708" w14:textId="77777777" w:rsidR="00EA5184" w:rsidRPr="00551B54" w:rsidRDefault="00EA5184" w:rsidP="00F24E79">
            <w:pPr>
              <w:pStyle w:val="bit0"/>
              <w:rPr>
                <w:color w:val="000000" w:themeColor="text1"/>
              </w:rPr>
            </w:pPr>
            <w:r w:rsidRPr="00551B54">
              <w:rPr>
                <w:rFonts w:hint="eastAsia"/>
                <w:color w:val="000000" w:themeColor="text1"/>
              </w:rPr>
              <w:t>1</w:t>
            </w:r>
          </w:p>
        </w:tc>
        <w:tc>
          <w:tcPr>
            <w:tcW w:w="1066" w:type="dxa"/>
            <w:tcBorders>
              <w:bottom w:val="single" w:sz="4" w:space="0" w:color="auto"/>
            </w:tcBorders>
            <w:shd w:val="clear" w:color="auto" w:fill="auto"/>
            <w:vAlign w:val="center"/>
          </w:tcPr>
          <w:p w14:paraId="5698157F" w14:textId="77777777" w:rsidR="00EA5184" w:rsidRPr="00551B54" w:rsidRDefault="00EA5184" w:rsidP="00F24E79">
            <w:pPr>
              <w:pStyle w:val="bit0"/>
              <w:rPr>
                <w:color w:val="000000" w:themeColor="text1"/>
              </w:rPr>
            </w:pPr>
            <w:r w:rsidRPr="00551B54">
              <w:rPr>
                <w:rFonts w:hint="eastAsia"/>
                <w:color w:val="000000" w:themeColor="text1"/>
              </w:rPr>
              <w:t>0</w:t>
            </w:r>
          </w:p>
        </w:tc>
      </w:tr>
      <w:tr w:rsidR="00C6595F" w:rsidRPr="00551B54" w14:paraId="3855E48A" w14:textId="77777777" w:rsidTr="00F24E79">
        <w:trPr>
          <w:trHeight w:val="567"/>
        </w:trPr>
        <w:tc>
          <w:tcPr>
            <w:tcW w:w="1111" w:type="dxa"/>
            <w:tcBorders>
              <w:right w:val="single" w:sz="4" w:space="0" w:color="auto"/>
            </w:tcBorders>
            <w:shd w:val="clear" w:color="auto" w:fill="auto"/>
            <w:vAlign w:val="center"/>
          </w:tcPr>
          <w:p w14:paraId="2307CC1F" w14:textId="77777777" w:rsidR="00EA5184" w:rsidRPr="00551B54" w:rsidRDefault="00EA5184" w:rsidP="00F24E79">
            <w:pPr>
              <w:pStyle w:val="bit"/>
              <w:rPr>
                <w:color w:val="000000" w:themeColor="text1"/>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D2E843F" w14:textId="024839F6" w:rsidR="00EA5184" w:rsidRPr="00551B54" w:rsidRDefault="00EA5184" w:rsidP="00F24E79">
            <w:pPr>
              <w:pStyle w:val="bit0"/>
              <w:rPr>
                <w:color w:val="000000" w:themeColor="text1"/>
              </w:rPr>
            </w:pPr>
            <w:r w:rsidRPr="00551B54">
              <w:rPr>
                <w:rFonts w:cs="Arial"/>
                <w:color w:val="000000" w:themeColor="text1"/>
              </w:rPr>
              <w:t>OVSR</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C944D8F" w14:textId="1B24FFB4" w:rsidR="00EA5184" w:rsidRPr="00551B54" w:rsidRDefault="00EA5184" w:rsidP="00F24E79">
            <w:pPr>
              <w:pStyle w:val="bit0"/>
              <w:rPr>
                <w:color w:val="000000" w:themeColor="text1"/>
              </w:rPr>
            </w:pPr>
            <w:r w:rsidRPr="00551B54">
              <w:rPr>
                <w:rFonts w:cs="Arial"/>
                <w:color w:val="000000" w:themeColor="text1"/>
              </w:rPr>
              <w:t>EXANMD</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60705DB5" w14:textId="557E595B" w:rsidR="00EA5184" w:rsidRPr="00551B54" w:rsidRDefault="00EA5184" w:rsidP="00F24E79">
            <w:pPr>
              <w:pStyle w:val="bit0"/>
              <w:rPr>
                <w:color w:val="000000" w:themeColor="text1"/>
              </w:rPr>
            </w:pPr>
            <w:r w:rsidRPr="00551B54">
              <w:rPr>
                <w:rFonts w:cs="Arial"/>
                <w:color w:val="000000" w:themeColor="text1"/>
              </w:rPr>
              <w:t>OCCHP</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1C7E536" w14:textId="0DC6BDF9" w:rsidR="00EA5184" w:rsidRPr="00551B54" w:rsidRDefault="00EA5184" w:rsidP="00F24E79">
            <w:pPr>
              <w:pStyle w:val="bit0"/>
              <w:rPr>
                <w:color w:val="000000" w:themeColor="text1"/>
              </w:rPr>
            </w:pPr>
            <w:r w:rsidRPr="00551B54">
              <w:rPr>
                <w:rFonts w:cs="Arial"/>
                <w:color w:val="000000" w:themeColor="text1"/>
              </w:rPr>
              <w:t>AMPCHP</w:t>
            </w:r>
          </w:p>
        </w:tc>
        <w:tc>
          <w:tcPr>
            <w:tcW w:w="426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8FCE124" w14:textId="1FF2E4A4" w:rsidR="00EA5184" w:rsidRPr="00551B54" w:rsidRDefault="00EA5184" w:rsidP="00F24E79">
            <w:pPr>
              <w:pStyle w:val="bit0"/>
              <w:rPr>
                <w:color w:val="000000" w:themeColor="text1"/>
              </w:rPr>
            </w:pPr>
            <w:r w:rsidRPr="00551B54">
              <w:rPr>
                <w:color w:val="000000" w:themeColor="text1"/>
              </w:rPr>
              <w:t>TEST[3:0]</w:t>
            </w:r>
          </w:p>
        </w:tc>
      </w:tr>
      <w:tr w:rsidR="00C6595F" w:rsidRPr="00551B54" w14:paraId="5FFB354E" w14:textId="77777777" w:rsidTr="00F24E79">
        <w:trPr>
          <w:trHeight w:val="238"/>
        </w:trPr>
        <w:tc>
          <w:tcPr>
            <w:tcW w:w="1111" w:type="dxa"/>
            <w:shd w:val="clear" w:color="auto" w:fill="auto"/>
            <w:vAlign w:val="center"/>
          </w:tcPr>
          <w:p w14:paraId="522D6064" w14:textId="77777777" w:rsidR="00EA5184" w:rsidRPr="00551B54" w:rsidRDefault="00EA5184" w:rsidP="00F24E79">
            <w:pPr>
              <w:pStyle w:val="bit"/>
              <w:rPr>
                <w:color w:val="000000" w:themeColor="text1"/>
              </w:rPr>
            </w:pPr>
            <w:r w:rsidRPr="00551B54">
              <w:rPr>
                <w:color w:val="000000" w:themeColor="text1"/>
              </w:rPr>
              <w:t>Value after reset</w:t>
            </w:r>
          </w:p>
        </w:tc>
        <w:tc>
          <w:tcPr>
            <w:tcW w:w="1066" w:type="dxa"/>
            <w:tcBorders>
              <w:top w:val="single" w:sz="4" w:space="0" w:color="auto"/>
            </w:tcBorders>
            <w:shd w:val="clear" w:color="auto" w:fill="auto"/>
            <w:vAlign w:val="center"/>
          </w:tcPr>
          <w:p w14:paraId="31D7C980" w14:textId="77777777" w:rsidR="00EA5184" w:rsidRPr="00551B54" w:rsidRDefault="00EA5184" w:rsidP="00F24E79">
            <w:pPr>
              <w:pStyle w:val="bit0"/>
              <w:rPr>
                <w:color w:val="000000" w:themeColor="text1"/>
              </w:rPr>
            </w:pPr>
            <w:r w:rsidRPr="00551B54">
              <w:rPr>
                <w:rFonts w:hint="eastAsia"/>
                <w:color w:val="000000" w:themeColor="text1"/>
              </w:rPr>
              <w:t>0</w:t>
            </w:r>
          </w:p>
        </w:tc>
        <w:tc>
          <w:tcPr>
            <w:tcW w:w="1066" w:type="dxa"/>
            <w:tcBorders>
              <w:top w:val="single" w:sz="4" w:space="0" w:color="auto"/>
            </w:tcBorders>
            <w:shd w:val="clear" w:color="auto" w:fill="auto"/>
            <w:vAlign w:val="center"/>
          </w:tcPr>
          <w:p w14:paraId="3E59FFED" w14:textId="77777777" w:rsidR="00EA5184" w:rsidRPr="00551B54" w:rsidRDefault="00EA5184"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1DBC0B6E" w14:textId="77777777" w:rsidR="00EA5184" w:rsidRPr="00551B54" w:rsidRDefault="00EA5184"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520F36C1" w14:textId="77777777" w:rsidR="00EA5184" w:rsidRPr="00551B54" w:rsidRDefault="00EA5184"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2CB46201" w14:textId="77777777" w:rsidR="00EA5184" w:rsidRPr="00551B54" w:rsidRDefault="00EA5184"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1F209CAD" w14:textId="77777777" w:rsidR="00EA5184" w:rsidRPr="00551B54" w:rsidRDefault="00EA5184"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41276A4C" w14:textId="77777777" w:rsidR="00EA5184" w:rsidRPr="00551B54" w:rsidRDefault="00EA5184"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2025AA19" w14:textId="77777777" w:rsidR="00EA5184" w:rsidRPr="00551B54" w:rsidRDefault="00EA5184" w:rsidP="00F24E79">
            <w:pPr>
              <w:pStyle w:val="bit0"/>
              <w:rPr>
                <w:color w:val="000000" w:themeColor="text1"/>
              </w:rPr>
            </w:pPr>
            <w:r w:rsidRPr="00551B54">
              <w:rPr>
                <w:color w:val="000000" w:themeColor="text1"/>
              </w:rPr>
              <w:t>0</w:t>
            </w:r>
          </w:p>
        </w:tc>
      </w:tr>
      <w:tr w:rsidR="00C6595F" w:rsidRPr="00551B54" w14:paraId="19A290DD" w14:textId="77777777" w:rsidTr="00F24E79">
        <w:trPr>
          <w:trHeight w:val="238"/>
        </w:trPr>
        <w:tc>
          <w:tcPr>
            <w:tcW w:w="1111" w:type="dxa"/>
            <w:shd w:val="clear" w:color="auto" w:fill="auto"/>
            <w:vAlign w:val="center"/>
          </w:tcPr>
          <w:p w14:paraId="4338E254" w14:textId="77777777" w:rsidR="007B1D8E" w:rsidRPr="00551B54" w:rsidRDefault="007B1D8E" w:rsidP="007B1D8E">
            <w:pPr>
              <w:pStyle w:val="bit"/>
              <w:rPr>
                <w:color w:val="000000" w:themeColor="text1"/>
              </w:rPr>
            </w:pPr>
            <w:r w:rsidRPr="00551B54">
              <w:rPr>
                <w:color w:val="000000" w:themeColor="text1"/>
              </w:rPr>
              <w:t>R/W</w:t>
            </w:r>
          </w:p>
        </w:tc>
        <w:tc>
          <w:tcPr>
            <w:tcW w:w="1066" w:type="dxa"/>
            <w:shd w:val="clear" w:color="auto" w:fill="auto"/>
            <w:vAlign w:val="center"/>
          </w:tcPr>
          <w:p w14:paraId="784F870E" w14:textId="1F180A97" w:rsidR="007B1D8E" w:rsidRPr="00551B54" w:rsidRDefault="007B1D8E" w:rsidP="007B1D8E">
            <w:pPr>
              <w:pStyle w:val="bit0"/>
              <w:rPr>
                <w:color w:val="000000" w:themeColor="text1"/>
              </w:rPr>
            </w:pPr>
            <w:r w:rsidRPr="00551B54">
              <w:rPr>
                <w:color w:val="000000" w:themeColor="text1"/>
              </w:rPr>
              <w:t>R/W</w:t>
            </w:r>
          </w:p>
        </w:tc>
        <w:tc>
          <w:tcPr>
            <w:tcW w:w="1066" w:type="dxa"/>
            <w:shd w:val="clear" w:color="auto" w:fill="auto"/>
            <w:vAlign w:val="center"/>
          </w:tcPr>
          <w:p w14:paraId="1DFD1C6C" w14:textId="56DF3313" w:rsidR="007B1D8E" w:rsidRPr="00551B54" w:rsidRDefault="007B1D8E" w:rsidP="007B1D8E">
            <w:pPr>
              <w:pStyle w:val="bit0"/>
              <w:rPr>
                <w:color w:val="000000" w:themeColor="text1"/>
              </w:rPr>
            </w:pPr>
            <w:r w:rsidRPr="00551B54">
              <w:rPr>
                <w:color w:val="000000" w:themeColor="text1"/>
              </w:rPr>
              <w:t>R/W</w:t>
            </w:r>
          </w:p>
        </w:tc>
        <w:tc>
          <w:tcPr>
            <w:tcW w:w="1066" w:type="dxa"/>
            <w:shd w:val="clear" w:color="auto" w:fill="auto"/>
            <w:vAlign w:val="center"/>
          </w:tcPr>
          <w:p w14:paraId="12382A49" w14:textId="4E320B13" w:rsidR="007B1D8E" w:rsidRPr="00551B54" w:rsidRDefault="007B1D8E" w:rsidP="007B1D8E">
            <w:pPr>
              <w:pStyle w:val="bit0"/>
              <w:rPr>
                <w:color w:val="000000" w:themeColor="text1"/>
              </w:rPr>
            </w:pPr>
            <w:r w:rsidRPr="00551B54">
              <w:rPr>
                <w:color w:val="000000" w:themeColor="text1"/>
              </w:rPr>
              <w:t>R/W</w:t>
            </w:r>
          </w:p>
        </w:tc>
        <w:tc>
          <w:tcPr>
            <w:tcW w:w="1066" w:type="dxa"/>
            <w:shd w:val="clear" w:color="auto" w:fill="auto"/>
            <w:vAlign w:val="center"/>
          </w:tcPr>
          <w:p w14:paraId="0FBAFE33" w14:textId="533C3A77" w:rsidR="007B1D8E" w:rsidRPr="00551B54" w:rsidRDefault="007B1D8E" w:rsidP="007B1D8E">
            <w:pPr>
              <w:pStyle w:val="bit0"/>
              <w:rPr>
                <w:color w:val="000000" w:themeColor="text1"/>
              </w:rPr>
            </w:pPr>
            <w:r w:rsidRPr="00551B54">
              <w:rPr>
                <w:color w:val="000000" w:themeColor="text1"/>
              </w:rPr>
              <w:t>R/W</w:t>
            </w:r>
          </w:p>
        </w:tc>
        <w:tc>
          <w:tcPr>
            <w:tcW w:w="1066" w:type="dxa"/>
            <w:shd w:val="clear" w:color="auto" w:fill="auto"/>
            <w:vAlign w:val="center"/>
          </w:tcPr>
          <w:p w14:paraId="13B6AF8A" w14:textId="44A9C696" w:rsidR="007B1D8E" w:rsidRPr="00551B54" w:rsidRDefault="007B1D8E" w:rsidP="007B1D8E">
            <w:pPr>
              <w:pStyle w:val="bit0"/>
              <w:rPr>
                <w:color w:val="000000" w:themeColor="text1"/>
              </w:rPr>
            </w:pPr>
            <w:r w:rsidRPr="00551B54">
              <w:rPr>
                <w:color w:val="000000" w:themeColor="text1"/>
              </w:rPr>
              <w:t>R/W</w:t>
            </w:r>
          </w:p>
        </w:tc>
        <w:tc>
          <w:tcPr>
            <w:tcW w:w="1066" w:type="dxa"/>
            <w:shd w:val="clear" w:color="auto" w:fill="auto"/>
            <w:vAlign w:val="center"/>
          </w:tcPr>
          <w:p w14:paraId="6278FFC5" w14:textId="03CC7721" w:rsidR="007B1D8E" w:rsidRPr="00551B54" w:rsidRDefault="007B1D8E" w:rsidP="007B1D8E">
            <w:pPr>
              <w:pStyle w:val="bit0"/>
              <w:rPr>
                <w:color w:val="000000" w:themeColor="text1"/>
              </w:rPr>
            </w:pPr>
            <w:r w:rsidRPr="00551B54">
              <w:rPr>
                <w:color w:val="000000" w:themeColor="text1"/>
              </w:rPr>
              <w:t>R/W</w:t>
            </w:r>
          </w:p>
        </w:tc>
        <w:tc>
          <w:tcPr>
            <w:tcW w:w="1066" w:type="dxa"/>
            <w:shd w:val="clear" w:color="auto" w:fill="auto"/>
            <w:vAlign w:val="center"/>
          </w:tcPr>
          <w:p w14:paraId="56F92313" w14:textId="3DA0FCAF" w:rsidR="007B1D8E" w:rsidRPr="00551B54" w:rsidRDefault="007B1D8E" w:rsidP="007B1D8E">
            <w:pPr>
              <w:pStyle w:val="bit0"/>
              <w:rPr>
                <w:color w:val="000000" w:themeColor="text1"/>
              </w:rPr>
            </w:pPr>
            <w:r w:rsidRPr="00551B54">
              <w:rPr>
                <w:color w:val="000000" w:themeColor="text1"/>
              </w:rPr>
              <w:t>R/W</w:t>
            </w:r>
          </w:p>
        </w:tc>
        <w:tc>
          <w:tcPr>
            <w:tcW w:w="1066" w:type="dxa"/>
            <w:shd w:val="clear" w:color="auto" w:fill="auto"/>
            <w:vAlign w:val="center"/>
          </w:tcPr>
          <w:p w14:paraId="2EC36912" w14:textId="77777777" w:rsidR="007B1D8E" w:rsidRPr="00551B54" w:rsidRDefault="007B1D8E" w:rsidP="007B1D8E">
            <w:pPr>
              <w:pStyle w:val="bit0"/>
              <w:rPr>
                <w:color w:val="000000" w:themeColor="text1"/>
              </w:rPr>
            </w:pPr>
            <w:r w:rsidRPr="00551B54">
              <w:rPr>
                <w:color w:val="000000" w:themeColor="text1"/>
              </w:rPr>
              <w:t>R/W</w:t>
            </w:r>
          </w:p>
        </w:tc>
      </w:tr>
    </w:tbl>
    <w:p w14:paraId="07901D69" w14:textId="704A0B6C" w:rsidR="00AC0DA7" w:rsidRPr="00551B54" w:rsidRDefault="007B1D8E" w:rsidP="007B1D8E">
      <w:pPr>
        <w:pStyle w:val="Caption"/>
        <w:rPr>
          <w:color w:val="000000" w:themeColor="text1"/>
        </w:rPr>
      </w:pPr>
      <w:r w:rsidRPr="00551B54">
        <w:rPr>
          <w:color w:val="000000" w:themeColor="text1"/>
        </w:rPr>
        <w:t xml:space="preserve">Table </w:t>
      </w:r>
      <w:r w:rsidRPr="00551B54">
        <w:rPr>
          <w:color w:val="000000" w:themeColor="text1"/>
        </w:rPr>
        <w:fldChar w:fldCharType="begin"/>
      </w:r>
      <w:r w:rsidRPr="00551B54">
        <w:rPr>
          <w:color w:val="000000" w:themeColor="text1"/>
        </w:rPr>
        <w:instrText xml:space="preserve"> STYLEREF 1 \s </w:instrText>
      </w:r>
      <w:r w:rsidRPr="00551B54">
        <w:rPr>
          <w:color w:val="000000" w:themeColor="text1"/>
        </w:rPr>
        <w:fldChar w:fldCharType="separate"/>
      </w:r>
      <w:r w:rsidR="004243E0" w:rsidRPr="00551B54">
        <w:rPr>
          <w:noProof/>
          <w:color w:val="000000" w:themeColor="text1"/>
        </w:rPr>
        <w:t>12</w:t>
      </w:r>
      <w:r w:rsidRPr="00551B54">
        <w:rPr>
          <w:noProof/>
          <w:color w:val="000000" w:themeColor="text1"/>
        </w:rPr>
        <w:fldChar w:fldCharType="end"/>
      </w:r>
      <w:r w:rsidRPr="00551B54">
        <w:rPr>
          <w:color w:val="000000" w:themeColor="text1"/>
        </w:rPr>
        <w:t>.</w:t>
      </w:r>
      <w:r w:rsidRPr="00551B54">
        <w:rPr>
          <w:color w:val="000000" w:themeColor="text1"/>
        </w:rPr>
        <w:fldChar w:fldCharType="begin"/>
      </w:r>
      <w:r w:rsidRPr="00551B54">
        <w:rPr>
          <w:color w:val="000000" w:themeColor="text1"/>
        </w:rPr>
        <w:instrText xml:space="preserve"> SEQ Table \* ARABIC \s 1 </w:instrText>
      </w:r>
      <w:r w:rsidRPr="00551B54">
        <w:rPr>
          <w:color w:val="000000" w:themeColor="text1"/>
        </w:rPr>
        <w:fldChar w:fldCharType="separate"/>
      </w:r>
      <w:r w:rsidR="004243E0" w:rsidRPr="00551B54">
        <w:rPr>
          <w:noProof/>
          <w:color w:val="000000" w:themeColor="text1"/>
        </w:rPr>
        <w:t>23</w:t>
      </w:r>
      <w:r w:rsidRPr="00551B54">
        <w:rPr>
          <w:noProof/>
          <w:color w:val="000000" w:themeColor="text1"/>
        </w:rPr>
        <w:fldChar w:fldCharType="end"/>
      </w:r>
      <w:r w:rsidR="00356644">
        <w:rPr>
          <w:color w:val="000000" w:themeColor="text1"/>
        </w:rPr>
        <w:tab/>
      </w:r>
      <w:r w:rsidRPr="00551B54">
        <w:rPr>
          <w:color w:val="000000" w:themeColor="text1"/>
        </w:rPr>
        <w:t>OTS0TSTRA Register</w:t>
      </w:r>
      <w:r w:rsidR="00356644">
        <w:rPr>
          <w:color w:val="000000" w:themeColor="text1"/>
        </w:rPr>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C6595F" w:rsidRPr="00551B54" w14:paraId="04C6DA91" w14:textId="77777777" w:rsidTr="007B1D8E">
        <w:tc>
          <w:tcPr>
            <w:tcW w:w="1134" w:type="dxa"/>
            <w:shd w:val="pct15" w:color="auto" w:fill="auto"/>
            <w:vAlign w:val="bottom"/>
          </w:tcPr>
          <w:p w14:paraId="7F21AFF6" w14:textId="77777777" w:rsidR="007B1D8E" w:rsidRPr="00551B54" w:rsidRDefault="007B1D8E" w:rsidP="007B1D8E">
            <w:pPr>
              <w:pStyle w:val="a3"/>
              <w:rPr>
                <w:color w:val="000000" w:themeColor="text1"/>
              </w:rPr>
            </w:pPr>
            <w:r w:rsidRPr="00551B54">
              <w:rPr>
                <w:color w:val="000000" w:themeColor="text1"/>
              </w:rPr>
              <w:t>Bit Position</w:t>
            </w:r>
          </w:p>
        </w:tc>
        <w:tc>
          <w:tcPr>
            <w:tcW w:w="1701" w:type="dxa"/>
            <w:shd w:val="pct15" w:color="auto" w:fill="auto"/>
            <w:vAlign w:val="bottom"/>
          </w:tcPr>
          <w:p w14:paraId="4A686A46" w14:textId="77777777" w:rsidR="007B1D8E" w:rsidRPr="00551B54" w:rsidRDefault="007B1D8E" w:rsidP="007B1D8E">
            <w:pPr>
              <w:pStyle w:val="a3"/>
              <w:rPr>
                <w:color w:val="000000" w:themeColor="text1"/>
              </w:rPr>
            </w:pPr>
            <w:r w:rsidRPr="00551B54">
              <w:rPr>
                <w:color w:val="000000" w:themeColor="text1"/>
              </w:rPr>
              <w:t>Bit Name</w:t>
            </w:r>
          </w:p>
        </w:tc>
        <w:tc>
          <w:tcPr>
            <w:tcW w:w="6804" w:type="dxa"/>
            <w:shd w:val="pct15" w:color="auto" w:fill="auto"/>
            <w:vAlign w:val="bottom"/>
          </w:tcPr>
          <w:p w14:paraId="22C1EDA7" w14:textId="77777777" w:rsidR="007B1D8E" w:rsidRPr="00551B54" w:rsidRDefault="007B1D8E" w:rsidP="007B1D8E">
            <w:pPr>
              <w:pStyle w:val="a3"/>
              <w:rPr>
                <w:color w:val="000000" w:themeColor="text1"/>
              </w:rPr>
            </w:pPr>
            <w:r w:rsidRPr="00551B54">
              <w:rPr>
                <w:color w:val="000000" w:themeColor="text1"/>
              </w:rPr>
              <w:t>Function</w:t>
            </w:r>
          </w:p>
        </w:tc>
      </w:tr>
      <w:tr w:rsidR="00C6595F" w:rsidRPr="00551B54" w14:paraId="04EDDC70" w14:textId="77777777" w:rsidTr="007B1D8E">
        <w:tc>
          <w:tcPr>
            <w:tcW w:w="1134" w:type="dxa"/>
          </w:tcPr>
          <w:p w14:paraId="5BBB974F" w14:textId="77777777" w:rsidR="007B1D8E" w:rsidRPr="00551B54" w:rsidRDefault="007B1D8E" w:rsidP="007B1D8E">
            <w:pPr>
              <w:pStyle w:val="a4"/>
              <w:rPr>
                <w:color w:val="000000" w:themeColor="text1"/>
              </w:rPr>
            </w:pPr>
            <w:r w:rsidRPr="00551B54">
              <w:rPr>
                <w:color w:val="000000" w:themeColor="text1"/>
              </w:rPr>
              <w:t>7</w:t>
            </w:r>
          </w:p>
        </w:tc>
        <w:tc>
          <w:tcPr>
            <w:tcW w:w="1701" w:type="dxa"/>
          </w:tcPr>
          <w:p w14:paraId="46A8991A" w14:textId="77777777" w:rsidR="007B1D8E" w:rsidRPr="00551B54" w:rsidRDefault="007B1D8E" w:rsidP="007B1D8E">
            <w:pPr>
              <w:pStyle w:val="a4"/>
              <w:rPr>
                <w:color w:val="000000" w:themeColor="text1"/>
              </w:rPr>
            </w:pPr>
            <w:r w:rsidRPr="00551B54">
              <w:rPr>
                <w:color w:val="000000" w:themeColor="text1"/>
              </w:rPr>
              <w:t>OVSR</w:t>
            </w:r>
          </w:p>
        </w:tc>
        <w:tc>
          <w:tcPr>
            <w:tcW w:w="6804" w:type="dxa"/>
          </w:tcPr>
          <w:p w14:paraId="784F398C" w14:textId="77777777" w:rsidR="007B1D8E" w:rsidRPr="00551B54" w:rsidRDefault="007B1D8E" w:rsidP="007B1D8E">
            <w:pPr>
              <w:pStyle w:val="a4"/>
              <w:rPr>
                <w:color w:val="000000" w:themeColor="text1"/>
              </w:rPr>
            </w:pPr>
            <w:r w:rsidRPr="00551B54">
              <w:rPr>
                <w:color w:val="000000" w:themeColor="text1"/>
              </w:rPr>
              <w:t>Over-sampling rate</w:t>
            </w:r>
          </w:p>
          <w:p w14:paraId="792C276D" w14:textId="08663E10" w:rsidR="007B1D8E" w:rsidRPr="00551B54" w:rsidRDefault="007B1D8E" w:rsidP="009F5FF0">
            <w:pPr>
              <w:pStyle w:val="af8"/>
              <w:rPr>
                <w:color w:val="000000" w:themeColor="text1"/>
              </w:rPr>
            </w:pPr>
            <w:r w:rsidRPr="00551B54">
              <w:rPr>
                <w:color w:val="000000" w:themeColor="text1"/>
              </w:rPr>
              <w:t xml:space="preserve">0: </w:t>
            </w:r>
            <w:r w:rsidR="009F5FF0" w:rsidRPr="00551B54">
              <w:rPr>
                <w:color w:val="000000" w:themeColor="text1"/>
              </w:rPr>
              <w:t>A</w:t>
            </w:r>
            <w:r w:rsidRPr="00551B54">
              <w:rPr>
                <w:color w:val="000000" w:themeColor="text1"/>
              </w:rPr>
              <w:t>bout 51.28</w:t>
            </w:r>
            <w:r w:rsidR="009F5FF0" w:rsidRPr="00551B54">
              <w:rPr>
                <w:color w:val="000000" w:themeColor="text1"/>
              </w:rPr>
              <w:t xml:space="preserve"> </w:t>
            </w:r>
            <w:r w:rsidR="003466B0" w:rsidRPr="00551B54">
              <w:rPr>
                <w:color w:val="000000" w:themeColor="text1"/>
              </w:rPr>
              <w:t>kHz (1/</w:t>
            </w:r>
            <w:r w:rsidRPr="00551B54">
              <w:rPr>
                <w:color w:val="000000" w:themeColor="text1"/>
              </w:rPr>
              <w:t>19.5</w:t>
            </w:r>
            <w:r w:rsidR="003466B0" w:rsidRPr="00551B54">
              <w:rPr>
                <w:rFonts w:hint="eastAsia"/>
                <w:color w:val="000000" w:themeColor="text1"/>
              </w:rPr>
              <w:t xml:space="preserve"> </w:t>
            </w:r>
            <w:r w:rsidR="009F5FF0" w:rsidRPr="00551B54">
              <w:rPr>
                <w:rFonts w:cs="Arial"/>
                <w:color w:val="000000" w:themeColor="text1"/>
              </w:rPr>
              <w:t>µ</w:t>
            </w:r>
            <w:r w:rsidRPr="00551B54">
              <w:rPr>
                <w:color w:val="000000" w:themeColor="text1"/>
              </w:rPr>
              <w:t>sec) (Normal)</w:t>
            </w:r>
          </w:p>
          <w:p w14:paraId="2226C9FB" w14:textId="1799C9D1" w:rsidR="007B1D8E" w:rsidRPr="00551B54" w:rsidRDefault="007B1D8E" w:rsidP="009F5FF0">
            <w:pPr>
              <w:pStyle w:val="af8"/>
              <w:rPr>
                <w:color w:val="000000" w:themeColor="text1"/>
              </w:rPr>
            </w:pPr>
            <w:r w:rsidRPr="00551B54">
              <w:rPr>
                <w:color w:val="000000" w:themeColor="text1"/>
              </w:rPr>
              <w:t>1: 312.5</w:t>
            </w:r>
            <w:r w:rsidR="009F5FF0" w:rsidRPr="00551B54">
              <w:rPr>
                <w:color w:val="000000" w:themeColor="text1"/>
              </w:rPr>
              <w:t xml:space="preserve"> </w:t>
            </w:r>
            <w:r w:rsidRPr="00551B54">
              <w:rPr>
                <w:color w:val="000000" w:themeColor="text1"/>
              </w:rPr>
              <w:t>kHz</w:t>
            </w:r>
            <w:r w:rsidR="003466B0" w:rsidRPr="00551B54">
              <w:rPr>
                <w:color w:val="000000" w:themeColor="text1"/>
              </w:rPr>
              <w:t xml:space="preserve"> (for time reduction of the A/</w:t>
            </w:r>
            <w:r w:rsidRPr="00551B54">
              <w:rPr>
                <w:color w:val="000000" w:themeColor="text1"/>
              </w:rPr>
              <w:t>D accuracy test of ΔΣADC)</w:t>
            </w:r>
          </w:p>
          <w:p w14:paraId="4D064765" w14:textId="451F6F5C" w:rsidR="007B1D8E" w:rsidRPr="00551B54" w:rsidRDefault="007B1D8E" w:rsidP="007B1D8E">
            <w:pPr>
              <w:pStyle w:val="a4"/>
              <w:rPr>
                <w:color w:val="000000" w:themeColor="text1"/>
              </w:rPr>
            </w:pPr>
            <w:r w:rsidRPr="00551B54">
              <w:rPr>
                <w:color w:val="000000" w:themeColor="text1"/>
              </w:rPr>
              <w:t>Change the frequency of the OTS clock (DSCLK terminal of HM) to be generated by the SM.</w:t>
            </w:r>
          </w:p>
        </w:tc>
      </w:tr>
      <w:tr w:rsidR="00C6595F" w:rsidRPr="00551B54" w14:paraId="0006A4C2" w14:textId="77777777" w:rsidTr="007B1D8E">
        <w:tc>
          <w:tcPr>
            <w:tcW w:w="1134" w:type="dxa"/>
          </w:tcPr>
          <w:p w14:paraId="342E79FF" w14:textId="77777777" w:rsidR="007B1D8E" w:rsidRPr="00551B54" w:rsidRDefault="007B1D8E" w:rsidP="007B1D8E">
            <w:pPr>
              <w:pStyle w:val="a4"/>
              <w:rPr>
                <w:color w:val="000000" w:themeColor="text1"/>
              </w:rPr>
            </w:pPr>
            <w:r w:rsidRPr="00551B54">
              <w:rPr>
                <w:color w:val="000000" w:themeColor="text1"/>
              </w:rPr>
              <w:t>6</w:t>
            </w:r>
          </w:p>
        </w:tc>
        <w:tc>
          <w:tcPr>
            <w:tcW w:w="1701" w:type="dxa"/>
          </w:tcPr>
          <w:p w14:paraId="760B0626" w14:textId="77777777" w:rsidR="007B1D8E" w:rsidRPr="00551B54" w:rsidRDefault="007B1D8E" w:rsidP="007B1D8E">
            <w:pPr>
              <w:pStyle w:val="a4"/>
              <w:rPr>
                <w:color w:val="000000" w:themeColor="text1"/>
              </w:rPr>
            </w:pPr>
            <w:r w:rsidRPr="00551B54">
              <w:rPr>
                <w:color w:val="000000" w:themeColor="text1"/>
              </w:rPr>
              <w:t>EXANMD</w:t>
            </w:r>
          </w:p>
        </w:tc>
        <w:tc>
          <w:tcPr>
            <w:tcW w:w="6804" w:type="dxa"/>
          </w:tcPr>
          <w:p w14:paraId="61FFF9B5" w14:textId="77777777" w:rsidR="007B1D8E" w:rsidRPr="00551B54" w:rsidRDefault="007B1D8E" w:rsidP="007B1D8E">
            <w:pPr>
              <w:pStyle w:val="a4"/>
              <w:rPr>
                <w:color w:val="000000" w:themeColor="text1"/>
              </w:rPr>
            </w:pPr>
            <w:r w:rsidRPr="00551B54">
              <w:rPr>
                <w:color w:val="000000" w:themeColor="text1"/>
              </w:rPr>
              <w:t>External analog input mode</w:t>
            </w:r>
          </w:p>
          <w:p w14:paraId="1C406574" w14:textId="77777777" w:rsidR="007B1D8E" w:rsidRPr="00551B54" w:rsidRDefault="007B1D8E" w:rsidP="009F5FF0">
            <w:pPr>
              <w:pStyle w:val="af8"/>
              <w:rPr>
                <w:color w:val="000000" w:themeColor="text1"/>
              </w:rPr>
            </w:pPr>
            <w:r w:rsidRPr="00551B54">
              <w:rPr>
                <w:color w:val="000000" w:themeColor="text1"/>
              </w:rPr>
              <w:t>0: BGR connects the output of the (sensor) to the input of the ΔΣADC of the internal temperature sensor (usually)</w:t>
            </w:r>
          </w:p>
          <w:p w14:paraId="2874EBC4" w14:textId="4DF71A7F" w:rsidR="007B1D8E" w:rsidRPr="00551B54" w:rsidRDefault="007B1D8E" w:rsidP="009F5FF0">
            <w:pPr>
              <w:pStyle w:val="af8"/>
              <w:rPr>
                <w:color w:val="000000" w:themeColor="text1"/>
              </w:rPr>
            </w:pPr>
            <w:r w:rsidRPr="00551B54">
              <w:rPr>
                <w:color w:val="000000" w:themeColor="text1"/>
              </w:rPr>
              <w:t>1: Connect the analog input of the SAR-ADC to the input of ΔΣADC of the internal temperature sensor (A / D accuracy test of ΔΣADC)</w:t>
            </w:r>
          </w:p>
          <w:p w14:paraId="1FF7C9D5" w14:textId="288595CC" w:rsidR="007B1D8E" w:rsidRPr="00551B54" w:rsidRDefault="007B1D8E" w:rsidP="007B1D8E">
            <w:pPr>
              <w:pStyle w:val="a4"/>
              <w:rPr>
                <w:color w:val="000000" w:themeColor="text1"/>
              </w:rPr>
            </w:pPr>
            <w:r w:rsidRPr="00551B54">
              <w:rPr>
                <w:color w:val="000000" w:themeColor="text1"/>
              </w:rPr>
              <w:t>It is used to implement the A / D accuracy test of ΔΣADC.</w:t>
            </w:r>
          </w:p>
        </w:tc>
      </w:tr>
      <w:tr w:rsidR="00C6595F" w:rsidRPr="00551B54" w14:paraId="14232A69" w14:textId="77777777" w:rsidTr="007B1D8E">
        <w:tc>
          <w:tcPr>
            <w:tcW w:w="1134" w:type="dxa"/>
          </w:tcPr>
          <w:p w14:paraId="19EB58AE" w14:textId="77777777" w:rsidR="007B1D8E" w:rsidRPr="00551B54" w:rsidRDefault="007B1D8E" w:rsidP="007B1D8E">
            <w:pPr>
              <w:pStyle w:val="a4"/>
              <w:rPr>
                <w:color w:val="000000" w:themeColor="text1"/>
              </w:rPr>
            </w:pPr>
            <w:r w:rsidRPr="00551B54">
              <w:rPr>
                <w:color w:val="000000" w:themeColor="text1"/>
              </w:rPr>
              <w:t>5</w:t>
            </w:r>
          </w:p>
        </w:tc>
        <w:tc>
          <w:tcPr>
            <w:tcW w:w="1701" w:type="dxa"/>
          </w:tcPr>
          <w:p w14:paraId="74B5D982" w14:textId="77777777" w:rsidR="007B1D8E" w:rsidRPr="00551B54" w:rsidRDefault="007B1D8E" w:rsidP="007B1D8E">
            <w:pPr>
              <w:pStyle w:val="a4"/>
              <w:rPr>
                <w:color w:val="000000" w:themeColor="text1"/>
              </w:rPr>
            </w:pPr>
            <w:r w:rsidRPr="00551B54">
              <w:rPr>
                <w:color w:val="000000" w:themeColor="text1"/>
              </w:rPr>
              <w:t>OCCHP</w:t>
            </w:r>
          </w:p>
        </w:tc>
        <w:tc>
          <w:tcPr>
            <w:tcW w:w="6804" w:type="dxa"/>
          </w:tcPr>
          <w:p w14:paraId="27D0738D" w14:textId="77777777" w:rsidR="007B1D8E" w:rsidRPr="00551B54" w:rsidRDefault="007B1D8E" w:rsidP="007B1D8E">
            <w:pPr>
              <w:pStyle w:val="a4"/>
              <w:rPr>
                <w:color w:val="000000" w:themeColor="text1"/>
              </w:rPr>
            </w:pPr>
            <w:r w:rsidRPr="00551B54">
              <w:rPr>
                <w:color w:val="000000" w:themeColor="text1"/>
              </w:rPr>
              <w:t>ΔΣADC chopper</w:t>
            </w:r>
          </w:p>
          <w:p w14:paraId="71B165BB" w14:textId="77777777" w:rsidR="007B1D8E" w:rsidRPr="00551B54" w:rsidRDefault="007B1D8E" w:rsidP="009F5FF0">
            <w:pPr>
              <w:pStyle w:val="af8"/>
              <w:rPr>
                <w:color w:val="000000" w:themeColor="text1"/>
              </w:rPr>
            </w:pPr>
            <w:r w:rsidRPr="00551B54">
              <w:rPr>
                <w:color w:val="000000" w:themeColor="text1"/>
              </w:rPr>
              <w:t>0: ON (Normal)</w:t>
            </w:r>
          </w:p>
          <w:p w14:paraId="7F6656F6" w14:textId="3D989F9C" w:rsidR="007B1D8E" w:rsidRPr="00551B54" w:rsidRDefault="007B1D8E" w:rsidP="009F5FF0">
            <w:pPr>
              <w:pStyle w:val="af8"/>
              <w:rPr>
                <w:color w:val="000000" w:themeColor="text1"/>
              </w:rPr>
            </w:pPr>
            <w:r w:rsidRPr="00551B54">
              <w:rPr>
                <w:color w:val="000000" w:themeColor="text1"/>
              </w:rPr>
              <w:t>1: OFFOCCHP_EN_N terminal of HM = OCCHP.</w:t>
            </w:r>
          </w:p>
        </w:tc>
      </w:tr>
      <w:tr w:rsidR="00C6595F" w:rsidRPr="00551B54" w14:paraId="40087228" w14:textId="77777777" w:rsidTr="007B1D8E">
        <w:tc>
          <w:tcPr>
            <w:tcW w:w="1134" w:type="dxa"/>
          </w:tcPr>
          <w:p w14:paraId="241EA82E" w14:textId="77777777" w:rsidR="007B1D8E" w:rsidRPr="00551B54" w:rsidRDefault="007B1D8E" w:rsidP="007B1D8E">
            <w:pPr>
              <w:pStyle w:val="a4"/>
              <w:rPr>
                <w:color w:val="000000" w:themeColor="text1"/>
              </w:rPr>
            </w:pPr>
            <w:r w:rsidRPr="00551B54">
              <w:rPr>
                <w:color w:val="000000" w:themeColor="text1"/>
              </w:rPr>
              <w:t>4</w:t>
            </w:r>
          </w:p>
        </w:tc>
        <w:tc>
          <w:tcPr>
            <w:tcW w:w="1701" w:type="dxa"/>
          </w:tcPr>
          <w:p w14:paraId="4726C2BA" w14:textId="77777777" w:rsidR="007B1D8E" w:rsidRPr="00551B54" w:rsidRDefault="007B1D8E" w:rsidP="007B1D8E">
            <w:pPr>
              <w:pStyle w:val="a4"/>
              <w:rPr>
                <w:color w:val="000000" w:themeColor="text1"/>
              </w:rPr>
            </w:pPr>
            <w:r w:rsidRPr="00551B54">
              <w:rPr>
                <w:color w:val="000000" w:themeColor="text1"/>
              </w:rPr>
              <w:t>AMPCHP</w:t>
            </w:r>
          </w:p>
        </w:tc>
        <w:tc>
          <w:tcPr>
            <w:tcW w:w="6804" w:type="dxa"/>
          </w:tcPr>
          <w:p w14:paraId="470B0D95" w14:textId="77777777" w:rsidR="009F5FF0" w:rsidRPr="00551B54" w:rsidRDefault="007B1D8E" w:rsidP="007B1D8E">
            <w:pPr>
              <w:pStyle w:val="a4"/>
              <w:rPr>
                <w:color w:val="000000" w:themeColor="text1"/>
              </w:rPr>
            </w:pPr>
            <w:r w:rsidRPr="00551B54">
              <w:rPr>
                <w:color w:val="000000" w:themeColor="text1"/>
              </w:rPr>
              <w:t>ΔΣADC integrator AMP chopper</w:t>
            </w:r>
          </w:p>
          <w:p w14:paraId="54FE71F8" w14:textId="77777777" w:rsidR="009F5FF0" w:rsidRPr="00551B54" w:rsidRDefault="007B1D8E" w:rsidP="009F5FF0">
            <w:pPr>
              <w:pStyle w:val="af8"/>
              <w:rPr>
                <w:color w:val="000000" w:themeColor="text1"/>
              </w:rPr>
            </w:pPr>
            <w:r w:rsidRPr="00551B54">
              <w:rPr>
                <w:color w:val="000000" w:themeColor="text1"/>
              </w:rPr>
              <w:t>0: ON (Normal)</w:t>
            </w:r>
          </w:p>
          <w:p w14:paraId="3509477E" w14:textId="4067197A" w:rsidR="007B1D8E" w:rsidRPr="00551B54" w:rsidRDefault="007B1D8E" w:rsidP="009F5FF0">
            <w:pPr>
              <w:pStyle w:val="af8"/>
              <w:rPr>
                <w:color w:val="000000" w:themeColor="text1"/>
              </w:rPr>
            </w:pPr>
            <w:r w:rsidRPr="00551B54">
              <w:rPr>
                <w:color w:val="000000" w:themeColor="text1"/>
              </w:rPr>
              <w:t>1: OFF AMPCHP_EN_N terminal of HM = AMPCHP.</w:t>
            </w:r>
          </w:p>
        </w:tc>
      </w:tr>
      <w:tr w:rsidR="00C6595F" w:rsidRPr="00551B54" w14:paraId="1E0DB424" w14:textId="77777777" w:rsidTr="007B1D8E">
        <w:tc>
          <w:tcPr>
            <w:tcW w:w="1134" w:type="dxa"/>
          </w:tcPr>
          <w:p w14:paraId="1F104A04" w14:textId="77777777" w:rsidR="007B1D8E" w:rsidRPr="00551B54" w:rsidRDefault="007B1D8E" w:rsidP="007B1D8E">
            <w:pPr>
              <w:pStyle w:val="a4"/>
              <w:rPr>
                <w:color w:val="000000" w:themeColor="text1"/>
              </w:rPr>
            </w:pPr>
            <w:r w:rsidRPr="00551B54">
              <w:rPr>
                <w:color w:val="000000" w:themeColor="text1"/>
              </w:rPr>
              <w:t>3 to 0</w:t>
            </w:r>
          </w:p>
        </w:tc>
        <w:tc>
          <w:tcPr>
            <w:tcW w:w="1701" w:type="dxa"/>
          </w:tcPr>
          <w:p w14:paraId="4EF43AFE" w14:textId="77777777" w:rsidR="007B1D8E" w:rsidRPr="00551B54" w:rsidRDefault="007B1D8E" w:rsidP="007B1D8E">
            <w:pPr>
              <w:pStyle w:val="a4"/>
              <w:rPr>
                <w:color w:val="000000" w:themeColor="text1"/>
              </w:rPr>
            </w:pPr>
            <w:r w:rsidRPr="00551B54">
              <w:rPr>
                <w:color w:val="000000" w:themeColor="text1"/>
              </w:rPr>
              <w:t>TEST[3:0]</w:t>
            </w:r>
          </w:p>
        </w:tc>
        <w:tc>
          <w:tcPr>
            <w:tcW w:w="6804" w:type="dxa"/>
          </w:tcPr>
          <w:p w14:paraId="4E4923C1" w14:textId="77777777" w:rsidR="009F5FF0" w:rsidRPr="00551B54" w:rsidRDefault="007B1D8E" w:rsidP="007B1D8E">
            <w:pPr>
              <w:pStyle w:val="a4"/>
              <w:rPr>
                <w:color w:val="000000" w:themeColor="text1"/>
              </w:rPr>
            </w:pPr>
            <w:r w:rsidRPr="00551B54">
              <w:rPr>
                <w:color w:val="000000" w:themeColor="text1"/>
              </w:rPr>
              <w:t>ΔΣADC failure detection mode</w:t>
            </w:r>
          </w:p>
          <w:p w14:paraId="3E63FF62" w14:textId="77777777" w:rsidR="009F5FF0" w:rsidRPr="00551B54" w:rsidRDefault="007B1D8E" w:rsidP="009F5FF0">
            <w:pPr>
              <w:pStyle w:val="af8"/>
              <w:rPr>
                <w:color w:val="000000" w:themeColor="text1"/>
              </w:rPr>
            </w:pPr>
            <w:r w:rsidRPr="00551B54">
              <w:rPr>
                <w:color w:val="000000" w:themeColor="text1"/>
              </w:rPr>
              <w:t>0</w:t>
            </w:r>
            <w:r w:rsidRPr="00551B54">
              <w:rPr>
                <w:rStyle w:val="a8"/>
                <w:color w:val="000000" w:themeColor="text1"/>
              </w:rPr>
              <w:t>H</w:t>
            </w:r>
            <w:r w:rsidRPr="00551B54">
              <w:rPr>
                <w:color w:val="000000" w:themeColor="text1"/>
              </w:rPr>
              <w:t>: Normal</w:t>
            </w:r>
          </w:p>
          <w:p w14:paraId="1C31F19A" w14:textId="3F818B8A" w:rsidR="009F5FF0" w:rsidRPr="00551B54" w:rsidRDefault="007B1D8E" w:rsidP="009F5FF0">
            <w:pPr>
              <w:pStyle w:val="af8"/>
              <w:rPr>
                <w:color w:val="000000" w:themeColor="text1"/>
              </w:rPr>
            </w:pPr>
            <w:r w:rsidRPr="00551B54">
              <w:rPr>
                <w:color w:val="000000" w:themeColor="text1"/>
              </w:rPr>
              <w:t xml:space="preserve">Other: </w:t>
            </w:r>
            <w:r w:rsidR="009F5FF0" w:rsidRPr="00551B54">
              <w:rPr>
                <w:color w:val="000000" w:themeColor="text1"/>
              </w:rPr>
              <w:t>F</w:t>
            </w:r>
            <w:r w:rsidRPr="00551B54">
              <w:rPr>
                <w:color w:val="000000" w:themeColor="text1"/>
              </w:rPr>
              <w:t>ault detection test mode</w:t>
            </w:r>
          </w:p>
          <w:p w14:paraId="0A87FD51" w14:textId="430E7132" w:rsidR="007B1D8E" w:rsidRPr="00551B54" w:rsidRDefault="007B1D8E" w:rsidP="00E06BD2">
            <w:pPr>
              <w:pStyle w:val="a4"/>
              <w:rPr>
                <w:color w:val="000000" w:themeColor="text1"/>
              </w:rPr>
            </w:pPr>
            <w:r w:rsidRPr="00551B54">
              <w:rPr>
                <w:color w:val="000000" w:themeColor="text1"/>
              </w:rPr>
              <w:t>TEST [3: 0] terminal of HM = TEST [3:0].</w:t>
            </w:r>
          </w:p>
        </w:tc>
      </w:tr>
    </w:tbl>
    <w:p w14:paraId="2C37AFD6" w14:textId="6F617B5B" w:rsidR="00AC0DA7" w:rsidRPr="00C6595F" w:rsidRDefault="00F24E79" w:rsidP="00F24E79">
      <w:pPr>
        <w:pStyle w:val="BodyText"/>
        <w:rPr>
          <w:color w:val="00B0F0"/>
        </w:rPr>
      </w:pPr>
      <w:r w:rsidRPr="00C6595F">
        <w:rPr>
          <w:color w:val="00B0F0"/>
        </w:rPr>
        <w:br w:type="page"/>
      </w:r>
    </w:p>
    <w:p w14:paraId="6C81223A" w14:textId="5E5D1E4A" w:rsidR="00AC0DA7" w:rsidRPr="00551B54" w:rsidRDefault="00AC0DA7" w:rsidP="00F24E79">
      <w:pPr>
        <w:pStyle w:val="Heading3"/>
        <w:rPr>
          <w:color w:val="000000" w:themeColor="text1"/>
        </w:rPr>
      </w:pPr>
      <w:bookmarkStart w:id="37" w:name="_Toc443438171"/>
      <w:r w:rsidRPr="00551B54">
        <w:rPr>
          <w:color w:val="000000" w:themeColor="text1"/>
        </w:rPr>
        <w:lastRenderedPageBreak/>
        <w:t xml:space="preserve">OTS0TSTRB — Test </w:t>
      </w:r>
      <w:r w:rsidR="00F24E79" w:rsidRPr="00551B54">
        <w:rPr>
          <w:color w:val="000000" w:themeColor="text1"/>
        </w:rPr>
        <w:t>R</w:t>
      </w:r>
      <w:r w:rsidRPr="00551B54">
        <w:rPr>
          <w:color w:val="000000" w:themeColor="text1"/>
        </w:rPr>
        <w:t xml:space="preserve">egister </w:t>
      </w:r>
      <w:r w:rsidRPr="0065348C">
        <w:rPr>
          <w:color w:val="000000" w:themeColor="text1"/>
        </w:rPr>
        <w:t>B</w:t>
      </w:r>
      <w:bookmarkEnd w:id="37"/>
      <w:r w:rsidR="007E0267" w:rsidRPr="0065348C">
        <w:rPr>
          <w:color w:val="000000" w:themeColor="text1"/>
        </w:rPr>
        <w:t xml:space="preserve"> </w:t>
      </w:r>
      <w:r w:rsidR="00551B54" w:rsidRPr="0065348C">
        <w:rPr>
          <w:color w:val="000000" w:themeColor="text1"/>
        </w:rPr>
        <w:t>[For internal use only]</w:t>
      </w:r>
    </w:p>
    <w:p w14:paraId="558A2BBB" w14:textId="246101E0" w:rsidR="00F24E79" w:rsidRPr="00551B54" w:rsidRDefault="00AC0DA7" w:rsidP="00005733">
      <w:pPr>
        <w:pStyle w:val="BodyText"/>
        <w:rPr>
          <w:color w:val="000000" w:themeColor="text1"/>
        </w:rPr>
      </w:pPr>
      <w:r w:rsidRPr="00551B54">
        <w:rPr>
          <w:color w:val="000000" w:themeColor="text1"/>
        </w:rPr>
        <w:t xml:space="preserve">OTS0TSTRB is a register for the test missing in </w:t>
      </w:r>
      <w:r w:rsidR="00F24E79" w:rsidRPr="00551B54">
        <w:rPr>
          <w:color w:val="000000" w:themeColor="text1"/>
        </w:rPr>
        <w:t>temperature.</w:t>
      </w:r>
    </w:p>
    <w:p w14:paraId="0FEA4C1C" w14:textId="7AB21047" w:rsidR="00AC0DA7" w:rsidRPr="00551B54" w:rsidRDefault="003466B0" w:rsidP="00005733">
      <w:pPr>
        <w:pStyle w:val="BodyText"/>
        <w:rPr>
          <w:color w:val="000000" w:themeColor="text1"/>
        </w:rPr>
      </w:pPr>
      <w:r w:rsidRPr="00551B54">
        <w:rPr>
          <w:color w:val="000000" w:themeColor="text1"/>
        </w:rPr>
        <w:t>It is possible to readable/</w:t>
      </w:r>
      <w:r w:rsidR="00AC0DA7" w:rsidRPr="00551B54">
        <w:rPr>
          <w:color w:val="000000" w:themeColor="text1"/>
        </w:rPr>
        <w:t>writable only in the test mode.</w:t>
      </w:r>
    </w:p>
    <w:p w14:paraId="3891B628" w14:textId="77777777" w:rsidR="00F24E79" w:rsidRPr="00551B54" w:rsidRDefault="00F24E79" w:rsidP="00F24E79">
      <w:pPr>
        <w:pStyle w:val="SP"/>
        <w:rPr>
          <w:color w:val="000000" w:themeColor="text1"/>
        </w:rPr>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F21FB6" w:rsidRPr="00551B54" w14:paraId="4E4581EB" w14:textId="77777777" w:rsidTr="00F24E79">
        <w:trPr>
          <w:jc w:val="right"/>
        </w:trPr>
        <w:tc>
          <w:tcPr>
            <w:tcW w:w="1247" w:type="dxa"/>
            <w:shd w:val="clear" w:color="auto" w:fill="auto"/>
          </w:tcPr>
          <w:p w14:paraId="1AA9DF60" w14:textId="51E3DAC7" w:rsidR="00F21FB6" w:rsidRPr="00551B54" w:rsidRDefault="00F21FB6" w:rsidP="00F21FB6">
            <w:pPr>
              <w:pStyle w:val="7pt3"/>
              <w:rPr>
                <w:rStyle w:val="a9"/>
                <w:color w:val="000000" w:themeColor="text1"/>
              </w:rPr>
            </w:pPr>
            <w:r>
              <w:rPr>
                <w:rStyle w:val="a9"/>
                <w:color w:val="000000" w:themeColor="text1"/>
              </w:rPr>
              <w:t>Access</w:t>
            </w:r>
            <w:r w:rsidRPr="00551B54">
              <w:rPr>
                <w:rStyle w:val="a9"/>
                <w:color w:val="000000" w:themeColor="text1"/>
              </w:rPr>
              <w:t>:</w:t>
            </w:r>
          </w:p>
        </w:tc>
        <w:tc>
          <w:tcPr>
            <w:tcW w:w="170" w:type="dxa"/>
            <w:shd w:val="clear" w:color="auto" w:fill="auto"/>
          </w:tcPr>
          <w:p w14:paraId="01EB2592" w14:textId="77777777" w:rsidR="00F21FB6" w:rsidRPr="00551B54" w:rsidRDefault="00F21FB6" w:rsidP="00F21FB6">
            <w:pPr>
              <w:pStyle w:val="7pt6"/>
              <w:rPr>
                <w:rStyle w:val="a9"/>
                <w:color w:val="000000" w:themeColor="text1"/>
              </w:rPr>
            </w:pPr>
          </w:p>
        </w:tc>
        <w:tc>
          <w:tcPr>
            <w:tcW w:w="7462" w:type="dxa"/>
            <w:shd w:val="clear" w:color="auto" w:fill="auto"/>
          </w:tcPr>
          <w:p w14:paraId="350CFCA8" w14:textId="2D4CEA59" w:rsidR="00F21FB6" w:rsidRPr="00551B54" w:rsidRDefault="00F21FB6" w:rsidP="00F21FB6">
            <w:pPr>
              <w:pStyle w:val="7pt6"/>
              <w:rPr>
                <w:color w:val="000000" w:themeColor="text1"/>
              </w:rPr>
            </w:pPr>
            <w:r w:rsidRPr="00D94BFE">
              <w:rPr>
                <w:color w:val="000000" w:themeColor="text1"/>
              </w:rPr>
              <w:t>This regi</w:t>
            </w:r>
            <w:r>
              <w:rPr>
                <w:color w:val="000000" w:themeColor="text1"/>
              </w:rPr>
              <w:t>ster can be read or written in 8</w:t>
            </w:r>
            <w:r w:rsidRPr="00D94BFE">
              <w:rPr>
                <w:color w:val="000000" w:themeColor="text1"/>
              </w:rPr>
              <w:t>-bit units.</w:t>
            </w:r>
          </w:p>
        </w:tc>
      </w:tr>
      <w:tr w:rsidR="00F21FB6" w:rsidRPr="00551B54" w14:paraId="04C794C7" w14:textId="77777777" w:rsidTr="00F24E79">
        <w:trPr>
          <w:jc w:val="right"/>
        </w:trPr>
        <w:tc>
          <w:tcPr>
            <w:tcW w:w="1247" w:type="dxa"/>
            <w:shd w:val="clear" w:color="auto" w:fill="auto"/>
          </w:tcPr>
          <w:p w14:paraId="39807DC6" w14:textId="7AC71AF1" w:rsidR="00F21FB6" w:rsidRPr="00551B54" w:rsidRDefault="00F21FB6" w:rsidP="00F21FB6">
            <w:pPr>
              <w:pStyle w:val="7pt3"/>
              <w:rPr>
                <w:rStyle w:val="a9"/>
                <w:color w:val="000000" w:themeColor="text1"/>
              </w:rPr>
            </w:pPr>
            <w:r>
              <w:rPr>
                <w:rStyle w:val="a9"/>
                <w:color w:val="000000" w:themeColor="text1"/>
              </w:rPr>
              <w:t xml:space="preserve">         Address:</w:t>
            </w:r>
          </w:p>
        </w:tc>
        <w:tc>
          <w:tcPr>
            <w:tcW w:w="170" w:type="dxa"/>
            <w:shd w:val="clear" w:color="auto" w:fill="auto"/>
          </w:tcPr>
          <w:p w14:paraId="1165F836" w14:textId="77777777" w:rsidR="00F21FB6" w:rsidRPr="00551B54" w:rsidRDefault="00F21FB6" w:rsidP="00F21FB6">
            <w:pPr>
              <w:pStyle w:val="7pt6"/>
              <w:rPr>
                <w:rStyle w:val="a9"/>
                <w:color w:val="000000" w:themeColor="text1"/>
              </w:rPr>
            </w:pPr>
          </w:p>
        </w:tc>
        <w:tc>
          <w:tcPr>
            <w:tcW w:w="7462" w:type="dxa"/>
            <w:shd w:val="clear" w:color="auto" w:fill="auto"/>
          </w:tcPr>
          <w:p w14:paraId="0FEFFCF2" w14:textId="471E779A" w:rsidR="00F21FB6" w:rsidRPr="00551B54" w:rsidRDefault="00F21FB6" w:rsidP="00F21FB6">
            <w:pPr>
              <w:pStyle w:val="7pt6"/>
              <w:rPr>
                <w:color w:val="000000" w:themeColor="text1"/>
              </w:rPr>
            </w:pPr>
            <w:r>
              <w:rPr>
                <w:color w:val="000000" w:themeColor="text1"/>
              </w:rPr>
              <w:t>&lt;</w:t>
            </w:r>
            <w:proofErr w:type="spellStart"/>
            <w:r>
              <w:rPr>
                <w:color w:val="000000" w:themeColor="text1"/>
              </w:rPr>
              <w:t>OTSn_base</w:t>
            </w:r>
            <w:proofErr w:type="spellEnd"/>
            <w:r>
              <w:rPr>
                <w:color w:val="000000" w:themeColor="text1"/>
              </w:rPr>
              <w:t>&gt; + 94</w:t>
            </w:r>
            <w:r w:rsidRPr="00D94BFE">
              <w:rPr>
                <w:color w:val="000000" w:themeColor="text1"/>
                <w:vertAlign w:val="subscript"/>
              </w:rPr>
              <w:t>H</w:t>
            </w:r>
          </w:p>
        </w:tc>
      </w:tr>
      <w:tr w:rsidR="00F21FB6" w:rsidRPr="00551B54" w14:paraId="68830BC1" w14:textId="77777777" w:rsidTr="00F24E79">
        <w:trPr>
          <w:jc w:val="right"/>
        </w:trPr>
        <w:tc>
          <w:tcPr>
            <w:tcW w:w="1247" w:type="dxa"/>
            <w:shd w:val="clear" w:color="auto" w:fill="auto"/>
          </w:tcPr>
          <w:p w14:paraId="4CEF1F4D" w14:textId="77777777" w:rsidR="00F21FB6" w:rsidRPr="00551B54" w:rsidRDefault="00F21FB6" w:rsidP="00F21FB6">
            <w:pPr>
              <w:pStyle w:val="7pt3"/>
              <w:rPr>
                <w:rStyle w:val="a9"/>
                <w:color w:val="000000" w:themeColor="text1"/>
              </w:rPr>
            </w:pPr>
            <w:r w:rsidRPr="00551B54">
              <w:rPr>
                <w:rStyle w:val="a9"/>
                <w:color w:val="000000" w:themeColor="text1"/>
              </w:rPr>
              <w:t>Value after reset:</w:t>
            </w:r>
          </w:p>
        </w:tc>
        <w:tc>
          <w:tcPr>
            <w:tcW w:w="170" w:type="dxa"/>
            <w:shd w:val="clear" w:color="auto" w:fill="auto"/>
          </w:tcPr>
          <w:p w14:paraId="0C909967" w14:textId="77777777" w:rsidR="00F21FB6" w:rsidRPr="00551B54" w:rsidRDefault="00F21FB6" w:rsidP="00F21FB6">
            <w:pPr>
              <w:pStyle w:val="7pt6"/>
              <w:rPr>
                <w:rStyle w:val="a9"/>
                <w:color w:val="000000" w:themeColor="text1"/>
              </w:rPr>
            </w:pPr>
          </w:p>
        </w:tc>
        <w:tc>
          <w:tcPr>
            <w:tcW w:w="7462" w:type="dxa"/>
            <w:shd w:val="clear" w:color="auto" w:fill="auto"/>
          </w:tcPr>
          <w:p w14:paraId="2259C263" w14:textId="77777777" w:rsidR="00F21FB6" w:rsidRPr="00551B54" w:rsidRDefault="00F21FB6" w:rsidP="00F21FB6">
            <w:pPr>
              <w:pStyle w:val="7pt6"/>
              <w:rPr>
                <w:color w:val="000000" w:themeColor="text1"/>
              </w:rPr>
            </w:pPr>
            <w:r w:rsidRPr="00551B54">
              <w:rPr>
                <w:color w:val="000000" w:themeColor="text1"/>
              </w:rPr>
              <w:t>00</w:t>
            </w:r>
            <w:r w:rsidRPr="00551B54">
              <w:rPr>
                <w:rStyle w:val="a8"/>
                <w:color w:val="000000" w:themeColor="text1"/>
              </w:rPr>
              <w:t>H</w:t>
            </w:r>
          </w:p>
        </w:tc>
      </w:tr>
    </w:tbl>
    <w:p w14:paraId="4905F6D2" w14:textId="77777777" w:rsidR="00F24E79" w:rsidRPr="00551B54" w:rsidRDefault="00F24E79" w:rsidP="00F24E79">
      <w:pPr>
        <w:pStyle w:val="SP"/>
        <w:rPr>
          <w:color w:val="000000" w:themeColor="text1"/>
        </w:rPr>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C6595F" w:rsidRPr="00551B54" w14:paraId="7BF0DA53" w14:textId="77777777" w:rsidTr="00F24E79">
        <w:trPr>
          <w:trHeight w:val="238"/>
        </w:trPr>
        <w:tc>
          <w:tcPr>
            <w:tcW w:w="1111" w:type="dxa"/>
            <w:shd w:val="clear" w:color="auto" w:fill="auto"/>
            <w:vAlign w:val="center"/>
          </w:tcPr>
          <w:p w14:paraId="5CDC00F0" w14:textId="77777777" w:rsidR="00F24E79" w:rsidRPr="00551B54" w:rsidRDefault="00F24E79" w:rsidP="00F24E79">
            <w:pPr>
              <w:pStyle w:val="bit"/>
              <w:rPr>
                <w:color w:val="000000" w:themeColor="text1"/>
              </w:rPr>
            </w:pPr>
            <w:r w:rsidRPr="00551B54">
              <w:rPr>
                <w:color w:val="000000" w:themeColor="text1"/>
              </w:rPr>
              <w:t>Bit</w:t>
            </w:r>
          </w:p>
        </w:tc>
        <w:tc>
          <w:tcPr>
            <w:tcW w:w="1066" w:type="dxa"/>
            <w:tcBorders>
              <w:bottom w:val="single" w:sz="4" w:space="0" w:color="auto"/>
            </w:tcBorders>
            <w:shd w:val="clear" w:color="auto" w:fill="auto"/>
            <w:vAlign w:val="center"/>
          </w:tcPr>
          <w:p w14:paraId="7F1CD405" w14:textId="77777777" w:rsidR="00F24E79" w:rsidRPr="00551B54" w:rsidRDefault="00F24E79" w:rsidP="00F24E79">
            <w:pPr>
              <w:pStyle w:val="bit0"/>
              <w:rPr>
                <w:color w:val="000000" w:themeColor="text1"/>
              </w:rPr>
            </w:pPr>
            <w:r w:rsidRPr="00551B54">
              <w:rPr>
                <w:rFonts w:hint="eastAsia"/>
                <w:color w:val="000000" w:themeColor="text1"/>
              </w:rPr>
              <w:t>7</w:t>
            </w:r>
          </w:p>
        </w:tc>
        <w:tc>
          <w:tcPr>
            <w:tcW w:w="1066" w:type="dxa"/>
            <w:tcBorders>
              <w:bottom w:val="single" w:sz="4" w:space="0" w:color="auto"/>
            </w:tcBorders>
            <w:shd w:val="clear" w:color="auto" w:fill="auto"/>
            <w:vAlign w:val="center"/>
          </w:tcPr>
          <w:p w14:paraId="0FFEC60C" w14:textId="77777777" w:rsidR="00F24E79" w:rsidRPr="00551B54" w:rsidRDefault="00F24E79" w:rsidP="00F24E79">
            <w:pPr>
              <w:pStyle w:val="bit0"/>
              <w:rPr>
                <w:color w:val="000000" w:themeColor="text1"/>
              </w:rPr>
            </w:pPr>
            <w:r w:rsidRPr="00551B54">
              <w:rPr>
                <w:rFonts w:hint="eastAsia"/>
                <w:color w:val="000000" w:themeColor="text1"/>
              </w:rPr>
              <w:t>6</w:t>
            </w:r>
          </w:p>
        </w:tc>
        <w:tc>
          <w:tcPr>
            <w:tcW w:w="1066" w:type="dxa"/>
            <w:tcBorders>
              <w:bottom w:val="single" w:sz="4" w:space="0" w:color="auto"/>
            </w:tcBorders>
            <w:shd w:val="clear" w:color="auto" w:fill="auto"/>
            <w:vAlign w:val="center"/>
          </w:tcPr>
          <w:p w14:paraId="3C006226" w14:textId="77777777" w:rsidR="00F24E79" w:rsidRPr="00551B54" w:rsidRDefault="00F24E79" w:rsidP="00F24E79">
            <w:pPr>
              <w:pStyle w:val="bit0"/>
              <w:rPr>
                <w:color w:val="000000" w:themeColor="text1"/>
              </w:rPr>
            </w:pPr>
            <w:r w:rsidRPr="00551B54">
              <w:rPr>
                <w:rFonts w:hint="eastAsia"/>
                <w:color w:val="000000" w:themeColor="text1"/>
              </w:rPr>
              <w:t>5</w:t>
            </w:r>
          </w:p>
        </w:tc>
        <w:tc>
          <w:tcPr>
            <w:tcW w:w="1066" w:type="dxa"/>
            <w:tcBorders>
              <w:bottom w:val="single" w:sz="4" w:space="0" w:color="auto"/>
            </w:tcBorders>
            <w:shd w:val="clear" w:color="auto" w:fill="auto"/>
            <w:vAlign w:val="center"/>
          </w:tcPr>
          <w:p w14:paraId="75C21096" w14:textId="77777777" w:rsidR="00F24E79" w:rsidRPr="00551B54" w:rsidRDefault="00F24E79" w:rsidP="00F24E79">
            <w:pPr>
              <w:pStyle w:val="bit0"/>
              <w:rPr>
                <w:color w:val="000000" w:themeColor="text1"/>
              </w:rPr>
            </w:pPr>
            <w:r w:rsidRPr="00551B54">
              <w:rPr>
                <w:rFonts w:hint="eastAsia"/>
                <w:color w:val="000000" w:themeColor="text1"/>
              </w:rPr>
              <w:t>4</w:t>
            </w:r>
          </w:p>
        </w:tc>
        <w:tc>
          <w:tcPr>
            <w:tcW w:w="1066" w:type="dxa"/>
            <w:tcBorders>
              <w:bottom w:val="single" w:sz="4" w:space="0" w:color="auto"/>
            </w:tcBorders>
            <w:shd w:val="clear" w:color="auto" w:fill="auto"/>
            <w:vAlign w:val="center"/>
          </w:tcPr>
          <w:p w14:paraId="310340F4" w14:textId="77777777" w:rsidR="00F24E79" w:rsidRPr="00551B54" w:rsidRDefault="00F24E79" w:rsidP="00F24E79">
            <w:pPr>
              <w:pStyle w:val="bit0"/>
              <w:rPr>
                <w:color w:val="000000" w:themeColor="text1"/>
              </w:rPr>
            </w:pPr>
            <w:r w:rsidRPr="00551B54">
              <w:rPr>
                <w:rFonts w:hint="eastAsia"/>
                <w:color w:val="000000" w:themeColor="text1"/>
              </w:rPr>
              <w:t>3</w:t>
            </w:r>
          </w:p>
        </w:tc>
        <w:tc>
          <w:tcPr>
            <w:tcW w:w="1066" w:type="dxa"/>
            <w:tcBorders>
              <w:bottom w:val="single" w:sz="4" w:space="0" w:color="auto"/>
            </w:tcBorders>
            <w:shd w:val="clear" w:color="auto" w:fill="auto"/>
            <w:vAlign w:val="center"/>
          </w:tcPr>
          <w:p w14:paraId="64DFB139" w14:textId="77777777" w:rsidR="00F24E79" w:rsidRPr="00551B54" w:rsidRDefault="00F24E79" w:rsidP="00F24E79">
            <w:pPr>
              <w:pStyle w:val="bit0"/>
              <w:rPr>
                <w:color w:val="000000" w:themeColor="text1"/>
              </w:rPr>
            </w:pPr>
            <w:r w:rsidRPr="00551B54">
              <w:rPr>
                <w:rFonts w:hint="eastAsia"/>
                <w:color w:val="000000" w:themeColor="text1"/>
              </w:rPr>
              <w:t>2</w:t>
            </w:r>
          </w:p>
        </w:tc>
        <w:tc>
          <w:tcPr>
            <w:tcW w:w="1066" w:type="dxa"/>
            <w:tcBorders>
              <w:bottom w:val="single" w:sz="4" w:space="0" w:color="auto"/>
            </w:tcBorders>
            <w:shd w:val="clear" w:color="auto" w:fill="auto"/>
            <w:vAlign w:val="center"/>
          </w:tcPr>
          <w:p w14:paraId="749EB6B7" w14:textId="77777777" w:rsidR="00F24E79" w:rsidRPr="00551B54" w:rsidRDefault="00F24E79" w:rsidP="00F24E79">
            <w:pPr>
              <w:pStyle w:val="bit0"/>
              <w:rPr>
                <w:color w:val="000000" w:themeColor="text1"/>
              </w:rPr>
            </w:pPr>
            <w:r w:rsidRPr="00551B54">
              <w:rPr>
                <w:rFonts w:hint="eastAsia"/>
                <w:color w:val="000000" w:themeColor="text1"/>
              </w:rPr>
              <w:t>1</w:t>
            </w:r>
          </w:p>
        </w:tc>
        <w:tc>
          <w:tcPr>
            <w:tcW w:w="1066" w:type="dxa"/>
            <w:tcBorders>
              <w:bottom w:val="single" w:sz="4" w:space="0" w:color="auto"/>
            </w:tcBorders>
            <w:shd w:val="clear" w:color="auto" w:fill="auto"/>
            <w:vAlign w:val="center"/>
          </w:tcPr>
          <w:p w14:paraId="07D4709D" w14:textId="77777777" w:rsidR="00F24E79" w:rsidRPr="00551B54" w:rsidRDefault="00F24E79" w:rsidP="00F24E79">
            <w:pPr>
              <w:pStyle w:val="bit0"/>
              <w:rPr>
                <w:color w:val="000000" w:themeColor="text1"/>
              </w:rPr>
            </w:pPr>
            <w:r w:rsidRPr="00551B54">
              <w:rPr>
                <w:rFonts w:hint="eastAsia"/>
                <w:color w:val="000000" w:themeColor="text1"/>
              </w:rPr>
              <w:t>0</w:t>
            </w:r>
          </w:p>
        </w:tc>
      </w:tr>
      <w:tr w:rsidR="00C6595F" w:rsidRPr="00551B54" w14:paraId="57660625" w14:textId="77777777" w:rsidTr="00F24E79">
        <w:trPr>
          <w:trHeight w:val="567"/>
        </w:trPr>
        <w:tc>
          <w:tcPr>
            <w:tcW w:w="1111" w:type="dxa"/>
            <w:tcBorders>
              <w:right w:val="single" w:sz="4" w:space="0" w:color="auto"/>
            </w:tcBorders>
            <w:shd w:val="clear" w:color="auto" w:fill="auto"/>
            <w:vAlign w:val="center"/>
          </w:tcPr>
          <w:p w14:paraId="61F49132" w14:textId="77777777" w:rsidR="00F24E79" w:rsidRPr="00551B54" w:rsidRDefault="00F24E79" w:rsidP="00F24E79">
            <w:pPr>
              <w:pStyle w:val="bit"/>
              <w:rPr>
                <w:color w:val="000000" w:themeColor="text1"/>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7E730C7E" w14:textId="77777777" w:rsidR="00F24E79" w:rsidRPr="00551B54" w:rsidRDefault="00F24E79"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1EB33C1B" w14:textId="77777777" w:rsidR="00F24E79" w:rsidRPr="00551B54" w:rsidRDefault="00F24E79"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D1594E0" w14:textId="77777777" w:rsidR="00F24E79" w:rsidRPr="00551B54" w:rsidRDefault="00F24E79"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1FFD30A4" w14:textId="77777777" w:rsidR="00F24E79" w:rsidRPr="00551B54" w:rsidRDefault="00F24E79"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4F3FC032" w14:textId="77777777" w:rsidR="00F24E79" w:rsidRPr="00551B54" w:rsidRDefault="00F24E79" w:rsidP="00F24E79">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BBD15FB" w14:textId="77777777" w:rsidR="00F24E79" w:rsidRPr="00551B54" w:rsidRDefault="00F24E79" w:rsidP="00F24E79">
            <w:pPr>
              <w:pStyle w:val="bit0"/>
              <w:rPr>
                <w:color w:val="000000" w:themeColor="text1"/>
              </w:rPr>
            </w:pPr>
            <w:r w:rsidRPr="00551B54">
              <w:rPr>
                <w:rFonts w:cs="Arial"/>
                <w:color w:val="000000" w:themeColor="text1"/>
              </w:rPr>
              <w:t>—</w:t>
            </w:r>
          </w:p>
        </w:tc>
        <w:tc>
          <w:tcPr>
            <w:tcW w:w="213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56F79C" w14:textId="2D20A74E" w:rsidR="00F24E79" w:rsidRPr="00551B54" w:rsidRDefault="00F24E79" w:rsidP="00F24E79">
            <w:pPr>
              <w:pStyle w:val="bit0"/>
              <w:rPr>
                <w:color w:val="000000" w:themeColor="text1"/>
              </w:rPr>
            </w:pPr>
            <w:r w:rsidRPr="00551B54">
              <w:rPr>
                <w:color w:val="000000" w:themeColor="text1"/>
              </w:rPr>
              <w:t>ONDO[1:0]</w:t>
            </w:r>
          </w:p>
        </w:tc>
      </w:tr>
      <w:tr w:rsidR="00C6595F" w:rsidRPr="00551B54" w14:paraId="1E12854F" w14:textId="77777777" w:rsidTr="00F24E79">
        <w:trPr>
          <w:trHeight w:val="238"/>
        </w:trPr>
        <w:tc>
          <w:tcPr>
            <w:tcW w:w="1111" w:type="dxa"/>
            <w:shd w:val="clear" w:color="auto" w:fill="auto"/>
            <w:vAlign w:val="center"/>
          </w:tcPr>
          <w:p w14:paraId="0006A56B" w14:textId="77777777" w:rsidR="00F24E79" w:rsidRPr="00551B54" w:rsidRDefault="00F24E79" w:rsidP="00F24E79">
            <w:pPr>
              <w:pStyle w:val="bit"/>
              <w:rPr>
                <w:color w:val="000000" w:themeColor="text1"/>
              </w:rPr>
            </w:pPr>
            <w:r w:rsidRPr="00551B54">
              <w:rPr>
                <w:color w:val="000000" w:themeColor="text1"/>
              </w:rPr>
              <w:t>Value after reset</w:t>
            </w:r>
          </w:p>
        </w:tc>
        <w:tc>
          <w:tcPr>
            <w:tcW w:w="1066" w:type="dxa"/>
            <w:tcBorders>
              <w:top w:val="single" w:sz="4" w:space="0" w:color="auto"/>
            </w:tcBorders>
            <w:shd w:val="clear" w:color="auto" w:fill="auto"/>
            <w:vAlign w:val="center"/>
          </w:tcPr>
          <w:p w14:paraId="1A04A389" w14:textId="77777777" w:rsidR="00F24E79" w:rsidRPr="00551B54" w:rsidRDefault="00F24E79" w:rsidP="00F24E79">
            <w:pPr>
              <w:pStyle w:val="bit0"/>
              <w:rPr>
                <w:color w:val="000000" w:themeColor="text1"/>
              </w:rPr>
            </w:pPr>
            <w:r w:rsidRPr="00551B54">
              <w:rPr>
                <w:rFonts w:hint="eastAsia"/>
                <w:color w:val="000000" w:themeColor="text1"/>
              </w:rPr>
              <w:t>0</w:t>
            </w:r>
          </w:p>
        </w:tc>
        <w:tc>
          <w:tcPr>
            <w:tcW w:w="1066" w:type="dxa"/>
            <w:tcBorders>
              <w:top w:val="single" w:sz="4" w:space="0" w:color="auto"/>
            </w:tcBorders>
            <w:shd w:val="clear" w:color="auto" w:fill="auto"/>
            <w:vAlign w:val="center"/>
          </w:tcPr>
          <w:p w14:paraId="3F0271F3" w14:textId="77777777" w:rsidR="00F24E79" w:rsidRPr="00551B54" w:rsidRDefault="00F24E79"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5BDA3ABB" w14:textId="77777777" w:rsidR="00F24E79" w:rsidRPr="00551B54" w:rsidRDefault="00F24E79"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5E0BFC30" w14:textId="77777777" w:rsidR="00F24E79" w:rsidRPr="00551B54" w:rsidRDefault="00F24E79"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0CD698A1" w14:textId="77777777" w:rsidR="00F24E79" w:rsidRPr="00551B54" w:rsidRDefault="00F24E79"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1FAA0E24" w14:textId="77777777" w:rsidR="00F24E79" w:rsidRPr="00551B54" w:rsidRDefault="00F24E79"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59ED30A7" w14:textId="77777777" w:rsidR="00F24E79" w:rsidRPr="00551B54" w:rsidRDefault="00F24E79" w:rsidP="00F24E79">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7B704BA2" w14:textId="77777777" w:rsidR="00F24E79" w:rsidRPr="00551B54" w:rsidRDefault="00F24E79" w:rsidP="00F24E79">
            <w:pPr>
              <w:pStyle w:val="bit0"/>
              <w:rPr>
                <w:color w:val="000000" w:themeColor="text1"/>
              </w:rPr>
            </w:pPr>
            <w:r w:rsidRPr="00551B54">
              <w:rPr>
                <w:color w:val="000000" w:themeColor="text1"/>
              </w:rPr>
              <w:t>0</w:t>
            </w:r>
          </w:p>
        </w:tc>
      </w:tr>
      <w:tr w:rsidR="00C6595F" w:rsidRPr="00551B54" w14:paraId="0446BA5E" w14:textId="77777777" w:rsidTr="00F24E79">
        <w:trPr>
          <w:trHeight w:val="238"/>
        </w:trPr>
        <w:tc>
          <w:tcPr>
            <w:tcW w:w="1111" w:type="dxa"/>
            <w:shd w:val="clear" w:color="auto" w:fill="auto"/>
            <w:vAlign w:val="center"/>
          </w:tcPr>
          <w:p w14:paraId="4790DA20" w14:textId="77777777" w:rsidR="00F24E79" w:rsidRPr="00551B54" w:rsidRDefault="00F24E79" w:rsidP="00F24E79">
            <w:pPr>
              <w:pStyle w:val="bit"/>
              <w:rPr>
                <w:color w:val="000000" w:themeColor="text1"/>
              </w:rPr>
            </w:pPr>
            <w:r w:rsidRPr="00551B54">
              <w:rPr>
                <w:color w:val="000000" w:themeColor="text1"/>
              </w:rPr>
              <w:t>R/W</w:t>
            </w:r>
          </w:p>
        </w:tc>
        <w:tc>
          <w:tcPr>
            <w:tcW w:w="1066" w:type="dxa"/>
            <w:shd w:val="clear" w:color="auto" w:fill="auto"/>
            <w:vAlign w:val="center"/>
          </w:tcPr>
          <w:p w14:paraId="1B0CE0D5" w14:textId="77777777" w:rsidR="00F24E79" w:rsidRPr="00551B54" w:rsidRDefault="00F24E79" w:rsidP="00F24E79">
            <w:pPr>
              <w:pStyle w:val="bit0"/>
              <w:rPr>
                <w:color w:val="000000" w:themeColor="text1"/>
              </w:rPr>
            </w:pPr>
            <w:r w:rsidRPr="00551B54">
              <w:rPr>
                <w:color w:val="000000" w:themeColor="text1"/>
              </w:rPr>
              <w:t>R</w:t>
            </w:r>
          </w:p>
        </w:tc>
        <w:tc>
          <w:tcPr>
            <w:tcW w:w="1066" w:type="dxa"/>
            <w:shd w:val="clear" w:color="auto" w:fill="auto"/>
            <w:vAlign w:val="center"/>
          </w:tcPr>
          <w:p w14:paraId="581A11BC" w14:textId="77777777" w:rsidR="00F24E79" w:rsidRPr="00551B54" w:rsidRDefault="00F24E79" w:rsidP="00F24E79">
            <w:pPr>
              <w:pStyle w:val="bit0"/>
              <w:rPr>
                <w:color w:val="000000" w:themeColor="text1"/>
              </w:rPr>
            </w:pPr>
            <w:r w:rsidRPr="00551B54">
              <w:rPr>
                <w:color w:val="000000" w:themeColor="text1"/>
              </w:rPr>
              <w:t>R</w:t>
            </w:r>
          </w:p>
        </w:tc>
        <w:tc>
          <w:tcPr>
            <w:tcW w:w="1066" w:type="dxa"/>
            <w:shd w:val="clear" w:color="auto" w:fill="auto"/>
            <w:vAlign w:val="center"/>
          </w:tcPr>
          <w:p w14:paraId="7B2748A3" w14:textId="77777777" w:rsidR="00F24E79" w:rsidRPr="00551B54" w:rsidRDefault="00F24E79" w:rsidP="00F24E79">
            <w:pPr>
              <w:pStyle w:val="bit0"/>
              <w:rPr>
                <w:color w:val="000000" w:themeColor="text1"/>
              </w:rPr>
            </w:pPr>
            <w:r w:rsidRPr="00551B54">
              <w:rPr>
                <w:color w:val="000000" w:themeColor="text1"/>
              </w:rPr>
              <w:t>R</w:t>
            </w:r>
          </w:p>
        </w:tc>
        <w:tc>
          <w:tcPr>
            <w:tcW w:w="1066" w:type="dxa"/>
            <w:shd w:val="clear" w:color="auto" w:fill="auto"/>
            <w:vAlign w:val="center"/>
          </w:tcPr>
          <w:p w14:paraId="2D1A9246" w14:textId="77777777" w:rsidR="00F24E79" w:rsidRPr="00551B54" w:rsidRDefault="00F24E79" w:rsidP="00F24E79">
            <w:pPr>
              <w:pStyle w:val="bit0"/>
              <w:rPr>
                <w:color w:val="000000" w:themeColor="text1"/>
              </w:rPr>
            </w:pPr>
            <w:r w:rsidRPr="00551B54">
              <w:rPr>
                <w:color w:val="000000" w:themeColor="text1"/>
              </w:rPr>
              <w:t>R</w:t>
            </w:r>
          </w:p>
        </w:tc>
        <w:tc>
          <w:tcPr>
            <w:tcW w:w="1066" w:type="dxa"/>
            <w:shd w:val="clear" w:color="auto" w:fill="auto"/>
            <w:vAlign w:val="center"/>
          </w:tcPr>
          <w:p w14:paraId="6F6A410C" w14:textId="77777777" w:rsidR="00F24E79" w:rsidRPr="00551B54" w:rsidRDefault="00F24E79" w:rsidP="00F24E79">
            <w:pPr>
              <w:pStyle w:val="bit0"/>
              <w:rPr>
                <w:color w:val="000000" w:themeColor="text1"/>
              </w:rPr>
            </w:pPr>
            <w:r w:rsidRPr="00551B54">
              <w:rPr>
                <w:color w:val="000000" w:themeColor="text1"/>
              </w:rPr>
              <w:t>R</w:t>
            </w:r>
          </w:p>
        </w:tc>
        <w:tc>
          <w:tcPr>
            <w:tcW w:w="1066" w:type="dxa"/>
            <w:shd w:val="clear" w:color="auto" w:fill="auto"/>
            <w:vAlign w:val="center"/>
          </w:tcPr>
          <w:p w14:paraId="5A4E5D59" w14:textId="77777777" w:rsidR="00F24E79" w:rsidRPr="00551B54" w:rsidRDefault="00F24E79" w:rsidP="00F24E79">
            <w:pPr>
              <w:pStyle w:val="bit0"/>
              <w:rPr>
                <w:color w:val="000000" w:themeColor="text1"/>
              </w:rPr>
            </w:pPr>
            <w:r w:rsidRPr="00551B54">
              <w:rPr>
                <w:color w:val="000000" w:themeColor="text1"/>
              </w:rPr>
              <w:t>R</w:t>
            </w:r>
          </w:p>
        </w:tc>
        <w:tc>
          <w:tcPr>
            <w:tcW w:w="1066" w:type="dxa"/>
            <w:shd w:val="clear" w:color="auto" w:fill="auto"/>
            <w:vAlign w:val="center"/>
          </w:tcPr>
          <w:p w14:paraId="0B600011" w14:textId="58BF1B2C" w:rsidR="00F24E79" w:rsidRPr="00551B54" w:rsidRDefault="00F24E79" w:rsidP="00F24E79">
            <w:pPr>
              <w:pStyle w:val="bit0"/>
              <w:rPr>
                <w:color w:val="000000" w:themeColor="text1"/>
              </w:rPr>
            </w:pPr>
            <w:r w:rsidRPr="00551B54">
              <w:rPr>
                <w:color w:val="000000" w:themeColor="text1"/>
              </w:rPr>
              <w:t>R/W</w:t>
            </w:r>
          </w:p>
        </w:tc>
        <w:tc>
          <w:tcPr>
            <w:tcW w:w="1066" w:type="dxa"/>
            <w:shd w:val="clear" w:color="auto" w:fill="auto"/>
            <w:vAlign w:val="center"/>
          </w:tcPr>
          <w:p w14:paraId="7CEF52C1" w14:textId="77777777" w:rsidR="00F24E79" w:rsidRPr="00551B54" w:rsidRDefault="00F24E79" w:rsidP="00F24E79">
            <w:pPr>
              <w:pStyle w:val="bit0"/>
              <w:rPr>
                <w:color w:val="000000" w:themeColor="text1"/>
              </w:rPr>
            </w:pPr>
            <w:r w:rsidRPr="00551B54">
              <w:rPr>
                <w:color w:val="000000" w:themeColor="text1"/>
              </w:rPr>
              <w:t>R/W</w:t>
            </w:r>
          </w:p>
        </w:tc>
      </w:tr>
    </w:tbl>
    <w:p w14:paraId="4258FE25" w14:textId="14F7AEAD" w:rsidR="00F24E79" w:rsidRPr="00551B54" w:rsidRDefault="00F24E79" w:rsidP="00F24E79">
      <w:pPr>
        <w:pStyle w:val="Caption"/>
        <w:rPr>
          <w:color w:val="000000" w:themeColor="text1"/>
        </w:rPr>
      </w:pPr>
      <w:r w:rsidRPr="00551B54">
        <w:rPr>
          <w:color w:val="000000" w:themeColor="text1"/>
        </w:rPr>
        <w:t xml:space="preserve">Table </w:t>
      </w:r>
      <w:r w:rsidRPr="00551B54">
        <w:rPr>
          <w:color w:val="000000" w:themeColor="text1"/>
        </w:rPr>
        <w:fldChar w:fldCharType="begin"/>
      </w:r>
      <w:r w:rsidRPr="00551B54">
        <w:rPr>
          <w:color w:val="000000" w:themeColor="text1"/>
        </w:rPr>
        <w:instrText xml:space="preserve"> STYLEREF 1 \s </w:instrText>
      </w:r>
      <w:r w:rsidRPr="00551B54">
        <w:rPr>
          <w:color w:val="000000" w:themeColor="text1"/>
        </w:rPr>
        <w:fldChar w:fldCharType="separate"/>
      </w:r>
      <w:r w:rsidR="004243E0" w:rsidRPr="00551B54">
        <w:rPr>
          <w:noProof/>
          <w:color w:val="000000" w:themeColor="text1"/>
        </w:rPr>
        <w:t>12</w:t>
      </w:r>
      <w:r w:rsidRPr="00551B54">
        <w:rPr>
          <w:noProof/>
          <w:color w:val="000000" w:themeColor="text1"/>
        </w:rPr>
        <w:fldChar w:fldCharType="end"/>
      </w:r>
      <w:r w:rsidRPr="00551B54">
        <w:rPr>
          <w:color w:val="000000" w:themeColor="text1"/>
        </w:rPr>
        <w:t>.</w:t>
      </w:r>
      <w:r w:rsidRPr="00551B54">
        <w:rPr>
          <w:color w:val="000000" w:themeColor="text1"/>
        </w:rPr>
        <w:fldChar w:fldCharType="begin"/>
      </w:r>
      <w:r w:rsidRPr="00551B54">
        <w:rPr>
          <w:color w:val="000000" w:themeColor="text1"/>
        </w:rPr>
        <w:instrText xml:space="preserve"> SEQ Table \* ARABIC \s 1 </w:instrText>
      </w:r>
      <w:r w:rsidRPr="00551B54">
        <w:rPr>
          <w:color w:val="000000" w:themeColor="text1"/>
        </w:rPr>
        <w:fldChar w:fldCharType="separate"/>
      </w:r>
      <w:r w:rsidR="00F21FB6">
        <w:rPr>
          <w:noProof/>
          <w:color w:val="000000" w:themeColor="text1"/>
        </w:rPr>
        <w:t>22</w:t>
      </w:r>
      <w:r w:rsidRPr="00551B54">
        <w:rPr>
          <w:noProof/>
          <w:color w:val="000000" w:themeColor="text1"/>
        </w:rPr>
        <w:fldChar w:fldCharType="end"/>
      </w:r>
      <w:r w:rsidR="00356644">
        <w:rPr>
          <w:color w:val="000000" w:themeColor="text1"/>
        </w:rPr>
        <w:tab/>
      </w:r>
      <w:r w:rsidRPr="00551B54">
        <w:rPr>
          <w:color w:val="000000" w:themeColor="text1"/>
        </w:rPr>
        <w:t>OTS0TSTRB Register</w:t>
      </w:r>
      <w:r w:rsidR="00356644">
        <w:rPr>
          <w:color w:val="000000" w:themeColor="text1"/>
        </w:rPr>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C6595F" w:rsidRPr="00551B54" w14:paraId="7E9BD5ED" w14:textId="77777777" w:rsidTr="00E06BD2">
        <w:tc>
          <w:tcPr>
            <w:tcW w:w="1134" w:type="dxa"/>
            <w:shd w:val="pct15" w:color="auto" w:fill="auto"/>
            <w:vAlign w:val="bottom"/>
          </w:tcPr>
          <w:p w14:paraId="281BF49C" w14:textId="77777777" w:rsidR="00F24E79" w:rsidRPr="00551B54" w:rsidRDefault="00F24E79" w:rsidP="00F24E79">
            <w:pPr>
              <w:pStyle w:val="a3"/>
              <w:rPr>
                <w:color w:val="000000" w:themeColor="text1"/>
              </w:rPr>
            </w:pPr>
            <w:r w:rsidRPr="00551B54">
              <w:rPr>
                <w:color w:val="000000" w:themeColor="text1"/>
              </w:rPr>
              <w:t>Bit Position</w:t>
            </w:r>
          </w:p>
        </w:tc>
        <w:tc>
          <w:tcPr>
            <w:tcW w:w="1701" w:type="dxa"/>
            <w:shd w:val="pct15" w:color="auto" w:fill="auto"/>
            <w:vAlign w:val="bottom"/>
          </w:tcPr>
          <w:p w14:paraId="5383BCCB" w14:textId="77777777" w:rsidR="00F24E79" w:rsidRPr="00551B54" w:rsidRDefault="00F24E79" w:rsidP="00F24E79">
            <w:pPr>
              <w:pStyle w:val="a3"/>
              <w:rPr>
                <w:color w:val="000000" w:themeColor="text1"/>
              </w:rPr>
            </w:pPr>
            <w:r w:rsidRPr="00551B54">
              <w:rPr>
                <w:color w:val="000000" w:themeColor="text1"/>
              </w:rPr>
              <w:t>Bit Name</w:t>
            </w:r>
          </w:p>
        </w:tc>
        <w:tc>
          <w:tcPr>
            <w:tcW w:w="6804" w:type="dxa"/>
            <w:shd w:val="pct15" w:color="auto" w:fill="auto"/>
            <w:vAlign w:val="bottom"/>
          </w:tcPr>
          <w:p w14:paraId="7FEE9374" w14:textId="77777777" w:rsidR="00F24E79" w:rsidRPr="00551B54" w:rsidRDefault="00F24E79" w:rsidP="00F24E79">
            <w:pPr>
              <w:pStyle w:val="a3"/>
              <w:rPr>
                <w:color w:val="000000" w:themeColor="text1"/>
              </w:rPr>
            </w:pPr>
            <w:r w:rsidRPr="00551B54">
              <w:rPr>
                <w:color w:val="000000" w:themeColor="text1"/>
              </w:rPr>
              <w:t>Function</w:t>
            </w:r>
          </w:p>
        </w:tc>
      </w:tr>
      <w:tr w:rsidR="00C6595F" w:rsidRPr="00551B54" w14:paraId="0DA627A1" w14:textId="77777777" w:rsidTr="00E06BD2">
        <w:tc>
          <w:tcPr>
            <w:tcW w:w="1134" w:type="dxa"/>
          </w:tcPr>
          <w:p w14:paraId="3B6AF0FD" w14:textId="77777777" w:rsidR="00F24E79" w:rsidRPr="00551B54" w:rsidRDefault="00F24E79" w:rsidP="00F24E79">
            <w:pPr>
              <w:pStyle w:val="a4"/>
              <w:rPr>
                <w:color w:val="000000" w:themeColor="text1"/>
              </w:rPr>
            </w:pPr>
            <w:r w:rsidRPr="00551B54">
              <w:rPr>
                <w:color w:val="000000" w:themeColor="text1"/>
              </w:rPr>
              <w:t>7 to 2</w:t>
            </w:r>
          </w:p>
        </w:tc>
        <w:tc>
          <w:tcPr>
            <w:tcW w:w="1701" w:type="dxa"/>
          </w:tcPr>
          <w:p w14:paraId="10ABF88C" w14:textId="498F229A" w:rsidR="00F24E79" w:rsidRPr="0065348C" w:rsidRDefault="006D0CEE" w:rsidP="00F24E79">
            <w:pPr>
              <w:pStyle w:val="a4"/>
              <w:rPr>
                <w:color w:val="000000" w:themeColor="text1"/>
              </w:rPr>
            </w:pPr>
            <w:r w:rsidRPr="0065348C">
              <w:rPr>
                <w:rFonts w:cs="Arial"/>
                <w:color w:val="000000" w:themeColor="text1"/>
              </w:rPr>
              <w:t>—</w:t>
            </w:r>
          </w:p>
        </w:tc>
        <w:tc>
          <w:tcPr>
            <w:tcW w:w="6804" w:type="dxa"/>
          </w:tcPr>
          <w:p w14:paraId="23A1D05F" w14:textId="08308E94" w:rsidR="00F34DE6" w:rsidRPr="0065348C" w:rsidRDefault="00A51DA0" w:rsidP="00F24E79">
            <w:pPr>
              <w:pStyle w:val="a4"/>
              <w:rPr>
                <w:color w:val="000000" w:themeColor="text1"/>
              </w:rPr>
            </w:pPr>
            <w:r w:rsidRPr="0065348C">
              <w:rPr>
                <w:color w:val="000000" w:themeColor="text1"/>
              </w:rPr>
              <w:t>Reserved</w:t>
            </w:r>
          </w:p>
          <w:p w14:paraId="306AD625" w14:textId="11C3871C" w:rsidR="00F24E79" w:rsidRPr="0065348C" w:rsidRDefault="00F24E79" w:rsidP="00F24E79">
            <w:pPr>
              <w:pStyle w:val="a4"/>
              <w:rPr>
                <w:color w:val="000000" w:themeColor="text1"/>
              </w:rPr>
            </w:pPr>
            <w:r w:rsidRPr="0065348C">
              <w:rPr>
                <w:color w:val="000000" w:themeColor="text1"/>
              </w:rPr>
              <w:t>When read, the value after reset is returned. When writing, write the value after reset.</w:t>
            </w:r>
          </w:p>
        </w:tc>
      </w:tr>
      <w:tr w:rsidR="00C6595F" w:rsidRPr="00551B54" w14:paraId="6A99E007" w14:textId="77777777" w:rsidTr="00E06BD2">
        <w:tc>
          <w:tcPr>
            <w:tcW w:w="1134" w:type="dxa"/>
          </w:tcPr>
          <w:p w14:paraId="3A4B0B54" w14:textId="77777777" w:rsidR="00F24E79" w:rsidRPr="00551B54" w:rsidRDefault="00F24E79" w:rsidP="00F24E79">
            <w:pPr>
              <w:pStyle w:val="a4"/>
              <w:rPr>
                <w:color w:val="000000" w:themeColor="text1"/>
              </w:rPr>
            </w:pPr>
            <w:r w:rsidRPr="00551B54">
              <w:rPr>
                <w:color w:val="000000" w:themeColor="text1"/>
              </w:rPr>
              <w:t>1 to 0</w:t>
            </w:r>
          </w:p>
        </w:tc>
        <w:tc>
          <w:tcPr>
            <w:tcW w:w="1701" w:type="dxa"/>
          </w:tcPr>
          <w:p w14:paraId="6BFE6610" w14:textId="77777777" w:rsidR="00F24E79" w:rsidRPr="00551B54" w:rsidRDefault="00F24E79" w:rsidP="00F24E79">
            <w:pPr>
              <w:pStyle w:val="a4"/>
              <w:rPr>
                <w:color w:val="000000" w:themeColor="text1"/>
              </w:rPr>
            </w:pPr>
            <w:r w:rsidRPr="00551B54">
              <w:rPr>
                <w:color w:val="000000" w:themeColor="text1"/>
              </w:rPr>
              <w:t>ONDO[1:0]</w:t>
            </w:r>
          </w:p>
        </w:tc>
        <w:tc>
          <w:tcPr>
            <w:tcW w:w="6804" w:type="dxa"/>
          </w:tcPr>
          <w:p w14:paraId="319074E6" w14:textId="77777777" w:rsidR="00E06BD2" w:rsidRPr="00551B54" w:rsidRDefault="00F24E79" w:rsidP="00F24E79">
            <w:pPr>
              <w:pStyle w:val="a4"/>
              <w:rPr>
                <w:color w:val="000000" w:themeColor="text1"/>
              </w:rPr>
            </w:pPr>
            <w:r w:rsidRPr="00551B54">
              <w:rPr>
                <w:color w:val="000000" w:themeColor="text1"/>
              </w:rPr>
              <w:t>BGR part PTAT voltage adjustment</w:t>
            </w:r>
          </w:p>
          <w:p w14:paraId="18DDE95B" w14:textId="2D1EF638" w:rsidR="00E06BD2" w:rsidRPr="00551B54" w:rsidRDefault="00E06BD2" w:rsidP="00E06BD2">
            <w:pPr>
              <w:pStyle w:val="af8"/>
              <w:rPr>
                <w:color w:val="000000" w:themeColor="text1"/>
              </w:rPr>
            </w:pPr>
            <w:r w:rsidRPr="00551B54">
              <w:rPr>
                <w:color w:val="000000" w:themeColor="text1"/>
              </w:rPr>
              <w:t>0</w:t>
            </w:r>
            <w:r w:rsidRPr="00551B54">
              <w:rPr>
                <w:rStyle w:val="a8"/>
                <w:color w:val="000000" w:themeColor="text1"/>
              </w:rPr>
              <w:t>H</w:t>
            </w:r>
            <w:r w:rsidR="00F24E79" w:rsidRPr="00551B54">
              <w:rPr>
                <w:color w:val="000000" w:themeColor="text1"/>
              </w:rPr>
              <w:t>: Normal</w:t>
            </w:r>
          </w:p>
          <w:p w14:paraId="0FB47D10" w14:textId="68E18BCB" w:rsidR="00E06BD2" w:rsidRPr="00551B54" w:rsidRDefault="00E06BD2" w:rsidP="00E06BD2">
            <w:pPr>
              <w:pStyle w:val="af8"/>
              <w:rPr>
                <w:color w:val="000000" w:themeColor="text1"/>
              </w:rPr>
            </w:pPr>
            <w:r w:rsidRPr="00551B54">
              <w:rPr>
                <w:color w:val="000000" w:themeColor="text1"/>
              </w:rPr>
              <w:t>Other</w:t>
            </w:r>
            <w:r w:rsidR="00F24E79" w:rsidRPr="00551B54">
              <w:rPr>
                <w:color w:val="000000" w:themeColor="text1"/>
              </w:rPr>
              <w:t>: BGR part current switching test mode</w:t>
            </w:r>
          </w:p>
          <w:p w14:paraId="199E57C5" w14:textId="1A2E96D2" w:rsidR="00F24E79" w:rsidRPr="00551B54" w:rsidRDefault="00F24E79" w:rsidP="00E06BD2">
            <w:pPr>
              <w:pStyle w:val="a4"/>
              <w:rPr>
                <w:color w:val="000000" w:themeColor="text1"/>
              </w:rPr>
            </w:pPr>
            <w:r w:rsidRPr="00551B54">
              <w:rPr>
                <w:color w:val="000000" w:themeColor="text1"/>
              </w:rPr>
              <w:t>TEST_ONDO [1: 0] terminal of HM = ONDO [1: 0].</w:t>
            </w:r>
          </w:p>
        </w:tc>
      </w:tr>
    </w:tbl>
    <w:p w14:paraId="401EBD12" w14:textId="76483CDE" w:rsidR="00AC0DA7" w:rsidRPr="00C6595F" w:rsidRDefault="00E06BD2" w:rsidP="00E06BD2">
      <w:pPr>
        <w:pStyle w:val="BodyText"/>
        <w:rPr>
          <w:color w:val="00B0F0"/>
        </w:rPr>
      </w:pPr>
      <w:r w:rsidRPr="00C6595F">
        <w:rPr>
          <w:color w:val="00B0F0"/>
        </w:rPr>
        <w:br w:type="page"/>
      </w:r>
    </w:p>
    <w:p w14:paraId="109F6AF9" w14:textId="75CDAE27" w:rsidR="00AC0DA7" w:rsidRPr="00551B54" w:rsidRDefault="00AC0DA7" w:rsidP="00E06BD2">
      <w:pPr>
        <w:pStyle w:val="Heading3"/>
        <w:rPr>
          <w:color w:val="000000" w:themeColor="text1"/>
        </w:rPr>
      </w:pPr>
      <w:bookmarkStart w:id="38" w:name="_Toc443438172"/>
      <w:r w:rsidRPr="00551B54">
        <w:rPr>
          <w:color w:val="000000" w:themeColor="text1"/>
        </w:rPr>
        <w:lastRenderedPageBreak/>
        <w:t xml:space="preserve">OTS0TSTRC — Test </w:t>
      </w:r>
      <w:r w:rsidR="00E06BD2" w:rsidRPr="0065348C">
        <w:rPr>
          <w:color w:val="000000" w:themeColor="text1"/>
        </w:rPr>
        <w:t>R</w:t>
      </w:r>
      <w:r w:rsidRPr="0065348C">
        <w:rPr>
          <w:color w:val="000000" w:themeColor="text1"/>
        </w:rPr>
        <w:t>egister C</w:t>
      </w:r>
      <w:bookmarkEnd w:id="38"/>
      <w:r w:rsidR="00551B54" w:rsidRPr="0065348C">
        <w:rPr>
          <w:color w:val="000000" w:themeColor="text1"/>
        </w:rPr>
        <w:t xml:space="preserve"> [For internal use only]</w:t>
      </w:r>
    </w:p>
    <w:p w14:paraId="4ED79A03" w14:textId="77777777" w:rsidR="00AC0DA7" w:rsidRPr="00551B54" w:rsidRDefault="00AC0DA7" w:rsidP="00005733">
      <w:pPr>
        <w:pStyle w:val="BodyText"/>
        <w:rPr>
          <w:color w:val="000000" w:themeColor="text1"/>
        </w:rPr>
      </w:pPr>
      <w:r w:rsidRPr="00551B54">
        <w:rPr>
          <w:color w:val="000000" w:themeColor="text1"/>
        </w:rPr>
        <w:t>OTS0TSTRC is a register for setting the BGR unit consumption current switching.</w:t>
      </w:r>
    </w:p>
    <w:p w14:paraId="403C50D6" w14:textId="0278DC12" w:rsidR="00AC0DA7" w:rsidRPr="00551B54" w:rsidRDefault="003466B0" w:rsidP="00005733">
      <w:pPr>
        <w:pStyle w:val="BodyText"/>
        <w:rPr>
          <w:color w:val="000000" w:themeColor="text1"/>
        </w:rPr>
      </w:pPr>
      <w:r w:rsidRPr="00551B54">
        <w:rPr>
          <w:color w:val="000000" w:themeColor="text1"/>
        </w:rPr>
        <w:t>It is possible to readable/</w:t>
      </w:r>
      <w:r w:rsidR="00AC0DA7" w:rsidRPr="00551B54">
        <w:rPr>
          <w:color w:val="000000" w:themeColor="text1"/>
        </w:rPr>
        <w:t>writable only in the test mode.</w:t>
      </w:r>
    </w:p>
    <w:p w14:paraId="661BEEDC" w14:textId="77777777" w:rsidR="004A09C4" w:rsidRPr="00551B54" w:rsidRDefault="004A09C4" w:rsidP="00005733">
      <w:pPr>
        <w:pStyle w:val="BodyText"/>
        <w:rPr>
          <w:color w:val="000000" w:themeColor="text1"/>
        </w:rPr>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75315B" w:rsidRPr="00551B54" w14:paraId="752633D4" w14:textId="77777777" w:rsidTr="00FD1137">
        <w:trPr>
          <w:jc w:val="right"/>
        </w:trPr>
        <w:tc>
          <w:tcPr>
            <w:tcW w:w="1247" w:type="dxa"/>
            <w:shd w:val="clear" w:color="auto" w:fill="auto"/>
          </w:tcPr>
          <w:p w14:paraId="457305FB" w14:textId="3B99CD3C" w:rsidR="0075315B" w:rsidRPr="00551B54" w:rsidRDefault="0075315B" w:rsidP="0075315B">
            <w:pPr>
              <w:pStyle w:val="7pt3"/>
              <w:rPr>
                <w:rStyle w:val="a9"/>
                <w:color w:val="000000" w:themeColor="text1"/>
              </w:rPr>
            </w:pPr>
            <w:r>
              <w:rPr>
                <w:rStyle w:val="a9"/>
                <w:color w:val="000000" w:themeColor="text1"/>
              </w:rPr>
              <w:t>Access</w:t>
            </w:r>
            <w:r w:rsidRPr="00551B54">
              <w:rPr>
                <w:rStyle w:val="a9"/>
                <w:color w:val="000000" w:themeColor="text1"/>
              </w:rPr>
              <w:t>:</w:t>
            </w:r>
          </w:p>
        </w:tc>
        <w:tc>
          <w:tcPr>
            <w:tcW w:w="170" w:type="dxa"/>
            <w:shd w:val="clear" w:color="auto" w:fill="auto"/>
          </w:tcPr>
          <w:p w14:paraId="68B93FA1" w14:textId="77777777" w:rsidR="0075315B" w:rsidRPr="00551B54" w:rsidRDefault="0075315B" w:rsidP="0075315B">
            <w:pPr>
              <w:pStyle w:val="7pt6"/>
              <w:rPr>
                <w:rStyle w:val="a9"/>
                <w:color w:val="000000" w:themeColor="text1"/>
              </w:rPr>
            </w:pPr>
          </w:p>
        </w:tc>
        <w:tc>
          <w:tcPr>
            <w:tcW w:w="7462" w:type="dxa"/>
            <w:shd w:val="clear" w:color="auto" w:fill="auto"/>
          </w:tcPr>
          <w:p w14:paraId="25CAEE57" w14:textId="1663585B" w:rsidR="0075315B" w:rsidRPr="00551B54" w:rsidRDefault="0075315B" w:rsidP="0075315B">
            <w:pPr>
              <w:pStyle w:val="7pt6"/>
              <w:rPr>
                <w:color w:val="000000" w:themeColor="text1"/>
              </w:rPr>
            </w:pPr>
            <w:r w:rsidRPr="00D94BFE">
              <w:rPr>
                <w:color w:val="000000" w:themeColor="text1"/>
              </w:rPr>
              <w:t>This regi</w:t>
            </w:r>
            <w:r>
              <w:rPr>
                <w:color w:val="000000" w:themeColor="text1"/>
              </w:rPr>
              <w:t>ster can be read or written in 8</w:t>
            </w:r>
            <w:r w:rsidRPr="00D94BFE">
              <w:rPr>
                <w:color w:val="000000" w:themeColor="text1"/>
              </w:rPr>
              <w:t>-bit units.</w:t>
            </w:r>
          </w:p>
        </w:tc>
      </w:tr>
      <w:tr w:rsidR="0075315B" w:rsidRPr="00551B54" w14:paraId="15F29A5D" w14:textId="77777777" w:rsidTr="00FD1137">
        <w:trPr>
          <w:jc w:val="right"/>
        </w:trPr>
        <w:tc>
          <w:tcPr>
            <w:tcW w:w="1247" w:type="dxa"/>
            <w:shd w:val="clear" w:color="auto" w:fill="auto"/>
          </w:tcPr>
          <w:p w14:paraId="4A79DF88" w14:textId="7C416190" w:rsidR="0075315B" w:rsidRPr="00551B54" w:rsidRDefault="0075315B" w:rsidP="0075315B">
            <w:pPr>
              <w:pStyle w:val="7pt3"/>
              <w:rPr>
                <w:rStyle w:val="a9"/>
                <w:color w:val="000000" w:themeColor="text1"/>
              </w:rPr>
            </w:pPr>
            <w:r>
              <w:rPr>
                <w:rStyle w:val="a9"/>
                <w:color w:val="000000" w:themeColor="text1"/>
              </w:rPr>
              <w:t xml:space="preserve">         Address:</w:t>
            </w:r>
          </w:p>
        </w:tc>
        <w:tc>
          <w:tcPr>
            <w:tcW w:w="170" w:type="dxa"/>
            <w:shd w:val="clear" w:color="auto" w:fill="auto"/>
          </w:tcPr>
          <w:p w14:paraId="40814883" w14:textId="77777777" w:rsidR="0075315B" w:rsidRPr="00551B54" w:rsidRDefault="0075315B" w:rsidP="0075315B">
            <w:pPr>
              <w:pStyle w:val="7pt6"/>
              <w:rPr>
                <w:rStyle w:val="a9"/>
                <w:color w:val="000000" w:themeColor="text1"/>
              </w:rPr>
            </w:pPr>
          </w:p>
        </w:tc>
        <w:tc>
          <w:tcPr>
            <w:tcW w:w="7462" w:type="dxa"/>
            <w:shd w:val="clear" w:color="auto" w:fill="auto"/>
          </w:tcPr>
          <w:p w14:paraId="3AC796D7" w14:textId="35715FDB" w:rsidR="0075315B" w:rsidRPr="00551B54" w:rsidRDefault="0075315B" w:rsidP="0075315B">
            <w:pPr>
              <w:pStyle w:val="7pt6"/>
              <w:rPr>
                <w:color w:val="000000" w:themeColor="text1"/>
              </w:rPr>
            </w:pPr>
            <w:r>
              <w:rPr>
                <w:color w:val="000000" w:themeColor="text1"/>
              </w:rPr>
              <w:t>&lt;</w:t>
            </w:r>
            <w:proofErr w:type="spellStart"/>
            <w:r>
              <w:rPr>
                <w:color w:val="000000" w:themeColor="text1"/>
              </w:rPr>
              <w:t>OTSn_base</w:t>
            </w:r>
            <w:proofErr w:type="spellEnd"/>
            <w:r>
              <w:rPr>
                <w:color w:val="000000" w:themeColor="text1"/>
              </w:rPr>
              <w:t>&gt; + 98</w:t>
            </w:r>
            <w:r w:rsidRPr="00D94BFE">
              <w:rPr>
                <w:color w:val="000000" w:themeColor="text1"/>
                <w:vertAlign w:val="subscript"/>
              </w:rPr>
              <w:t>H</w:t>
            </w:r>
          </w:p>
        </w:tc>
      </w:tr>
      <w:tr w:rsidR="0075315B" w:rsidRPr="00551B54" w14:paraId="6E684EAA" w14:textId="77777777" w:rsidTr="00FD1137">
        <w:trPr>
          <w:jc w:val="right"/>
        </w:trPr>
        <w:tc>
          <w:tcPr>
            <w:tcW w:w="1247" w:type="dxa"/>
            <w:shd w:val="clear" w:color="auto" w:fill="auto"/>
          </w:tcPr>
          <w:p w14:paraId="43157E53" w14:textId="77777777" w:rsidR="0075315B" w:rsidRPr="00551B54" w:rsidRDefault="0075315B" w:rsidP="0075315B">
            <w:pPr>
              <w:pStyle w:val="7pt3"/>
              <w:rPr>
                <w:rStyle w:val="a9"/>
                <w:color w:val="000000" w:themeColor="text1"/>
              </w:rPr>
            </w:pPr>
            <w:r w:rsidRPr="00551B54">
              <w:rPr>
                <w:rStyle w:val="a9"/>
                <w:color w:val="000000" w:themeColor="text1"/>
              </w:rPr>
              <w:t>Value after reset:</w:t>
            </w:r>
          </w:p>
        </w:tc>
        <w:tc>
          <w:tcPr>
            <w:tcW w:w="170" w:type="dxa"/>
            <w:shd w:val="clear" w:color="auto" w:fill="auto"/>
          </w:tcPr>
          <w:p w14:paraId="2A9C15EA" w14:textId="77777777" w:rsidR="0075315B" w:rsidRPr="00551B54" w:rsidRDefault="0075315B" w:rsidP="0075315B">
            <w:pPr>
              <w:pStyle w:val="7pt6"/>
              <w:rPr>
                <w:rStyle w:val="a9"/>
                <w:color w:val="000000" w:themeColor="text1"/>
              </w:rPr>
            </w:pPr>
          </w:p>
        </w:tc>
        <w:tc>
          <w:tcPr>
            <w:tcW w:w="7462" w:type="dxa"/>
            <w:shd w:val="clear" w:color="auto" w:fill="auto"/>
          </w:tcPr>
          <w:p w14:paraId="41016ABB" w14:textId="77777777" w:rsidR="0075315B" w:rsidRPr="00551B54" w:rsidRDefault="0075315B" w:rsidP="0075315B">
            <w:pPr>
              <w:pStyle w:val="7pt6"/>
              <w:rPr>
                <w:color w:val="000000" w:themeColor="text1"/>
              </w:rPr>
            </w:pPr>
            <w:r w:rsidRPr="00551B54">
              <w:rPr>
                <w:color w:val="000000" w:themeColor="text1"/>
              </w:rPr>
              <w:t>00</w:t>
            </w:r>
            <w:r w:rsidRPr="00551B54">
              <w:rPr>
                <w:rStyle w:val="a8"/>
                <w:color w:val="000000" w:themeColor="text1"/>
              </w:rPr>
              <w:t>H</w:t>
            </w:r>
          </w:p>
        </w:tc>
      </w:tr>
    </w:tbl>
    <w:p w14:paraId="26C2DE92" w14:textId="77777777" w:rsidR="00E06BD2" w:rsidRPr="00551B54" w:rsidRDefault="00E06BD2" w:rsidP="00E06BD2">
      <w:pPr>
        <w:pStyle w:val="SP"/>
        <w:rPr>
          <w:color w:val="000000" w:themeColor="text1"/>
        </w:rPr>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C6595F" w:rsidRPr="00551B54" w14:paraId="34D0A66B" w14:textId="77777777" w:rsidTr="00FD1137">
        <w:trPr>
          <w:trHeight w:val="238"/>
        </w:trPr>
        <w:tc>
          <w:tcPr>
            <w:tcW w:w="1111" w:type="dxa"/>
            <w:shd w:val="clear" w:color="auto" w:fill="auto"/>
            <w:vAlign w:val="center"/>
          </w:tcPr>
          <w:p w14:paraId="48189E5E" w14:textId="77777777" w:rsidR="00E06BD2" w:rsidRPr="00551B54" w:rsidRDefault="00E06BD2" w:rsidP="00FD1137">
            <w:pPr>
              <w:pStyle w:val="bit"/>
              <w:rPr>
                <w:color w:val="000000" w:themeColor="text1"/>
              </w:rPr>
            </w:pPr>
            <w:r w:rsidRPr="00551B54">
              <w:rPr>
                <w:color w:val="000000" w:themeColor="text1"/>
              </w:rPr>
              <w:t>Bit</w:t>
            </w:r>
          </w:p>
        </w:tc>
        <w:tc>
          <w:tcPr>
            <w:tcW w:w="1066" w:type="dxa"/>
            <w:tcBorders>
              <w:bottom w:val="single" w:sz="4" w:space="0" w:color="auto"/>
            </w:tcBorders>
            <w:shd w:val="clear" w:color="auto" w:fill="auto"/>
            <w:vAlign w:val="center"/>
          </w:tcPr>
          <w:p w14:paraId="73806665" w14:textId="77777777" w:rsidR="00E06BD2" w:rsidRPr="00551B54" w:rsidRDefault="00E06BD2" w:rsidP="00FD1137">
            <w:pPr>
              <w:pStyle w:val="bit0"/>
              <w:rPr>
                <w:color w:val="000000" w:themeColor="text1"/>
              </w:rPr>
            </w:pPr>
            <w:r w:rsidRPr="00551B54">
              <w:rPr>
                <w:rFonts w:hint="eastAsia"/>
                <w:color w:val="000000" w:themeColor="text1"/>
              </w:rPr>
              <w:t>7</w:t>
            </w:r>
          </w:p>
        </w:tc>
        <w:tc>
          <w:tcPr>
            <w:tcW w:w="1066" w:type="dxa"/>
            <w:tcBorders>
              <w:bottom w:val="single" w:sz="4" w:space="0" w:color="auto"/>
            </w:tcBorders>
            <w:shd w:val="clear" w:color="auto" w:fill="auto"/>
            <w:vAlign w:val="center"/>
          </w:tcPr>
          <w:p w14:paraId="1FE52043" w14:textId="77777777" w:rsidR="00E06BD2" w:rsidRPr="00551B54" w:rsidRDefault="00E06BD2" w:rsidP="00FD1137">
            <w:pPr>
              <w:pStyle w:val="bit0"/>
              <w:rPr>
                <w:color w:val="000000" w:themeColor="text1"/>
              </w:rPr>
            </w:pPr>
            <w:r w:rsidRPr="00551B54">
              <w:rPr>
                <w:rFonts w:hint="eastAsia"/>
                <w:color w:val="000000" w:themeColor="text1"/>
              </w:rPr>
              <w:t>6</w:t>
            </w:r>
          </w:p>
        </w:tc>
        <w:tc>
          <w:tcPr>
            <w:tcW w:w="1066" w:type="dxa"/>
            <w:tcBorders>
              <w:bottom w:val="single" w:sz="4" w:space="0" w:color="auto"/>
            </w:tcBorders>
            <w:shd w:val="clear" w:color="auto" w:fill="auto"/>
            <w:vAlign w:val="center"/>
          </w:tcPr>
          <w:p w14:paraId="34136FA6" w14:textId="77777777" w:rsidR="00E06BD2" w:rsidRPr="00551B54" w:rsidRDefault="00E06BD2" w:rsidP="00FD1137">
            <w:pPr>
              <w:pStyle w:val="bit0"/>
              <w:rPr>
                <w:color w:val="000000" w:themeColor="text1"/>
              </w:rPr>
            </w:pPr>
            <w:r w:rsidRPr="00551B54">
              <w:rPr>
                <w:rFonts w:hint="eastAsia"/>
                <w:color w:val="000000" w:themeColor="text1"/>
              </w:rPr>
              <w:t>5</w:t>
            </w:r>
          </w:p>
        </w:tc>
        <w:tc>
          <w:tcPr>
            <w:tcW w:w="1066" w:type="dxa"/>
            <w:tcBorders>
              <w:bottom w:val="single" w:sz="4" w:space="0" w:color="auto"/>
            </w:tcBorders>
            <w:shd w:val="clear" w:color="auto" w:fill="auto"/>
            <w:vAlign w:val="center"/>
          </w:tcPr>
          <w:p w14:paraId="68AF0DD1" w14:textId="77777777" w:rsidR="00E06BD2" w:rsidRPr="00551B54" w:rsidRDefault="00E06BD2" w:rsidP="00FD1137">
            <w:pPr>
              <w:pStyle w:val="bit0"/>
              <w:rPr>
                <w:color w:val="000000" w:themeColor="text1"/>
              </w:rPr>
            </w:pPr>
            <w:r w:rsidRPr="00551B54">
              <w:rPr>
                <w:rFonts w:hint="eastAsia"/>
                <w:color w:val="000000" w:themeColor="text1"/>
              </w:rPr>
              <w:t>4</w:t>
            </w:r>
          </w:p>
        </w:tc>
        <w:tc>
          <w:tcPr>
            <w:tcW w:w="1066" w:type="dxa"/>
            <w:tcBorders>
              <w:bottom w:val="single" w:sz="4" w:space="0" w:color="auto"/>
            </w:tcBorders>
            <w:shd w:val="clear" w:color="auto" w:fill="auto"/>
            <w:vAlign w:val="center"/>
          </w:tcPr>
          <w:p w14:paraId="1EB1F4F4" w14:textId="77777777" w:rsidR="00E06BD2" w:rsidRPr="00551B54" w:rsidRDefault="00E06BD2" w:rsidP="00FD1137">
            <w:pPr>
              <w:pStyle w:val="bit0"/>
              <w:rPr>
                <w:color w:val="000000" w:themeColor="text1"/>
              </w:rPr>
            </w:pPr>
            <w:r w:rsidRPr="00551B54">
              <w:rPr>
                <w:rFonts w:hint="eastAsia"/>
                <w:color w:val="000000" w:themeColor="text1"/>
              </w:rPr>
              <w:t>3</w:t>
            </w:r>
          </w:p>
        </w:tc>
        <w:tc>
          <w:tcPr>
            <w:tcW w:w="1066" w:type="dxa"/>
            <w:tcBorders>
              <w:bottom w:val="single" w:sz="4" w:space="0" w:color="auto"/>
            </w:tcBorders>
            <w:shd w:val="clear" w:color="auto" w:fill="auto"/>
            <w:vAlign w:val="center"/>
          </w:tcPr>
          <w:p w14:paraId="2C0EE8F1" w14:textId="77777777" w:rsidR="00E06BD2" w:rsidRPr="00551B54" w:rsidRDefault="00E06BD2" w:rsidP="00FD1137">
            <w:pPr>
              <w:pStyle w:val="bit0"/>
              <w:rPr>
                <w:color w:val="000000" w:themeColor="text1"/>
              </w:rPr>
            </w:pPr>
            <w:r w:rsidRPr="00551B54">
              <w:rPr>
                <w:rFonts w:hint="eastAsia"/>
                <w:color w:val="000000" w:themeColor="text1"/>
              </w:rPr>
              <w:t>2</w:t>
            </w:r>
          </w:p>
        </w:tc>
        <w:tc>
          <w:tcPr>
            <w:tcW w:w="1066" w:type="dxa"/>
            <w:tcBorders>
              <w:bottom w:val="single" w:sz="4" w:space="0" w:color="auto"/>
            </w:tcBorders>
            <w:shd w:val="clear" w:color="auto" w:fill="auto"/>
            <w:vAlign w:val="center"/>
          </w:tcPr>
          <w:p w14:paraId="530B3726" w14:textId="77777777" w:rsidR="00E06BD2" w:rsidRPr="00551B54" w:rsidRDefault="00E06BD2" w:rsidP="00FD1137">
            <w:pPr>
              <w:pStyle w:val="bit0"/>
              <w:rPr>
                <w:color w:val="000000" w:themeColor="text1"/>
              </w:rPr>
            </w:pPr>
            <w:r w:rsidRPr="00551B54">
              <w:rPr>
                <w:rFonts w:hint="eastAsia"/>
                <w:color w:val="000000" w:themeColor="text1"/>
              </w:rPr>
              <w:t>1</w:t>
            </w:r>
          </w:p>
        </w:tc>
        <w:tc>
          <w:tcPr>
            <w:tcW w:w="1066" w:type="dxa"/>
            <w:tcBorders>
              <w:bottom w:val="single" w:sz="4" w:space="0" w:color="auto"/>
            </w:tcBorders>
            <w:shd w:val="clear" w:color="auto" w:fill="auto"/>
            <w:vAlign w:val="center"/>
          </w:tcPr>
          <w:p w14:paraId="704F7F39" w14:textId="77777777" w:rsidR="00E06BD2" w:rsidRPr="00551B54" w:rsidRDefault="00E06BD2" w:rsidP="00FD1137">
            <w:pPr>
              <w:pStyle w:val="bit0"/>
              <w:rPr>
                <w:color w:val="000000" w:themeColor="text1"/>
              </w:rPr>
            </w:pPr>
            <w:r w:rsidRPr="00551B54">
              <w:rPr>
                <w:rFonts w:hint="eastAsia"/>
                <w:color w:val="000000" w:themeColor="text1"/>
              </w:rPr>
              <w:t>0</w:t>
            </w:r>
          </w:p>
        </w:tc>
      </w:tr>
      <w:tr w:rsidR="00C6595F" w:rsidRPr="00551B54" w14:paraId="4073E944" w14:textId="77777777" w:rsidTr="00FD1137">
        <w:trPr>
          <w:trHeight w:val="567"/>
        </w:trPr>
        <w:tc>
          <w:tcPr>
            <w:tcW w:w="1111" w:type="dxa"/>
            <w:tcBorders>
              <w:right w:val="single" w:sz="4" w:space="0" w:color="auto"/>
            </w:tcBorders>
            <w:shd w:val="clear" w:color="auto" w:fill="auto"/>
            <w:vAlign w:val="center"/>
          </w:tcPr>
          <w:p w14:paraId="438D2253" w14:textId="77777777" w:rsidR="00E06BD2" w:rsidRPr="00551B54" w:rsidRDefault="00E06BD2" w:rsidP="00FD1137">
            <w:pPr>
              <w:pStyle w:val="bit"/>
              <w:rPr>
                <w:color w:val="000000" w:themeColor="text1"/>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186AA09F" w14:textId="77777777" w:rsidR="00E06BD2" w:rsidRPr="00551B54" w:rsidRDefault="00E06BD2" w:rsidP="00FD1137">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4DA0BEC4" w14:textId="77777777" w:rsidR="00E06BD2" w:rsidRPr="00551B54" w:rsidRDefault="00E06BD2" w:rsidP="00FD1137">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2AC3383A" w14:textId="77777777" w:rsidR="00E06BD2" w:rsidRPr="00551B54" w:rsidRDefault="00E06BD2" w:rsidP="00FD1137">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1E50C670" w14:textId="77777777" w:rsidR="00E06BD2" w:rsidRPr="00551B54" w:rsidRDefault="00E06BD2" w:rsidP="00FD1137">
            <w:pPr>
              <w:pStyle w:val="bit0"/>
              <w:rPr>
                <w:color w:val="000000" w:themeColor="text1"/>
              </w:rPr>
            </w:pPr>
            <w:r w:rsidRPr="00551B54">
              <w:rPr>
                <w:rFonts w:cs="Arial"/>
                <w:color w:val="000000" w:themeColor="text1"/>
              </w:rPr>
              <w:t>—</w:t>
            </w:r>
          </w:p>
        </w:tc>
        <w:tc>
          <w:tcPr>
            <w:tcW w:w="426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E899DB4" w14:textId="7CAE911F" w:rsidR="00E06BD2" w:rsidRPr="00551B54" w:rsidRDefault="00E06BD2" w:rsidP="00FD1137">
            <w:pPr>
              <w:pStyle w:val="bit0"/>
              <w:rPr>
                <w:color w:val="000000" w:themeColor="text1"/>
              </w:rPr>
            </w:pPr>
            <w:r w:rsidRPr="00551B54">
              <w:rPr>
                <w:color w:val="000000" w:themeColor="text1"/>
              </w:rPr>
              <w:t>IBIAS[3:0]</w:t>
            </w:r>
          </w:p>
        </w:tc>
      </w:tr>
      <w:tr w:rsidR="00C6595F" w:rsidRPr="00551B54" w14:paraId="5E752F1F" w14:textId="77777777" w:rsidTr="00FD1137">
        <w:trPr>
          <w:trHeight w:val="238"/>
        </w:trPr>
        <w:tc>
          <w:tcPr>
            <w:tcW w:w="1111" w:type="dxa"/>
            <w:shd w:val="clear" w:color="auto" w:fill="auto"/>
            <w:vAlign w:val="center"/>
          </w:tcPr>
          <w:p w14:paraId="39C8BE9A" w14:textId="77777777" w:rsidR="00E06BD2" w:rsidRPr="00551B54" w:rsidRDefault="00E06BD2" w:rsidP="00FD1137">
            <w:pPr>
              <w:pStyle w:val="bit"/>
              <w:rPr>
                <w:color w:val="000000" w:themeColor="text1"/>
              </w:rPr>
            </w:pPr>
            <w:r w:rsidRPr="00551B54">
              <w:rPr>
                <w:color w:val="000000" w:themeColor="text1"/>
              </w:rPr>
              <w:t>Value after reset</w:t>
            </w:r>
          </w:p>
        </w:tc>
        <w:tc>
          <w:tcPr>
            <w:tcW w:w="1066" w:type="dxa"/>
            <w:tcBorders>
              <w:top w:val="single" w:sz="4" w:space="0" w:color="auto"/>
            </w:tcBorders>
            <w:shd w:val="clear" w:color="auto" w:fill="auto"/>
            <w:vAlign w:val="center"/>
          </w:tcPr>
          <w:p w14:paraId="6544FF2C" w14:textId="77777777" w:rsidR="00E06BD2" w:rsidRPr="00551B54" w:rsidRDefault="00E06BD2" w:rsidP="00FD1137">
            <w:pPr>
              <w:pStyle w:val="bit0"/>
              <w:rPr>
                <w:color w:val="000000" w:themeColor="text1"/>
              </w:rPr>
            </w:pPr>
            <w:r w:rsidRPr="00551B54">
              <w:rPr>
                <w:rFonts w:hint="eastAsia"/>
                <w:color w:val="000000" w:themeColor="text1"/>
              </w:rPr>
              <w:t>0</w:t>
            </w:r>
          </w:p>
        </w:tc>
        <w:tc>
          <w:tcPr>
            <w:tcW w:w="1066" w:type="dxa"/>
            <w:tcBorders>
              <w:top w:val="single" w:sz="4" w:space="0" w:color="auto"/>
            </w:tcBorders>
            <w:shd w:val="clear" w:color="auto" w:fill="auto"/>
            <w:vAlign w:val="center"/>
          </w:tcPr>
          <w:p w14:paraId="22FE2409" w14:textId="77777777" w:rsidR="00E06BD2" w:rsidRPr="00551B54" w:rsidRDefault="00E06BD2"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0AB93A13" w14:textId="77777777" w:rsidR="00E06BD2" w:rsidRPr="00551B54" w:rsidRDefault="00E06BD2"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7EF5A558" w14:textId="77777777" w:rsidR="00E06BD2" w:rsidRPr="00551B54" w:rsidRDefault="00E06BD2"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30D514E2" w14:textId="77777777" w:rsidR="00E06BD2" w:rsidRPr="00551B54" w:rsidRDefault="00E06BD2"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798EFBF0" w14:textId="77777777" w:rsidR="00E06BD2" w:rsidRPr="00551B54" w:rsidRDefault="00E06BD2"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7D641E38" w14:textId="77777777" w:rsidR="00E06BD2" w:rsidRPr="00551B54" w:rsidRDefault="00E06BD2"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04E84A40" w14:textId="77777777" w:rsidR="00E06BD2" w:rsidRPr="00551B54" w:rsidRDefault="00E06BD2" w:rsidP="00FD1137">
            <w:pPr>
              <w:pStyle w:val="bit0"/>
              <w:rPr>
                <w:color w:val="000000" w:themeColor="text1"/>
              </w:rPr>
            </w:pPr>
            <w:r w:rsidRPr="00551B54">
              <w:rPr>
                <w:color w:val="000000" w:themeColor="text1"/>
              </w:rPr>
              <w:t>0</w:t>
            </w:r>
          </w:p>
        </w:tc>
      </w:tr>
      <w:tr w:rsidR="00C6595F" w:rsidRPr="00551B54" w14:paraId="3F025153" w14:textId="77777777" w:rsidTr="00FD1137">
        <w:trPr>
          <w:trHeight w:val="238"/>
        </w:trPr>
        <w:tc>
          <w:tcPr>
            <w:tcW w:w="1111" w:type="dxa"/>
            <w:shd w:val="clear" w:color="auto" w:fill="auto"/>
            <w:vAlign w:val="center"/>
          </w:tcPr>
          <w:p w14:paraId="509DA91A" w14:textId="77777777" w:rsidR="00E06BD2" w:rsidRPr="00551B54" w:rsidRDefault="00E06BD2" w:rsidP="00FD1137">
            <w:pPr>
              <w:pStyle w:val="bit"/>
              <w:rPr>
                <w:color w:val="000000" w:themeColor="text1"/>
              </w:rPr>
            </w:pPr>
            <w:r w:rsidRPr="00551B54">
              <w:rPr>
                <w:color w:val="000000" w:themeColor="text1"/>
              </w:rPr>
              <w:t>R/W</w:t>
            </w:r>
          </w:p>
        </w:tc>
        <w:tc>
          <w:tcPr>
            <w:tcW w:w="1066" w:type="dxa"/>
            <w:shd w:val="clear" w:color="auto" w:fill="auto"/>
            <w:vAlign w:val="center"/>
          </w:tcPr>
          <w:p w14:paraId="4B6D396A" w14:textId="77777777" w:rsidR="00E06BD2" w:rsidRPr="00551B54" w:rsidRDefault="00E06BD2" w:rsidP="00FD1137">
            <w:pPr>
              <w:pStyle w:val="bit0"/>
              <w:rPr>
                <w:color w:val="000000" w:themeColor="text1"/>
              </w:rPr>
            </w:pPr>
            <w:r w:rsidRPr="00551B54">
              <w:rPr>
                <w:color w:val="000000" w:themeColor="text1"/>
              </w:rPr>
              <w:t>R</w:t>
            </w:r>
          </w:p>
        </w:tc>
        <w:tc>
          <w:tcPr>
            <w:tcW w:w="1066" w:type="dxa"/>
            <w:shd w:val="clear" w:color="auto" w:fill="auto"/>
            <w:vAlign w:val="center"/>
          </w:tcPr>
          <w:p w14:paraId="384071B9" w14:textId="77777777" w:rsidR="00E06BD2" w:rsidRPr="00551B54" w:rsidRDefault="00E06BD2" w:rsidP="00FD1137">
            <w:pPr>
              <w:pStyle w:val="bit0"/>
              <w:rPr>
                <w:color w:val="000000" w:themeColor="text1"/>
              </w:rPr>
            </w:pPr>
            <w:r w:rsidRPr="00551B54">
              <w:rPr>
                <w:color w:val="000000" w:themeColor="text1"/>
              </w:rPr>
              <w:t>R</w:t>
            </w:r>
          </w:p>
        </w:tc>
        <w:tc>
          <w:tcPr>
            <w:tcW w:w="1066" w:type="dxa"/>
            <w:shd w:val="clear" w:color="auto" w:fill="auto"/>
            <w:vAlign w:val="center"/>
          </w:tcPr>
          <w:p w14:paraId="1B57945C" w14:textId="77777777" w:rsidR="00E06BD2" w:rsidRPr="00551B54" w:rsidRDefault="00E06BD2" w:rsidP="00FD1137">
            <w:pPr>
              <w:pStyle w:val="bit0"/>
              <w:rPr>
                <w:color w:val="000000" w:themeColor="text1"/>
              </w:rPr>
            </w:pPr>
            <w:r w:rsidRPr="00551B54">
              <w:rPr>
                <w:color w:val="000000" w:themeColor="text1"/>
              </w:rPr>
              <w:t>R</w:t>
            </w:r>
          </w:p>
        </w:tc>
        <w:tc>
          <w:tcPr>
            <w:tcW w:w="1066" w:type="dxa"/>
            <w:shd w:val="clear" w:color="auto" w:fill="auto"/>
            <w:vAlign w:val="center"/>
          </w:tcPr>
          <w:p w14:paraId="09E35236" w14:textId="77777777" w:rsidR="00E06BD2" w:rsidRPr="00551B54" w:rsidRDefault="00E06BD2" w:rsidP="00FD1137">
            <w:pPr>
              <w:pStyle w:val="bit0"/>
              <w:rPr>
                <w:color w:val="000000" w:themeColor="text1"/>
              </w:rPr>
            </w:pPr>
            <w:r w:rsidRPr="00551B54">
              <w:rPr>
                <w:color w:val="000000" w:themeColor="text1"/>
              </w:rPr>
              <w:t>R</w:t>
            </w:r>
          </w:p>
        </w:tc>
        <w:tc>
          <w:tcPr>
            <w:tcW w:w="1066" w:type="dxa"/>
            <w:shd w:val="clear" w:color="auto" w:fill="auto"/>
            <w:vAlign w:val="center"/>
          </w:tcPr>
          <w:p w14:paraId="70D58B59" w14:textId="1038307B" w:rsidR="00E06BD2" w:rsidRPr="00551B54" w:rsidRDefault="00E06BD2" w:rsidP="00FD1137">
            <w:pPr>
              <w:pStyle w:val="bit0"/>
              <w:rPr>
                <w:color w:val="000000" w:themeColor="text1"/>
              </w:rPr>
            </w:pPr>
            <w:r w:rsidRPr="00551B54">
              <w:rPr>
                <w:color w:val="000000" w:themeColor="text1"/>
              </w:rPr>
              <w:t>R/W</w:t>
            </w:r>
          </w:p>
        </w:tc>
        <w:tc>
          <w:tcPr>
            <w:tcW w:w="1066" w:type="dxa"/>
            <w:shd w:val="clear" w:color="auto" w:fill="auto"/>
            <w:vAlign w:val="center"/>
          </w:tcPr>
          <w:p w14:paraId="4B4FDC34" w14:textId="128D99DE" w:rsidR="00E06BD2" w:rsidRPr="00551B54" w:rsidRDefault="00E06BD2" w:rsidP="00FD1137">
            <w:pPr>
              <w:pStyle w:val="bit0"/>
              <w:rPr>
                <w:color w:val="000000" w:themeColor="text1"/>
              </w:rPr>
            </w:pPr>
            <w:r w:rsidRPr="00551B54">
              <w:rPr>
                <w:color w:val="000000" w:themeColor="text1"/>
              </w:rPr>
              <w:t>R/W</w:t>
            </w:r>
          </w:p>
        </w:tc>
        <w:tc>
          <w:tcPr>
            <w:tcW w:w="1066" w:type="dxa"/>
            <w:shd w:val="clear" w:color="auto" w:fill="auto"/>
            <w:vAlign w:val="center"/>
          </w:tcPr>
          <w:p w14:paraId="51BF8EEE" w14:textId="55E8E3F4" w:rsidR="00E06BD2" w:rsidRPr="00551B54" w:rsidRDefault="00E06BD2" w:rsidP="00FD1137">
            <w:pPr>
              <w:pStyle w:val="bit0"/>
              <w:rPr>
                <w:color w:val="000000" w:themeColor="text1"/>
              </w:rPr>
            </w:pPr>
            <w:r w:rsidRPr="00551B54">
              <w:rPr>
                <w:color w:val="000000" w:themeColor="text1"/>
              </w:rPr>
              <w:t>R/W</w:t>
            </w:r>
          </w:p>
        </w:tc>
        <w:tc>
          <w:tcPr>
            <w:tcW w:w="1066" w:type="dxa"/>
            <w:shd w:val="clear" w:color="auto" w:fill="auto"/>
            <w:vAlign w:val="center"/>
          </w:tcPr>
          <w:p w14:paraId="3CDB2AB6" w14:textId="77777777" w:rsidR="00E06BD2" w:rsidRPr="00551B54" w:rsidRDefault="00E06BD2" w:rsidP="00FD1137">
            <w:pPr>
              <w:pStyle w:val="bit0"/>
              <w:rPr>
                <w:color w:val="000000" w:themeColor="text1"/>
              </w:rPr>
            </w:pPr>
            <w:r w:rsidRPr="00551B54">
              <w:rPr>
                <w:color w:val="000000" w:themeColor="text1"/>
              </w:rPr>
              <w:t>R/W</w:t>
            </w:r>
          </w:p>
        </w:tc>
      </w:tr>
    </w:tbl>
    <w:p w14:paraId="66F09689" w14:textId="13396070" w:rsidR="00AC0DA7" w:rsidRPr="00551B54" w:rsidRDefault="00E06BD2" w:rsidP="00E06BD2">
      <w:pPr>
        <w:pStyle w:val="Caption"/>
        <w:rPr>
          <w:color w:val="000000" w:themeColor="text1"/>
        </w:rPr>
      </w:pPr>
      <w:r w:rsidRPr="00551B54">
        <w:rPr>
          <w:color w:val="000000" w:themeColor="text1"/>
        </w:rPr>
        <w:t xml:space="preserve">Table </w:t>
      </w:r>
      <w:r w:rsidRPr="00551B54">
        <w:rPr>
          <w:color w:val="000000" w:themeColor="text1"/>
        </w:rPr>
        <w:fldChar w:fldCharType="begin"/>
      </w:r>
      <w:r w:rsidRPr="00551B54">
        <w:rPr>
          <w:color w:val="000000" w:themeColor="text1"/>
        </w:rPr>
        <w:instrText xml:space="preserve"> STYLEREF 1 \s </w:instrText>
      </w:r>
      <w:r w:rsidRPr="00551B54">
        <w:rPr>
          <w:color w:val="000000" w:themeColor="text1"/>
        </w:rPr>
        <w:fldChar w:fldCharType="separate"/>
      </w:r>
      <w:r w:rsidR="004243E0" w:rsidRPr="00551B54">
        <w:rPr>
          <w:noProof/>
          <w:color w:val="000000" w:themeColor="text1"/>
        </w:rPr>
        <w:t>12</w:t>
      </w:r>
      <w:r w:rsidRPr="00551B54">
        <w:rPr>
          <w:noProof/>
          <w:color w:val="000000" w:themeColor="text1"/>
        </w:rPr>
        <w:fldChar w:fldCharType="end"/>
      </w:r>
      <w:r w:rsidRPr="00551B54">
        <w:rPr>
          <w:color w:val="000000" w:themeColor="text1"/>
        </w:rPr>
        <w:t>.</w:t>
      </w:r>
      <w:r w:rsidRPr="00551B54">
        <w:rPr>
          <w:color w:val="000000" w:themeColor="text1"/>
        </w:rPr>
        <w:fldChar w:fldCharType="begin"/>
      </w:r>
      <w:r w:rsidRPr="00551B54">
        <w:rPr>
          <w:color w:val="000000" w:themeColor="text1"/>
        </w:rPr>
        <w:instrText xml:space="preserve"> SEQ Table \* ARABIC \s 1 </w:instrText>
      </w:r>
      <w:r w:rsidRPr="00551B54">
        <w:rPr>
          <w:color w:val="000000" w:themeColor="text1"/>
        </w:rPr>
        <w:fldChar w:fldCharType="separate"/>
      </w:r>
      <w:r w:rsidR="0075315B">
        <w:rPr>
          <w:noProof/>
          <w:color w:val="000000" w:themeColor="text1"/>
        </w:rPr>
        <w:t>23</w:t>
      </w:r>
      <w:r w:rsidRPr="00551B54">
        <w:rPr>
          <w:noProof/>
          <w:color w:val="000000" w:themeColor="text1"/>
        </w:rPr>
        <w:fldChar w:fldCharType="end"/>
      </w:r>
      <w:r w:rsidR="00356644">
        <w:rPr>
          <w:color w:val="000000" w:themeColor="text1"/>
        </w:rPr>
        <w:tab/>
      </w:r>
      <w:r w:rsidRPr="00551B54">
        <w:rPr>
          <w:color w:val="000000" w:themeColor="text1"/>
        </w:rPr>
        <w:t>OTS0TSTRC Register</w:t>
      </w:r>
      <w:r w:rsidR="00356644">
        <w:rPr>
          <w:color w:val="000000" w:themeColor="text1"/>
        </w:rPr>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C6595F" w:rsidRPr="00551B54" w14:paraId="1FF19D5A" w14:textId="77777777" w:rsidTr="00CB572A">
        <w:tc>
          <w:tcPr>
            <w:tcW w:w="1134" w:type="dxa"/>
            <w:shd w:val="pct15" w:color="auto" w:fill="auto"/>
            <w:vAlign w:val="bottom"/>
          </w:tcPr>
          <w:p w14:paraId="6FCA571D" w14:textId="77777777" w:rsidR="00E06BD2" w:rsidRPr="00551B54" w:rsidRDefault="00E06BD2" w:rsidP="00E06BD2">
            <w:pPr>
              <w:pStyle w:val="a3"/>
              <w:rPr>
                <w:color w:val="000000" w:themeColor="text1"/>
              </w:rPr>
            </w:pPr>
            <w:r w:rsidRPr="00551B54">
              <w:rPr>
                <w:color w:val="000000" w:themeColor="text1"/>
              </w:rPr>
              <w:t>Bit Position</w:t>
            </w:r>
          </w:p>
        </w:tc>
        <w:tc>
          <w:tcPr>
            <w:tcW w:w="1701" w:type="dxa"/>
            <w:shd w:val="pct15" w:color="auto" w:fill="auto"/>
            <w:vAlign w:val="bottom"/>
          </w:tcPr>
          <w:p w14:paraId="407CE068" w14:textId="77777777" w:rsidR="00E06BD2" w:rsidRPr="00551B54" w:rsidRDefault="00E06BD2" w:rsidP="00E06BD2">
            <w:pPr>
              <w:pStyle w:val="a3"/>
              <w:rPr>
                <w:color w:val="000000" w:themeColor="text1"/>
              </w:rPr>
            </w:pPr>
            <w:r w:rsidRPr="00551B54">
              <w:rPr>
                <w:color w:val="000000" w:themeColor="text1"/>
              </w:rPr>
              <w:t>Bit Name</w:t>
            </w:r>
          </w:p>
        </w:tc>
        <w:tc>
          <w:tcPr>
            <w:tcW w:w="6804" w:type="dxa"/>
            <w:shd w:val="pct15" w:color="auto" w:fill="auto"/>
            <w:vAlign w:val="bottom"/>
          </w:tcPr>
          <w:p w14:paraId="11B9CCC7" w14:textId="77777777" w:rsidR="00E06BD2" w:rsidRPr="00551B54" w:rsidRDefault="00E06BD2" w:rsidP="00E06BD2">
            <w:pPr>
              <w:pStyle w:val="a3"/>
              <w:rPr>
                <w:color w:val="000000" w:themeColor="text1"/>
              </w:rPr>
            </w:pPr>
            <w:r w:rsidRPr="00551B54">
              <w:rPr>
                <w:color w:val="000000" w:themeColor="text1"/>
              </w:rPr>
              <w:t>Function</w:t>
            </w:r>
          </w:p>
        </w:tc>
      </w:tr>
      <w:tr w:rsidR="00C6595F" w:rsidRPr="00551B54" w14:paraId="78BE00D5" w14:textId="77777777" w:rsidTr="00CB572A">
        <w:tc>
          <w:tcPr>
            <w:tcW w:w="1134" w:type="dxa"/>
          </w:tcPr>
          <w:p w14:paraId="132E3BDF" w14:textId="77777777" w:rsidR="00E06BD2" w:rsidRPr="00551B54" w:rsidRDefault="00E06BD2" w:rsidP="00E06BD2">
            <w:pPr>
              <w:pStyle w:val="a4"/>
              <w:rPr>
                <w:color w:val="000000" w:themeColor="text1"/>
              </w:rPr>
            </w:pPr>
            <w:r w:rsidRPr="00551B54">
              <w:rPr>
                <w:color w:val="000000" w:themeColor="text1"/>
              </w:rPr>
              <w:t>7 to 4</w:t>
            </w:r>
          </w:p>
        </w:tc>
        <w:tc>
          <w:tcPr>
            <w:tcW w:w="1701" w:type="dxa"/>
          </w:tcPr>
          <w:p w14:paraId="6FBB99FF" w14:textId="1B06977C" w:rsidR="00E06BD2" w:rsidRPr="00551B54" w:rsidRDefault="006D0CEE" w:rsidP="00E06BD2">
            <w:pPr>
              <w:pStyle w:val="a4"/>
              <w:rPr>
                <w:color w:val="000000" w:themeColor="text1"/>
              </w:rPr>
            </w:pPr>
            <w:r w:rsidRPr="00551B54">
              <w:rPr>
                <w:rFonts w:cs="Arial"/>
                <w:color w:val="000000" w:themeColor="text1"/>
              </w:rPr>
              <w:t>—</w:t>
            </w:r>
          </w:p>
        </w:tc>
        <w:tc>
          <w:tcPr>
            <w:tcW w:w="6804" w:type="dxa"/>
          </w:tcPr>
          <w:p w14:paraId="7A42F248" w14:textId="5CC43B34" w:rsidR="00F34DE6" w:rsidRPr="0065348C" w:rsidRDefault="00A51DA0" w:rsidP="00E06BD2">
            <w:pPr>
              <w:pStyle w:val="a4"/>
              <w:rPr>
                <w:color w:val="000000" w:themeColor="text1"/>
              </w:rPr>
            </w:pPr>
            <w:r w:rsidRPr="0065348C">
              <w:rPr>
                <w:rFonts w:hint="eastAsia"/>
                <w:color w:val="000000" w:themeColor="text1"/>
              </w:rPr>
              <w:t>Reserved</w:t>
            </w:r>
          </w:p>
          <w:p w14:paraId="0B0FD07D" w14:textId="77777777" w:rsidR="00E06BD2" w:rsidRPr="00551B54" w:rsidRDefault="00E06BD2" w:rsidP="00E06BD2">
            <w:pPr>
              <w:pStyle w:val="a4"/>
              <w:rPr>
                <w:color w:val="000000" w:themeColor="text1"/>
              </w:rPr>
            </w:pPr>
            <w:r w:rsidRPr="0065348C">
              <w:rPr>
                <w:color w:val="000000" w:themeColor="text1"/>
              </w:rPr>
              <w:t>When read, the value after reset is returned. When writing, write the value after reset.</w:t>
            </w:r>
          </w:p>
        </w:tc>
      </w:tr>
      <w:tr w:rsidR="00C6595F" w:rsidRPr="00551B54" w14:paraId="67349A9D" w14:textId="77777777" w:rsidTr="00CB572A">
        <w:tc>
          <w:tcPr>
            <w:tcW w:w="1134" w:type="dxa"/>
          </w:tcPr>
          <w:p w14:paraId="2C32D8C7" w14:textId="77777777" w:rsidR="00E06BD2" w:rsidRPr="00551B54" w:rsidRDefault="00E06BD2" w:rsidP="00E06BD2">
            <w:pPr>
              <w:pStyle w:val="a4"/>
              <w:rPr>
                <w:color w:val="000000" w:themeColor="text1"/>
              </w:rPr>
            </w:pPr>
            <w:r w:rsidRPr="00551B54">
              <w:rPr>
                <w:color w:val="000000" w:themeColor="text1"/>
              </w:rPr>
              <w:t>3 to 0</w:t>
            </w:r>
          </w:p>
        </w:tc>
        <w:tc>
          <w:tcPr>
            <w:tcW w:w="1701" w:type="dxa"/>
          </w:tcPr>
          <w:p w14:paraId="35B30543" w14:textId="77777777" w:rsidR="00E06BD2" w:rsidRPr="00551B54" w:rsidRDefault="00E06BD2" w:rsidP="00E06BD2">
            <w:pPr>
              <w:pStyle w:val="a4"/>
              <w:rPr>
                <w:color w:val="000000" w:themeColor="text1"/>
              </w:rPr>
            </w:pPr>
            <w:r w:rsidRPr="00551B54">
              <w:rPr>
                <w:color w:val="000000" w:themeColor="text1"/>
              </w:rPr>
              <w:t>IBIAS[3:0]</w:t>
            </w:r>
          </w:p>
        </w:tc>
        <w:tc>
          <w:tcPr>
            <w:tcW w:w="6804" w:type="dxa"/>
          </w:tcPr>
          <w:p w14:paraId="49987A58" w14:textId="77777777" w:rsidR="00CB572A" w:rsidRPr="00551B54" w:rsidRDefault="00E06BD2" w:rsidP="00E06BD2">
            <w:pPr>
              <w:pStyle w:val="a4"/>
              <w:rPr>
                <w:color w:val="000000" w:themeColor="text1"/>
              </w:rPr>
            </w:pPr>
            <w:r w:rsidRPr="00551B54">
              <w:rPr>
                <w:color w:val="000000" w:themeColor="text1"/>
              </w:rPr>
              <w:t>BGR part consumption power switching</w:t>
            </w:r>
          </w:p>
          <w:p w14:paraId="31F1C3AC" w14:textId="500AC974" w:rsidR="00CB572A" w:rsidRPr="00551B54" w:rsidRDefault="00E06BD2" w:rsidP="00CB572A">
            <w:pPr>
              <w:pStyle w:val="af8"/>
              <w:rPr>
                <w:color w:val="000000" w:themeColor="text1"/>
              </w:rPr>
            </w:pPr>
            <w:r w:rsidRPr="00551B54">
              <w:rPr>
                <w:color w:val="000000" w:themeColor="text1"/>
              </w:rPr>
              <w:t>0</w:t>
            </w:r>
            <w:r w:rsidR="00CB572A" w:rsidRPr="00551B54">
              <w:rPr>
                <w:rStyle w:val="a8"/>
                <w:color w:val="000000" w:themeColor="text1"/>
              </w:rPr>
              <w:t>H</w:t>
            </w:r>
            <w:r w:rsidRPr="00551B54">
              <w:rPr>
                <w:color w:val="000000" w:themeColor="text1"/>
              </w:rPr>
              <w:t>: Normal</w:t>
            </w:r>
          </w:p>
          <w:p w14:paraId="659BF1F5" w14:textId="77777777" w:rsidR="00CB572A" w:rsidRPr="00551B54" w:rsidRDefault="00E06BD2" w:rsidP="00CB572A">
            <w:pPr>
              <w:pStyle w:val="af8"/>
              <w:rPr>
                <w:color w:val="000000" w:themeColor="text1"/>
              </w:rPr>
            </w:pPr>
            <w:r w:rsidRPr="00551B54">
              <w:rPr>
                <w:color w:val="000000" w:themeColor="text1"/>
              </w:rPr>
              <w:t>Other: Reference current switching test mode of the constant current source</w:t>
            </w:r>
          </w:p>
          <w:p w14:paraId="2FDDB34F" w14:textId="2A9E42DC" w:rsidR="00E06BD2" w:rsidRPr="00551B54" w:rsidRDefault="00E06BD2" w:rsidP="00E06BD2">
            <w:pPr>
              <w:pStyle w:val="a4"/>
              <w:rPr>
                <w:color w:val="000000" w:themeColor="text1"/>
              </w:rPr>
            </w:pPr>
            <w:r w:rsidRPr="00551B54">
              <w:rPr>
                <w:color w:val="000000" w:themeColor="text1"/>
              </w:rPr>
              <w:t>TEST_IBIAS [3: 0] terminal of HM = IBIAS [3: 0].</w:t>
            </w:r>
          </w:p>
        </w:tc>
      </w:tr>
    </w:tbl>
    <w:p w14:paraId="1F98E929" w14:textId="48358E14" w:rsidR="00AC0DA7" w:rsidRPr="00C6595F" w:rsidRDefault="00CB572A" w:rsidP="00CB572A">
      <w:pPr>
        <w:pStyle w:val="BodyText"/>
        <w:rPr>
          <w:color w:val="00B0F0"/>
        </w:rPr>
      </w:pPr>
      <w:r w:rsidRPr="00C6595F">
        <w:rPr>
          <w:color w:val="00B0F0"/>
        </w:rPr>
        <w:br w:type="page"/>
      </w:r>
    </w:p>
    <w:p w14:paraId="429B6C51" w14:textId="06BCC498" w:rsidR="00AC0DA7" w:rsidRPr="00551B54" w:rsidRDefault="00AC0DA7" w:rsidP="00CB572A">
      <w:pPr>
        <w:pStyle w:val="Heading3"/>
        <w:rPr>
          <w:color w:val="000000" w:themeColor="text1"/>
        </w:rPr>
      </w:pPr>
      <w:bookmarkStart w:id="39" w:name="_Toc443438173"/>
      <w:r w:rsidRPr="00551B54">
        <w:rPr>
          <w:color w:val="000000" w:themeColor="text1"/>
        </w:rPr>
        <w:lastRenderedPageBreak/>
        <w:t xml:space="preserve">OTS0TSTRD — Test </w:t>
      </w:r>
      <w:r w:rsidR="00CB572A" w:rsidRPr="00551B54">
        <w:rPr>
          <w:color w:val="000000" w:themeColor="text1"/>
        </w:rPr>
        <w:t>R</w:t>
      </w:r>
      <w:r w:rsidRPr="00551B54">
        <w:rPr>
          <w:color w:val="000000" w:themeColor="text1"/>
        </w:rPr>
        <w:t xml:space="preserve">egister </w:t>
      </w:r>
      <w:r w:rsidRPr="0065348C">
        <w:rPr>
          <w:color w:val="000000" w:themeColor="text1"/>
        </w:rPr>
        <w:t>D</w:t>
      </w:r>
      <w:bookmarkEnd w:id="39"/>
      <w:r w:rsidR="00551B54" w:rsidRPr="0065348C">
        <w:rPr>
          <w:color w:val="000000" w:themeColor="text1"/>
        </w:rPr>
        <w:t xml:space="preserve"> [For internal use only]</w:t>
      </w:r>
    </w:p>
    <w:p w14:paraId="5F974926" w14:textId="77777777" w:rsidR="00AC0DA7" w:rsidRPr="00551B54" w:rsidRDefault="00AC0DA7" w:rsidP="00005733">
      <w:pPr>
        <w:pStyle w:val="BodyText"/>
        <w:rPr>
          <w:color w:val="000000" w:themeColor="text1"/>
        </w:rPr>
      </w:pPr>
      <w:r w:rsidRPr="00551B54">
        <w:rPr>
          <w:color w:val="000000" w:themeColor="text1"/>
        </w:rPr>
        <w:t>OTS0TSTRD is a register to monitor the internal timing signal.</w:t>
      </w:r>
    </w:p>
    <w:p w14:paraId="49DE1BF5" w14:textId="77777777" w:rsidR="00AC0DA7" w:rsidRPr="00551B54" w:rsidRDefault="00AC0DA7" w:rsidP="00005733">
      <w:pPr>
        <w:pStyle w:val="BodyText"/>
        <w:rPr>
          <w:color w:val="000000" w:themeColor="text1"/>
        </w:rPr>
      </w:pPr>
      <w:r w:rsidRPr="00551B54">
        <w:rPr>
          <w:color w:val="000000" w:themeColor="text1"/>
        </w:rPr>
        <w:t>It is possible to readable only in the test mode.</w:t>
      </w:r>
    </w:p>
    <w:p w14:paraId="68E36815" w14:textId="77777777" w:rsidR="00AC0DA7" w:rsidRPr="00551B54" w:rsidRDefault="00AC0DA7" w:rsidP="00DE63A4">
      <w:pPr>
        <w:pStyle w:val="SP"/>
        <w:rPr>
          <w:color w:val="000000" w:themeColor="text1"/>
        </w:rPr>
      </w:pP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0B5463" w:rsidRPr="00551B54" w14:paraId="45E2CEB2" w14:textId="77777777" w:rsidTr="00FD1137">
        <w:trPr>
          <w:jc w:val="right"/>
        </w:trPr>
        <w:tc>
          <w:tcPr>
            <w:tcW w:w="1247" w:type="dxa"/>
            <w:shd w:val="clear" w:color="auto" w:fill="auto"/>
          </w:tcPr>
          <w:p w14:paraId="7338CDDB" w14:textId="3356B839" w:rsidR="000B5463" w:rsidRPr="00551B54" w:rsidRDefault="000B5463" w:rsidP="000B5463">
            <w:pPr>
              <w:pStyle w:val="7pt3"/>
              <w:rPr>
                <w:rStyle w:val="a9"/>
                <w:color w:val="000000" w:themeColor="text1"/>
              </w:rPr>
            </w:pPr>
            <w:r>
              <w:rPr>
                <w:rStyle w:val="a9"/>
                <w:color w:val="000000" w:themeColor="text1"/>
              </w:rPr>
              <w:t>Access</w:t>
            </w:r>
            <w:r w:rsidRPr="00551B54">
              <w:rPr>
                <w:rStyle w:val="a9"/>
                <w:color w:val="000000" w:themeColor="text1"/>
              </w:rPr>
              <w:t>:</w:t>
            </w:r>
          </w:p>
        </w:tc>
        <w:tc>
          <w:tcPr>
            <w:tcW w:w="170" w:type="dxa"/>
            <w:shd w:val="clear" w:color="auto" w:fill="auto"/>
          </w:tcPr>
          <w:p w14:paraId="653E4D9B" w14:textId="77777777" w:rsidR="000B5463" w:rsidRPr="00551B54" w:rsidRDefault="000B5463" w:rsidP="000B5463">
            <w:pPr>
              <w:pStyle w:val="7pt6"/>
              <w:rPr>
                <w:rStyle w:val="a9"/>
                <w:color w:val="000000" w:themeColor="text1"/>
              </w:rPr>
            </w:pPr>
          </w:p>
        </w:tc>
        <w:tc>
          <w:tcPr>
            <w:tcW w:w="7462" w:type="dxa"/>
            <w:shd w:val="clear" w:color="auto" w:fill="auto"/>
          </w:tcPr>
          <w:p w14:paraId="223427AD" w14:textId="1A1C93D7" w:rsidR="000B5463" w:rsidRPr="00551B54" w:rsidRDefault="000B5463" w:rsidP="000B5463">
            <w:pPr>
              <w:pStyle w:val="7pt6"/>
              <w:ind w:left="0"/>
              <w:rPr>
                <w:color w:val="000000" w:themeColor="text1"/>
              </w:rPr>
            </w:pPr>
            <w:r w:rsidRPr="000B5463">
              <w:rPr>
                <w:color w:val="000000" w:themeColor="text1"/>
              </w:rPr>
              <w:t>This register is a read-only register that can be read in 8-bit units.</w:t>
            </w:r>
          </w:p>
        </w:tc>
      </w:tr>
      <w:tr w:rsidR="000B5463" w:rsidRPr="00551B54" w14:paraId="388DBDA0" w14:textId="77777777" w:rsidTr="00FD1137">
        <w:trPr>
          <w:jc w:val="right"/>
        </w:trPr>
        <w:tc>
          <w:tcPr>
            <w:tcW w:w="1247" w:type="dxa"/>
            <w:shd w:val="clear" w:color="auto" w:fill="auto"/>
          </w:tcPr>
          <w:p w14:paraId="74708E10" w14:textId="3774C929" w:rsidR="000B5463" w:rsidRPr="00551B54" w:rsidRDefault="000B5463" w:rsidP="000B5463">
            <w:pPr>
              <w:pStyle w:val="7pt3"/>
              <w:rPr>
                <w:rStyle w:val="a9"/>
                <w:color w:val="000000" w:themeColor="text1"/>
              </w:rPr>
            </w:pPr>
            <w:r>
              <w:rPr>
                <w:rStyle w:val="a9"/>
                <w:color w:val="000000" w:themeColor="text1"/>
              </w:rPr>
              <w:t xml:space="preserve">         Address:</w:t>
            </w:r>
          </w:p>
        </w:tc>
        <w:tc>
          <w:tcPr>
            <w:tcW w:w="170" w:type="dxa"/>
            <w:shd w:val="clear" w:color="auto" w:fill="auto"/>
          </w:tcPr>
          <w:p w14:paraId="1D06E7A3" w14:textId="77777777" w:rsidR="000B5463" w:rsidRPr="00551B54" w:rsidRDefault="000B5463" w:rsidP="000B5463">
            <w:pPr>
              <w:pStyle w:val="7pt6"/>
              <w:rPr>
                <w:rStyle w:val="a9"/>
                <w:color w:val="000000" w:themeColor="text1"/>
              </w:rPr>
            </w:pPr>
          </w:p>
        </w:tc>
        <w:tc>
          <w:tcPr>
            <w:tcW w:w="7462" w:type="dxa"/>
            <w:shd w:val="clear" w:color="auto" w:fill="auto"/>
          </w:tcPr>
          <w:p w14:paraId="2CF11A61" w14:textId="6C3E64EF" w:rsidR="000B5463" w:rsidRPr="00551B54" w:rsidRDefault="000B5463" w:rsidP="000B5463">
            <w:pPr>
              <w:pStyle w:val="7pt6"/>
              <w:rPr>
                <w:color w:val="000000" w:themeColor="text1"/>
              </w:rPr>
            </w:pPr>
            <w:r>
              <w:rPr>
                <w:color w:val="000000" w:themeColor="text1"/>
              </w:rPr>
              <w:t>&lt;</w:t>
            </w:r>
            <w:proofErr w:type="spellStart"/>
            <w:r>
              <w:rPr>
                <w:color w:val="000000" w:themeColor="text1"/>
              </w:rPr>
              <w:t>OTSn_base</w:t>
            </w:r>
            <w:proofErr w:type="spellEnd"/>
            <w:r>
              <w:rPr>
                <w:color w:val="000000" w:themeColor="text1"/>
              </w:rPr>
              <w:t>&gt; + 9C</w:t>
            </w:r>
            <w:r w:rsidRPr="00D94BFE">
              <w:rPr>
                <w:color w:val="000000" w:themeColor="text1"/>
                <w:vertAlign w:val="subscript"/>
              </w:rPr>
              <w:t>H</w:t>
            </w:r>
          </w:p>
        </w:tc>
      </w:tr>
      <w:tr w:rsidR="000B5463" w:rsidRPr="00551B54" w14:paraId="7F7323EF" w14:textId="77777777" w:rsidTr="00FD1137">
        <w:trPr>
          <w:jc w:val="right"/>
        </w:trPr>
        <w:tc>
          <w:tcPr>
            <w:tcW w:w="1247" w:type="dxa"/>
            <w:shd w:val="clear" w:color="auto" w:fill="auto"/>
          </w:tcPr>
          <w:p w14:paraId="1408EAA5" w14:textId="77777777" w:rsidR="000B5463" w:rsidRPr="00551B54" w:rsidRDefault="000B5463" w:rsidP="000B5463">
            <w:pPr>
              <w:pStyle w:val="7pt3"/>
              <w:rPr>
                <w:rStyle w:val="a9"/>
                <w:color w:val="000000" w:themeColor="text1"/>
              </w:rPr>
            </w:pPr>
            <w:r w:rsidRPr="00551B54">
              <w:rPr>
                <w:rStyle w:val="a9"/>
                <w:color w:val="000000" w:themeColor="text1"/>
              </w:rPr>
              <w:t>Value after reset:</w:t>
            </w:r>
          </w:p>
        </w:tc>
        <w:tc>
          <w:tcPr>
            <w:tcW w:w="170" w:type="dxa"/>
            <w:shd w:val="clear" w:color="auto" w:fill="auto"/>
          </w:tcPr>
          <w:p w14:paraId="351E7B08" w14:textId="77777777" w:rsidR="000B5463" w:rsidRPr="00551B54" w:rsidRDefault="000B5463" w:rsidP="000B5463">
            <w:pPr>
              <w:pStyle w:val="7pt6"/>
              <w:rPr>
                <w:rStyle w:val="a9"/>
                <w:color w:val="000000" w:themeColor="text1"/>
              </w:rPr>
            </w:pPr>
          </w:p>
        </w:tc>
        <w:tc>
          <w:tcPr>
            <w:tcW w:w="7462" w:type="dxa"/>
            <w:shd w:val="clear" w:color="auto" w:fill="auto"/>
          </w:tcPr>
          <w:p w14:paraId="6D62B97F" w14:textId="77777777" w:rsidR="000B5463" w:rsidRPr="00551B54" w:rsidRDefault="000B5463" w:rsidP="000B5463">
            <w:pPr>
              <w:pStyle w:val="7pt6"/>
              <w:rPr>
                <w:color w:val="000000" w:themeColor="text1"/>
              </w:rPr>
            </w:pPr>
            <w:r w:rsidRPr="00551B54">
              <w:rPr>
                <w:color w:val="000000" w:themeColor="text1"/>
              </w:rPr>
              <w:t>00</w:t>
            </w:r>
            <w:r w:rsidRPr="00551B54">
              <w:rPr>
                <w:rStyle w:val="a8"/>
                <w:color w:val="000000" w:themeColor="text1"/>
              </w:rPr>
              <w:t>H</w:t>
            </w:r>
          </w:p>
        </w:tc>
      </w:tr>
    </w:tbl>
    <w:p w14:paraId="454E8077" w14:textId="77777777" w:rsidR="00DE63A4" w:rsidRPr="00551B54" w:rsidRDefault="00DE63A4" w:rsidP="00DE63A4">
      <w:pPr>
        <w:pStyle w:val="SP"/>
        <w:rPr>
          <w:color w:val="000000" w:themeColor="text1"/>
        </w:rPr>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C6595F" w:rsidRPr="00551B54" w14:paraId="79EEAD0D" w14:textId="77777777" w:rsidTr="00FD1137">
        <w:trPr>
          <w:trHeight w:val="238"/>
        </w:trPr>
        <w:tc>
          <w:tcPr>
            <w:tcW w:w="1111" w:type="dxa"/>
            <w:shd w:val="clear" w:color="auto" w:fill="auto"/>
            <w:vAlign w:val="center"/>
          </w:tcPr>
          <w:p w14:paraId="6A8D5E59" w14:textId="77777777" w:rsidR="00DE63A4" w:rsidRPr="00551B54" w:rsidRDefault="00DE63A4" w:rsidP="00FD1137">
            <w:pPr>
              <w:pStyle w:val="bit"/>
              <w:rPr>
                <w:color w:val="000000" w:themeColor="text1"/>
              </w:rPr>
            </w:pPr>
            <w:r w:rsidRPr="00551B54">
              <w:rPr>
                <w:color w:val="000000" w:themeColor="text1"/>
              </w:rPr>
              <w:t>Bit</w:t>
            </w:r>
          </w:p>
        </w:tc>
        <w:tc>
          <w:tcPr>
            <w:tcW w:w="1066" w:type="dxa"/>
            <w:tcBorders>
              <w:bottom w:val="single" w:sz="4" w:space="0" w:color="auto"/>
            </w:tcBorders>
            <w:shd w:val="clear" w:color="auto" w:fill="auto"/>
            <w:vAlign w:val="center"/>
          </w:tcPr>
          <w:p w14:paraId="4C695D83" w14:textId="77777777" w:rsidR="00DE63A4" w:rsidRPr="00551B54" w:rsidRDefault="00DE63A4" w:rsidP="00FD1137">
            <w:pPr>
              <w:pStyle w:val="bit0"/>
              <w:rPr>
                <w:color w:val="000000" w:themeColor="text1"/>
              </w:rPr>
            </w:pPr>
            <w:r w:rsidRPr="00551B54">
              <w:rPr>
                <w:rFonts w:hint="eastAsia"/>
                <w:color w:val="000000" w:themeColor="text1"/>
              </w:rPr>
              <w:t>7</w:t>
            </w:r>
          </w:p>
        </w:tc>
        <w:tc>
          <w:tcPr>
            <w:tcW w:w="1066" w:type="dxa"/>
            <w:tcBorders>
              <w:bottom w:val="single" w:sz="4" w:space="0" w:color="auto"/>
            </w:tcBorders>
            <w:shd w:val="clear" w:color="auto" w:fill="auto"/>
            <w:vAlign w:val="center"/>
          </w:tcPr>
          <w:p w14:paraId="01355AFD" w14:textId="77777777" w:rsidR="00DE63A4" w:rsidRPr="00551B54" w:rsidRDefault="00DE63A4" w:rsidP="00FD1137">
            <w:pPr>
              <w:pStyle w:val="bit0"/>
              <w:rPr>
                <w:color w:val="000000" w:themeColor="text1"/>
              </w:rPr>
            </w:pPr>
            <w:r w:rsidRPr="00551B54">
              <w:rPr>
                <w:rFonts w:hint="eastAsia"/>
                <w:color w:val="000000" w:themeColor="text1"/>
              </w:rPr>
              <w:t>6</w:t>
            </w:r>
          </w:p>
        </w:tc>
        <w:tc>
          <w:tcPr>
            <w:tcW w:w="1066" w:type="dxa"/>
            <w:tcBorders>
              <w:bottom w:val="single" w:sz="4" w:space="0" w:color="auto"/>
            </w:tcBorders>
            <w:shd w:val="clear" w:color="auto" w:fill="auto"/>
            <w:vAlign w:val="center"/>
          </w:tcPr>
          <w:p w14:paraId="76F03AB4" w14:textId="77777777" w:rsidR="00DE63A4" w:rsidRPr="00551B54" w:rsidRDefault="00DE63A4" w:rsidP="00FD1137">
            <w:pPr>
              <w:pStyle w:val="bit0"/>
              <w:rPr>
                <w:color w:val="000000" w:themeColor="text1"/>
              </w:rPr>
            </w:pPr>
            <w:r w:rsidRPr="00551B54">
              <w:rPr>
                <w:rFonts w:hint="eastAsia"/>
                <w:color w:val="000000" w:themeColor="text1"/>
              </w:rPr>
              <w:t>5</w:t>
            </w:r>
          </w:p>
        </w:tc>
        <w:tc>
          <w:tcPr>
            <w:tcW w:w="1066" w:type="dxa"/>
            <w:tcBorders>
              <w:bottom w:val="single" w:sz="4" w:space="0" w:color="auto"/>
            </w:tcBorders>
            <w:shd w:val="clear" w:color="auto" w:fill="auto"/>
            <w:vAlign w:val="center"/>
          </w:tcPr>
          <w:p w14:paraId="7908FE54" w14:textId="77777777" w:rsidR="00DE63A4" w:rsidRPr="00551B54" w:rsidRDefault="00DE63A4" w:rsidP="00FD1137">
            <w:pPr>
              <w:pStyle w:val="bit0"/>
              <w:rPr>
                <w:color w:val="000000" w:themeColor="text1"/>
              </w:rPr>
            </w:pPr>
            <w:r w:rsidRPr="00551B54">
              <w:rPr>
                <w:rFonts w:hint="eastAsia"/>
                <w:color w:val="000000" w:themeColor="text1"/>
              </w:rPr>
              <w:t>4</w:t>
            </w:r>
          </w:p>
        </w:tc>
        <w:tc>
          <w:tcPr>
            <w:tcW w:w="1066" w:type="dxa"/>
            <w:tcBorders>
              <w:bottom w:val="single" w:sz="4" w:space="0" w:color="auto"/>
            </w:tcBorders>
            <w:shd w:val="clear" w:color="auto" w:fill="auto"/>
            <w:vAlign w:val="center"/>
          </w:tcPr>
          <w:p w14:paraId="6911DA51" w14:textId="77777777" w:rsidR="00DE63A4" w:rsidRPr="00551B54" w:rsidRDefault="00DE63A4" w:rsidP="00FD1137">
            <w:pPr>
              <w:pStyle w:val="bit0"/>
              <w:rPr>
                <w:color w:val="000000" w:themeColor="text1"/>
              </w:rPr>
            </w:pPr>
            <w:r w:rsidRPr="00551B54">
              <w:rPr>
                <w:rFonts w:hint="eastAsia"/>
                <w:color w:val="000000" w:themeColor="text1"/>
              </w:rPr>
              <w:t>3</w:t>
            </w:r>
          </w:p>
        </w:tc>
        <w:tc>
          <w:tcPr>
            <w:tcW w:w="1066" w:type="dxa"/>
            <w:tcBorders>
              <w:bottom w:val="single" w:sz="4" w:space="0" w:color="auto"/>
            </w:tcBorders>
            <w:shd w:val="clear" w:color="auto" w:fill="auto"/>
            <w:vAlign w:val="center"/>
          </w:tcPr>
          <w:p w14:paraId="6CF154BA" w14:textId="77777777" w:rsidR="00DE63A4" w:rsidRPr="00551B54" w:rsidRDefault="00DE63A4" w:rsidP="00FD1137">
            <w:pPr>
              <w:pStyle w:val="bit0"/>
              <w:rPr>
                <w:color w:val="000000" w:themeColor="text1"/>
              </w:rPr>
            </w:pPr>
            <w:r w:rsidRPr="00551B54">
              <w:rPr>
                <w:rFonts w:hint="eastAsia"/>
                <w:color w:val="000000" w:themeColor="text1"/>
              </w:rPr>
              <w:t>2</w:t>
            </w:r>
          </w:p>
        </w:tc>
        <w:tc>
          <w:tcPr>
            <w:tcW w:w="1066" w:type="dxa"/>
            <w:tcBorders>
              <w:bottom w:val="single" w:sz="4" w:space="0" w:color="auto"/>
            </w:tcBorders>
            <w:shd w:val="clear" w:color="auto" w:fill="auto"/>
            <w:vAlign w:val="center"/>
          </w:tcPr>
          <w:p w14:paraId="014C54B7" w14:textId="77777777" w:rsidR="00DE63A4" w:rsidRPr="00551B54" w:rsidRDefault="00DE63A4" w:rsidP="00FD1137">
            <w:pPr>
              <w:pStyle w:val="bit0"/>
              <w:rPr>
                <w:color w:val="000000" w:themeColor="text1"/>
              </w:rPr>
            </w:pPr>
            <w:r w:rsidRPr="00551B54">
              <w:rPr>
                <w:rFonts w:hint="eastAsia"/>
                <w:color w:val="000000" w:themeColor="text1"/>
              </w:rPr>
              <w:t>1</w:t>
            </w:r>
          </w:p>
        </w:tc>
        <w:tc>
          <w:tcPr>
            <w:tcW w:w="1066" w:type="dxa"/>
            <w:tcBorders>
              <w:bottom w:val="single" w:sz="4" w:space="0" w:color="auto"/>
            </w:tcBorders>
            <w:shd w:val="clear" w:color="auto" w:fill="auto"/>
            <w:vAlign w:val="center"/>
          </w:tcPr>
          <w:p w14:paraId="685AAEBE" w14:textId="77777777" w:rsidR="00DE63A4" w:rsidRPr="00551B54" w:rsidRDefault="00DE63A4" w:rsidP="00FD1137">
            <w:pPr>
              <w:pStyle w:val="bit0"/>
              <w:rPr>
                <w:color w:val="000000" w:themeColor="text1"/>
              </w:rPr>
            </w:pPr>
            <w:r w:rsidRPr="00551B54">
              <w:rPr>
                <w:rFonts w:hint="eastAsia"/>
                <w:color w:val="000000" w:themeColor="text1"/>
              </w:rPr>
              <w:t>0</w:t>
            </w:r>
          </w:p>
        </w:tc>
      </w:tr>
      <w:tr w:rsidR="00C6595F" w:rsidRPr="00551B54" w14:paraId="1E9322C9" w14:textId="77777777" w:rsidTr="00FD1137">
        <w:trPr>
          <w:trHeight w:val="567"/>
        </w:trPr>
        <w:tc>
          <w:tcPr>
            <w:tcW w:w="1111" w:type="dxa"/>
            <w:tcBorders>
              <w:right w:val="single" w:sz="4" w:space="0" w:color="auto"/>
            </w:tcBorders>
            <w:shd w:val="clear" w:color="auto" w:fill="auto"/>
            <w:vAlign w:val="center"/>
          </w:tcPr>
          <w:p w14:paraId="5471C4F5" w14:textId="77777777" w:rsidR="00DE63A4" w:rsidRPr="00551B54" w:rsidRDefault="00DE63A4" w:rsidP="00FD1137">
            <w:pPr>
              <w:pStyle w:val="bit"/>
              <w:rPr>
                <w:color w:val="000000" w:themeColor="text1"/>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2B9DC0F3" w14:textId="77777777" w:rsidR="00DE63A4" w:rsidRPr="00551B54" w:rsidRDefault="00DE63A4" w:rsidP="00FD1137">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5DFFEADD" w14:textId="77777777" w:rsidR="00DE63A4" w:rsidRPr="00551B54" w:rsidRDefault="00DE63A4" w:rsidP="00FD1137">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3DE21027" w14:textId="77777777" w:rsidR="00DE63A4" w:rsidRPr="00551B54" w:rsidRDefault="00DE63A4" w:rsidP="00FD1137">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24928947" w14:textId="77777777" w:rsidR="00DE63A4" w:rsidRPr="00551B54" w:rsidRDefault="00DE63A4" w:rsidP="00FD1137">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24A92BDB" w14:textId="77777777" w:rsidR="00DE63A4" w:rsidRPr="00551B54" w:rsidRDefault="00DE63A4" w:rsidP="00FD1137">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90439D8" w14:textId="77777777" w:rsidR="00DE63A4" w:rsidRPr="00551B54" w:rsidRDefault="00DE63A4" w:rsidP="00FD1137">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22BB950" w14:textId="77777777" w:rsidR="00DE63A4" w:rsidRPr="00551B54" w:rsidRDefault="00DE63A4" w:rsidP="00FD1137">
            <w:pPr>
              <w:pStyle w:val="bit0"/>
              <w:rPr>
                <w:color w:val="000000" w:themeColor="text1"/>
              </w:rPr>
            </w:pPr>
            <w:r w:rsidRPr="00551B54">
              <w:rPr>
                <w:rFonts w:cs="Arial"/>
                <w:color w:val="000000" w:themeColor="text1"/>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6270DB1F" w14:textId="6981E5FA" w:rsidR="00DE63A4" w:rsidRPr="00551B54" w:rsidRDefault="00DE63A4" w:rsidP="00FD1137">
            <w:pPr>
              <w:pStyle w:val="bit0"/>
              <w:rPr>
                <w:color w:val="000000" w:themeColor="text1"/>
              </w:rPr>
            </w:pPr>
            <w:r w:rsidRPr="00551B54">
              <w:rPr>
                <w:rFonts w:cs="Arial"/>
                <w:color w:val="000000" w:themeColor="text1"/>
              </w:rPr>
              <w:t>FFCHK</w:t>
            </w:r>
          </w:p>
        </w:tc>
      </w:tr>
      <w:tr w:rsidR="00C6595F" w:rsidRPr="00551B54" w14:paraId="478572F6" w14:textId="77777777" w:rsidTr="00FD1137">
        <w:trPr>
          <w:trHeight w:val="238"/>
        </w:trPr>
        <w:tc>
          <w:tcPr>
            <w:tcW w:w="1111" w:type="dxa"/>
            <w:shd w:val="clear" w:color="auto" w:fill="auto"/>
            <w:vAlign w:val="center"/>
          </w:tcPr>
          <w:p w14:paraId="0DAA406E" w14:textId="77777777" w:rsidR="00DE63A4" w:rsidRPr="00551B54" w:rsidRDefault="00DE63A4" w:rsidP="00FD1137">
            <w:pPr>
              <w:pStyle w:val="bit"/>
              <w:rPr>
                <w:color w:val="000000" w:themeColor="text1"/>
              </w:rPr>
            </w:pPr>
            <w:r w:rsidRPr="00551B54">
              <w:rPr>
                <w:color w:val="000000" w:themeColor="text1"/>
              </w:rPr>
              <w:t>Value after reset</w:t>
            </w:r>
          </w:p>
        </w:tc>
        <w:tc>
          <w:tcPr>
            <w:tcW w:w="1066" w:type="dxa"/>
            <w:tcBorders>
              <w:top w:val="single" w:sz="4" w:space="0" w:color="auto"/>
            </w:tcBorders>
            <w:shd w:val="clear" w:color="auto" w:fill="auto"/>
            <w:vAlign w:val="center"/>
          </w:tcPr>
          <w:p w14:paraId="57767368" w14:textId="77777777" w:rsidR="00DE63A4" w:rsidRPr="00551B54" w:rsidRDefault="00DE63A4" w:rsidP="00FD1137">
            <w:pPr>
              <w:pStyle w:val="bit0"/>
              <w:rPr>
                <w:color w:val="000000" w:themeColor="text1"/>
              </w:rPr>
            </w:pPr>
            <w:r w:rsidRPr="00551B54">
              <w:rPr>
                <w:rFonts w:hint="eastAsia"/>
                <w:color w:val="000000" w:themeColor="text1"/>
              </w:rPr>
              <w:t>0</w:t>
            </w:r>
          </w:p>
        </w:tc>
        <w:tc>
          <w:tcPr>
            <w:tcW w:w="1066" w:type="dxa"/>
            <w:tcBorders>
              <w:top w:val="single" w:sz="4" w:space="0" w:color="auto"/>
            </w:tcBorders>
            <w:shd w:val="clear" w:color="auto" w:fill="auto"/>
            <w:vAlign w:val="center"/>
          </w:tcPr>
          <w:p w14:paraId="76364681" w14:textId="77777777" w:rsidR="00DE63A4" w:rsidRPr="00551B54" w:rsidRDefault="00DE63A4"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1B3BA805" w14:textId="77777777" w:rsidR="00DE63A4" w:rsidRPr="00551B54" w:rsidRDefault="00DE63A4"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5AA983AF" w14:textId="77777777" w:rsidR="00DE63A4" w:rsidRPr="00551B54" w:rsidRDefault="00DE63A4"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342DAF6F" w14:textId="77777777" w:rsidR="00DE63A4" w:rsidRPr="00551B54" w:rsidRDefault="00DE63A4"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57B00D84" w14:textId="77777777" w:rsidR="00DE63A4" w:rsidRPr="00551B54" w:rsidRDefault="00DE63A4"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180352C7" w14:textId="77777777" w:rsidR="00DE63A4" w:rsidRPr="00551B54" w:rsidRDefault="00DE63A4" w:rsidP="00FD1137">
            <w:pPr>
              <w:pStyle w:val="bit0"/>
              <w:rPr>
                <w:color w:val="000000" w:themeColor="text1"/>
              </w:rPr>
            </w:pPr>
            <w:r w:rsidRPr="00551B54">
              <w:rPr>
                <w:color w:val="000000" w:themeColor="text1"/>
              </w:rPr>
              <w:t>0</w:t>
            </w:r>
          </w:p>
        </w:tc>
        <w:tc>
          <w:tcPr>
            <w:tcW w:w="1066" w:type="dxa"/>
            <w:tcBorders>
              <w:top w:val="single" w:sz="4" w:space="0" w:color="auto"/>
            </w:tcBorders>
            <w:shd w:val="clear" w:color="auto" w:fill="auto"/>
            <w:vAlign w:val="center"/>
          </w:tcPr>
          <w:p w14:paraId="528B5D41" w14:textId="77777777" w:rsidR="00DE63A4" w:rsidRPr="00551B54" w:rsidRDefault="00DE63A4" w:rsidP="00FD1137">
            <w:pPr>
              <w:pStyle w:val="bit0"/>
              <w:rPr>
                <w:color w:val="000000" w:themeColor="text1"/>
              </w:rPr>
            </w:pPr>
            <w:r w:rsidRPr="00551B54">
              <w:rPr>
                <w:color w:val="000000" w:themeColor="text1"/>
              </w:rPr>
              <w:t>0</w:t>
            </w:r>
          </w:p>
        </w:tc>
      </w:tr>
      <w:tr w:rsidR="00C6595F" w:rsidRPr="00551B54" w14:paraId="5050D6EE" w14:textId="77777777" w:rsidTr="00FD1137">
        <w:trPr>
          <w:trHeight w:val="238"/>
        </w:trPr>
        <w:tc>
          <w:tcPr>
            <w:tcW w:w="1111" w:type="dxa"/>
            <w:shd w:val="clear" w:color="auto" w:fill="auto"/>
            <w:vAlign w:val="center"/>
          </w:tcPr>
          <w:p w14:paraId="659813DE" w14:textId="77777777" w:rsidR="00DE63A4" w:rsidRPr="00551B54" w:rsidRDefault="00DE63A4" w:rsidP="00FD1137">
            <w:pPr>
              <w:pStyle w:val="bit"/>
              <w:rPr>
                <w:color w:val="000000" w:themeColor="text1"/>
              </w:rPr>
            </w:pPr>
            <w:r w:rsidRPr="00551B54">
              <w:rPr>
                <w:color w:val="000000" w:themeColor="text1"/>
              </w:rPr>
              <w:t>R/W</w:t>
            </w:r>
          </w:p>
        </w:tc>
        <w:tc>
          <w:tcPr>
            <w:tcW w:w="1066" w:type="dxa"/>
            <w:shd w:val="clear" w:color="auto" w:fill="auto"/>
            <w:vAlign w:val="center"/>
          </w:tcPr>
          <w:p w14:paraId="163F16F3" w14:textId="77777777" w:rsidR="00DE63A4" w:rsidRPr="00551B54" w:rsidRDefault="00DE63A4" w:rsidP="00FD1137">
            <w:pPr>
              <w:pStyle w:val="bit0"/>
              <w:rPr>
                <w:color w:val="000000" w:themeColor="text1"/>
              </w:rPr>
            </w:pPr>
            <w:r w:rsidRPr="00551B54">
              <w:rPr>
                <w:color w:val="000000" w:themeColor="text1"/>
              </w:rPr>
              <w:t>R</w:t>
            </w:r>
          </w:p>
        </w:tc>
        <w:tc>
          <w:tcPr>
            <w:tcW w:w="1066" w:type="dxa"/>
            <w:shd w:val="clear" w:color="auto" w:fill="auto"/>
            <w:vAlign w:val="center"/>
          </w:tcPr>
          <w:p w14:paraId="0D601FF4" w14:textId="77777777" w:rsidR="00DE63A4" w:rsidRPr="00551B54" w:rsidRDefault="00DE63A4" w:rsidP="00FD1137">
            <w:pPr>
              <w:pStyle w:val="bit0"/>
              <w:rPr>
                <w:color w:val="000000" w:themeColor="text1"/>
              </w:rPr>
            </w:pPr>
            <w:r w:rsidRPr="00551B54">
              <w:rPr>
                <w:color w:val="000000" w:themeColor="text1"/>
              </w:rPr>
              <w:t>R</w:t>
            </w:r>
          </w:p>
        </w:tc>
        <w:tc>
          <w:tcPr>
            <w:tcW w:w="1066" w:type="dxa"/>
            <w:shd w:val="clear" w:color="auto" w:fill="auto"/>
            <w:vAlign w:val="center"/>
          </w:tcPr>
          <w:p w14:paraId="3BB6858B" w14:textId="77777777" w:rsidR="00DE63A4" w:rsidRPr="00551B54" w:rsidRDefault="00DE63A4" w:rsidP="00FD1137">
            <w:pPr>
              <w:pStyle w:val="bit0"/>
              <w:rPr>
                <w:color w:val="000000" w:themeColor="text1"/>
              </w:rPr>
            </w:pPr>
            <w:r w:rsidRPr="00551B54">
              <w:rPr>
                <w:color w:val="000000" w:themeColor="text1"/>
              </w:rPr>
              <w:t>R</w:t>
            </w:r>
          </w:p>
        </w:tc>
        <w:tc>
          <w:tcPr>
            <w:tcW w:w="1066" w:type="dxa"/>
            <w:shd w:val="clear" w:color="auto" w:fill="auto"/>
            <w:vAlign w:val="center"/>
          </w:tcPr>
          <w:p w14:paraId="642DFE49" w14:textId="77777777" w:rsidR="00DE63A4" w:rsidRPr="00551B54" w:rsidRDefault="00DE63A4" w:rsidP="00FD1137">
            <w:pPr>
              <w:pStyle w:val="bit0"/>
              <w:rPr>
                <w:color w:val="000000" w:themeColor="text1"/>
              </w:rPr>
            </w:pPr>
            <w:r w:rsidRPr="00551B54">
              <w:rPr>
                <w:color w:val="000000" w:themeColor="text1"/>
              </w:rPr>
              <w:t>R</w:t>
            </w:r>
          </w:p>
        </w:tc>
        <w:tc>
          <w:tcPr>
            <w:tcW w:w="1066" w:type="dxa"/>
            <w:shd w:val="clear" w:color="auto" w:fill="auto"/>
            <w:vAlign w:val="center"/>
          </w:tcPr>
          <w:p w14:paraId="538119B9" w14:textId="77777777" w:rsidR="00DE63A4" w:rsidRPr="00551B54" w:rsidRDefault="00DE63A4" w:rsidP="00FD1137">
            <w:pPr>
              <w:pStyle w:val="bit0"/>
              <w:rPr>
                <w:color w:val="000000" w:themeColor="text1"/>
              </w:rPr>
            </w:pPr>
            <w:r w:rsidRPr="00551B54">
              <w:rPr>
                <w:color w:val="000000" w:themeColor="text1"/>
              </w:rPr>
              <w:t>R</w:t>
            </w:r>
          </w:p>
        </w:tc>
        <w:tc>
          <w:tcPr>
            <w:tcW w:w="1066" w:type="dxa"/>
            <w:shd w:val="clear" w:color="auto" w:fill="auto"/>
            <w:vAlign w:val="center"/>
          </w:tcPr>
          <w:p w14:paraId="1AC4BAEE" w14:textId="77777777" w:rsidR="00DE63A4" w:rsidRPr="00551B54" w:rsidRDefault="00DE63A4" w:rsidP="00FD1137">
            <w:pPr>
              <w:pStyle w:val="bit0"/>
              <w:rPr>
                <w:color w:val="000000" w:themeColor="text1"/>
              </w:rPr>
            </w:pPr>
            <w:r w:rsidRPr="00551B54">
              <w:rPr>
                <w:color w:val="000000" w:themeColor="text1"/>
              </w:rPr>
              <w:t>R</w:t>
            </w:r>
          </w:p>
        </w:tc>
        <w:tc>
          <w:tcPr>
            <w:tcW w:w="1066" w:type="dxa"/>
            <w:shd w:val="clear" w:color="auto" w:fill="auto"/>
            <w:vAlign w:val="center"/>
          </w:tcPr>
          <w:p w14:paraId="08440572" w14:textId="77777777" w:rsidR="00DE63A4" w:rsidRPr="00551B54" w:rsidRDefault="00DE63A4" w:rsidP="00FD1137">
            <w:pPr>
              <w:pStyle w:val="bit0"/>
              <w:rPr>
                <w:color w:val="000000" w:themeColor="text1"/>
              </w:rPr>
            </w:pPr>
            <w:r w:rsidRPr="00551B54">
              <w:rPr>
                <w:color w:val="000000" w:themeColor="text1"/>
              </w:rPr>
              <w:t>R</w:t>
            </w:r>
          </w:p>
        </w:tc>
        <w:tc>
          <w:tcPr>
            <w:tcW w:w="1066" w:type="dxa"/>
            <w:shd w:val="clear" w:color="auto" w:fill="auto"/>
            <w:vAlign w:val="center"/>
          </w:tcPr>
          <w:p w14:paraId="349196BE" w14:textId="0F40A0B4" w:rsidR="00DE63A4" w:rsidRPr="00551B54" w:rsidRDefault="00DE63A4" w:rsidP="00FD1137">
            <w:pPr>
              <w:pStyle w:val="bit0"/>
              <w:rPr>
                <w:color w:val="000000" w:themeColor="text1"/>
              </w:rPr>
            </w:pPr>
            <w:r w:rsidRPr="00551B54">
              <w:rPr>
                <w:color w:val="000000" w:themeColor="text1"/>
              </w:rPr>
              <w:t>R</w:t>
            </w:r>
          </w:p>
        </w:tc>
      </w:tr>
    </w:tbl>
    <w:p w14:paraId="25979D02" w14:textId="68B8ED74" w:rsidR="00AC0DA7" w:rsidRPr="00551B54" w:rsidRDefault="00695849" w:rsidP="00695849">
      <w:pPr>
        <w:pStyle w:val="Caption"/>
        <w:rPr>
          <w:color w:val="000000" w:themeColor="text1"/>
        </w:rPr>
      </w:pPr>
      <w:r w:rsidRPr="00551B54">
        <w:rPr>
          <w:color w:val="000000" w:themeColor="text1"/>
        </w:rPr>
        <w:t xml:space="preserve">Table </w:t>
      </w:r>
      <w:r w:rsidRPr="00551B54">
        <w:rPr>
          <w:color w:val="000000" w:themeColor="text1"/>
        </w:rPr>
        <w:fldChar w:fldCharType="begin"/>
      </w:r>
      <w:r w:rsidRPr="00551B54">
        <w:rPr>
          <w:color w:val="000000" w:themeColor="text1"/>
        </w:rPr>
        <w:instrText xml:space="preserve"> STYLEREF 1 \s </w:instrText>
      </w:r>
      <w:r w:rsidRPr="00551B54">
        <w:rPr>
          <w:color w:val="000000" w:themeColor="text1"/>
        </w:rPr>
        <w:fldChar w:fldCharType="separate"/>
      </w:r>
      <w:r w:rsidR="004243E0" w:rsidRPr="00551B54">
        <w:rPr>
          <w:noProof/>
          <w:color w:val="000000" w:themeColor="text1"/>
        </w:rPr>
        <w:t>12</w:t>
      </w:r>
      <w:r w:rsidRPr="00551B54">
        <w:rPr>
          <w:noProof/>
          <w:color w:val="000000" w:themeColor="text1"/>
        </w:rPr>
        <w:fldChar w:fldCharType="end"/>
      </w:r>
      <w:r w:rsidRPr="00551B54">
        <w:rPr>
          <w:color w:val="000000" w:themeColor="text1"/>
        </w:rPr>
        <w:t>.</w:t>
      </w:r>
      <w:r w:rsidRPr="00551B54">
        <w:rPr>
          <w:color w:val="000000" w:themeColor="text1"/>
        </w:rPr>
        <w:fldChar w:fldCharType="begin"/>
      </w:r>
      <w:r w:rsidRPr="00551B54">
        <w:rPr>
          <w:color w:val="000000" w:themeColor="text1"/>
        </w:rPr>
        <w:instrText xml:space="preserve"> SEQ Table \* ARABIC \s 1 </w:instrText>
      </w:r>
      <w:r w:rsidRPr="00551B54">
        <w:rPr>
          <w:color w:val="000000" w:themeColor="text1"/>
        </w:rPr>
        <w:fldChar w:fldCharType="separate"/>
      </w:r>
      <w:r w:rsidR="000B5463">
        <w:rPr>
          <w:noProof/>
          <w:color w:val="000000" w:themeColor="text1"/>
        </w:rPr>
        <w:t>24</w:t>
      </w:r>
      <w:r w:rsidRPr="00551B54">
        <w:rPr>
          <w:noProof/>
          <w:color w:val="000000" w:themeColor="text1"/>
        </w:rPr>
        <w:fldChar w:fldCharType="end"/>
      </w:r>
      <w:r w:rsidRPr="00551B54">
        <w:rPr>
          <w:color w:val="000000" w:themeColor="text1"/>
        </w:rPr>
        <w:tab/>
      </w:r>
      <w:r w:rsidR="00AC0DA7" w:rsidRPr="00551B54">
        <w:rPr>
          <w:color w:val="000000" w:themeColor="text1"/>
        </w:rPr>
        <w:t>OTS0TSTRD Registe</w:t>
      </w:r>
      <w:r w:rsidRPr="00551B54">
        <w:rPr>
          <w:color w:val="000000" w:themeColor="text1"/>
        </w:rPr>
        <w:t>r</w:t>
      </w:r>
      <w:r w:rsidR="00356644">
        <w:rPr>
          <w:color w:val="000000" w:themeColor="text1"/>
        </w:rPr>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C6595F" w:rsidRPr="00551B54" w14:paraId="1DA48211" w14:textId="77777777" w:rsidTr="00695849">
        <w:tc>
          <w:tcPr>
            <w:tcW w:w="1134" w:type="dxa"/>
            <w:shd w:val="pct15" w:color="auto" w:fill="auto"/>
            <w:vAlign w:val="bottom"/>
          </w:tcPr>
          <w:p w14:paraId="4EEDCB75" w14:textId="77777777" w:rsidR="00695849" w:rsidRPr="00551B54" w:rsidRDefault="00695849" w:rsidP="00695849">
            <w:pPr>
              <w:pStyle w:val="a3"/>
              <w:rPr>
                <w:color w:val="000000" w:themeColor="text1"/>
              </w:rPr>
            </w:pPr>
            <w:r w:rsidRPr="00551B54">
              <w:rPr>
                <w:color w:val="000000" w:themeColor="text1"/>
              </w:rPr>
              <w:t>Bit Position</w:t>
            </w:r>
          </w:p>
        </w:tc>
        <w:tc>
          <w:tcPr>
            <w:tcW w:w="1701" w:type="dxa"/>
            <w:shd w:val="pct15" w:color="auto" w:fill="auto"/>
            <w:vAlign w:val="bottom"/>
          </w:tcPr>
          <w:p w14:paraId="13A32A30" w14:textId="77777777" w:rsidR="00695849" w:rsidRPr="00551B54" w:rsidRDefault="00695849" w:rsidP="00695849">
            <w:pPr>
              <w:pStyle w:val="a3"/>
              <w:rPr>
                <w:color w:val="000000" w:themeColor="text1"/>
              </w:rPr>
            </w:pPr>
            <w:r w:rsidRPr="00551B54">
              <w:rPr>
                <w:color w:val="000000" w:themeColor="text1"/>
              </w:rPr>
              <w:t>Bit Name</w:t>
            </w:r>
          </w:p>
        </w:tc>
        <w:tc>
          <w:tcPr>
            <w:tcW w:w="6804" w:type="dxa"/>
            <w:shd w:val="pct15" w:color="auto" w:fill="auto"/>
            <w:vAlign w:val="bottom"/>
          </w:tcPr>
          <w:p w14:paraId="75962F61" w14:textId="77777777" w:rsidR="00695849" w:rsidRPr="00551B54" w:rsidRDefault="00695849" w:rsidP="00695849">
            <w:pPr>
              <w:pStyle w:val="a3"/>
              <w:rPr>
                <w:color w:val="000000" w:themeColor="text1"/>
              </w:rPr>
            </w:pPr>
            <w:r w:rsidRPr="00551B54">
              <w:rPr>
                <w:color w:val="000000" w:themeColor="text1"/>
              </w:rPr>
              <w:t>Function</w:t>
            </w:r>
          </w:p>
        </w:tc>
      </w:tr>
      <w:tr w:rsidR="00C6595F" w:rsidRPr="00551B54" w14:paraId="536DAC58" w14:textId="77777777" w:rsidTr="00695849">
        <w:tc>
          <w:tcPr>
            <w:tcW w:w="1134" w:type="dxa"/>
          </w:tcPr>
          <w:p w14:paraId="4B1E9A52" w14:textId="77777777" w:rsidR="00695849" w:rsidRPr="00551B54" w:rsidRDefault="00695849" w:rsidP="00695849">
            <w:pPr>
              <w:pStyle w:val="a4"/>
              <w:rPr>
                <w:color w:val="000000" w:themeColor="text1"/>
              </w:rPr>
            </w:pPr>
            <w:r w:rsidRPr="00551B54">
              <w:rPr>
                <w:color w:val="000000" w:themeColor="text1"/>
              </w:rPr>
              <w:t>7 to 1</w:t>
            </w:r>
          </w:p>
        </w:tc>
        <w:tc>
          <w:tcPr>
            <w:tcW w:w="1701" w:type="dxa"/>
          </w:tcPr>
          <w:p w14:paraId="701314F3" w14:textId="5851634D" w:rsidR="00695849" w:rsidRPr="00551B54" w:rsidRDefault="006D0CEE" w:rsidP="00695849">
            <w:pPr>
              <w:pStyle w:val="a4"/>
              <w:rPr>
                <w:color w:val="000000" w:themeColor="text1"/>
              </w:rPr>
            </w:pPr>
            <w:r w:rsidRPr="00551B54">
              <w:rPr>
                <w:rFonts w:cs="Arial"/>
                <w:color w:val="000000" w:themeColor="text1"/>
              </w:rPr>
              <w:t>—</w:t>
            </w:r>
          </w:p>
        </w:tc>
        <w:tc>
          <w:tcPr>
            <w:tcW w:w="6804" w:type="dxa"/>
          </w:tcPr>
          <w:p w14:paraId="72DDCFC0" w14:textId="3E764987" w:rsidR="00F34DE6" w:rsidRPr="0065348C" w:rsidRDefault="00A51DA0" w:rsidP="00F34DE6">
            <w:pPr>
              <w:pStyle w:val="a4"/>
              <w:rPr>
                <w:color w:val="000000" w:themeColor="text1"/>
              </w:rPr>
            </w:pPr>
            <w:r w:rsidRPr="0065348C">
              <w:rPr>
                <w:rFonts w:hint="eastAsia"/>
                <w:color w:val="000000" w:themeColor="text1"/>
              </w:rPr>
              <w:t>Reserved</w:t>
            </w:r>
          </w:p>
          <w:p w14:paraId="2717B453" w14:textId="77777777" w:rsidR="00695849" w:rsidRPr="00551B54" w:rsidRDefault="00695849" w:rsidP="00695849">
            <w:pPr>
              <w:pStyle w:val="a4"/>
              <w:rPr>
                <w:color w:val="000000" w:themeColor="text1"/>
              </w:rPr>
            </w:pPr>
            <w:r w:rsidRPr="0065348C">
              <w:rPr>
                <w:color w:val="000000" w:themeColor="text1"/>
              </w:rPr>
              <w:t>When read, the value after reset is returned.</w:t>
            </w:r>
          </w:p>
        </w:tc>
      </w:tr>
      <w:tr w:rsidR="00C6595F" w:rsidRPr="00551B54" w14:paraId="5ACE0AF2" w14:textId="77777777" w:rsidTr="00695849">
        <w:tc>
          <w:tcPr>
            <w:tcW w:w="1134" w:type="dxa"/>
          </w:tcPr>
          <w:p w14:paraId="31797DCB" w14:textId="77777777" w:rsidR="00695849" w:rsidRPr="00551B54" w:rsidRDefault="00695849" w:rsidP="00695849">
            <w:pPr>
              <w:pStyle w:val="a4"/>
              <w:rPr>
                <w:color w:val="000000" w:themeColor="text1"/>
              </w:rPr>
            </w:pPr>
            <w:r w:rsidRPr="00551B54">
              <w:rPr>
                <w:color w:val="000000" w:themeColor="text1"/>
              </w:rPr>
              <w:t>0</w:t>
            </w:r>
          </w:p>
        </w:tc>
        <w:tc>
          <w:tcPr>
            <w:tcW w:w="1701" w:type="dxa"/>
          </w:tcPr>
          <w:p w14:paraId="1CDB95B6" w14:textId="77777777" w:rsidR="00695849" w:rsidRPr="00551B54" w:rsidRDefault="00695849" w:rsidP="00695849">
            <w:pPr>
              <w:pStyle w:val="a4"/>
              <w:rPr>
                <w:color w:val="000000" w:themeColor="text1"/>
              </w:rPr>
            </w:pPr>
            <w:r w:rsidRPr="00551B54">
              <w:rPr>
                <w:color w:val="000000" w:themeColor="text1"/>
              </w:rPr>
              <w:t>FFCHK</w:t>
            </w:r>
          </w:p>
        </w:tc>
        <w:tc>
          <w:tcPr>
            <w:tcW w:w="6804" w:type="dxa"/>
          </w:tcPr>
          <w:p w14:paraId="2D86D136" w14:textId="77777777" w:rsidR="00695849" w:rsidRPr="00551B54" w:rsidRDefault="00695849" w:rsidP="00695849">
            <w:pPr>
              <w:pStyle w:val="a4"/>
              <w:rPr>
                <w:color w:val="000000" w:themeColor="text1"/>
              </w:rPr>
            </w:pPr>
            <w:r w:rsidRPr="00551B54">
              <w:rPr>
                <w:color w:val="000000" w:themeColor="text1"/>
              </w:rPr>
              <w:t>Monitoring of the internal timing signal.</w:t>
            </w:r>
          </w:p>
          <w:p w14:paraId="2F0B2D1A" w14:textId="2814E2A7" w:rsidR="00695849" w:rsidRPr="00551B54" w:rsidRDefault="00695849" w:rsidP="00695849">
            <w:pPr>
              <w:pStyle w:val="a4"/>
              <w:rPr>
                <w:color w:val="000000" w:themeColor="text1"/>
              </w:rPr>
            </w:pPr>
            <w:r w:rsidRPr="00551B54">
              <w:rPr>
                <w:color w:val="000000" w:themeColor="text1"/>
              </w:rPr>
              <w:t>FFTESTCHECK terminal is monitored.</w:t>
            </w:r>
          </w:p>
        </w:tc>
      </w:tr>
    </w:tbl>
    <w:p w14:paraId="7B81873D" w14:textId="70F9B7EA" w:rsidR="00AC0DA7" w:rsidRDefault="00695849" w:rsidP="00695849">
      <w:pPr>
        <w:pStyle w:val="BodyText"/>
        <w:rPr>
          <w:color w:val="00B0F0"/>
        </w:rPr>
      </w:pPr>
      <w:r w:rsidRPr="00C6595F">
        <w:rPr>
          <w:color w:val="00B0F0"/>
        </w:rPr>
        <w:br w:type="page"/>
      </w:r>
    </w:p>
    <w:p w14:paraId="19F15D60" w14:textId="3D8FD225" w:rsidR="00E66779" w:rsidRPr="005F0CF1" w:rsidRDefault="001C054F" w:rsidP="00E66779">
      <w:pPr>
        <w:pStyle w:val="Heading3"/>
        <w:rPr>
          <w:rFonts w:ascii="Times New Roman" w:hAnsi="Times New Roman"/>
          <w:color w:val="FF0000"/>
        </w:rPr>
      </w:pPr>
      <w:r w:rsidRPr="005F0CF1">
        <w:rPr>
          <w:rFonts w:ascii="Times New Roman" w:hAnsi="Times New Roman"/>
          <w:color w:val="FF0000"/>
        </w:rPr>
        <w:lastRenderedPageBreak/>
        <w:t>OTS0SDIAGCTL - Self-Diagnosis Control Register</w:t>
      </w:r>
    </w:p>
    <w:p w14:paraId="657B185E" w14:textId="77777777" w:rsidR="001C054F" w:rsidRPr="005F0CF1" w:rsidRDefault="001C054F" w:rsidP="00E66779">
      <w:pPr>
        <w:pStyle w:val="BodyText"/>
        <w:rPr>
          <w:color w:val="FF0000"/>
          <w:szCs w:val="20"/>
        </w:rPr>
      </w:pPr>
      <w:r w:rsidRPr="005F0CF1">
        <w:rPr>
          <w:color w:val="FF0000"/>
          <w:szCs w:val="20"/>
        </w:rPr>
        <w:t>OTS0SDIAGCTL is an 8-bit readable/writable register to control the input of AD converter for self-diagnosis.</w:t>
      </w:r>
      <w:r w:rsidRPr="005F0CF1">
        <w:rPr>
          <w:color w:val="FF0000"/>
          <w:szCs w:val="20"/>
        </w:rPr>
        <w:br/>
      </w:r>
    </w:p>
    <w:tbl>
      <w:tblPr>
        <w:tblW w:w="0" w:type="auto"/>
        <w:jc w:val="right"/>
        <w:tblLayout w:type="fixed"/>
        <w:tblCellMar>
          <w:left w:w="0" w:type="dxa"/>
          <w:right w:w="0" w:type="dxa"/>
        </w:tblCellMar>
        <w:tblLook w:val="04A0" w:firstRow="1" w:lastRow="0" w:firstColumn="1" w:lastColumn="0" w:noHBand="0" w:noVBand="1"/>
      </w:tblPr>
      <w:tblGrid>
        <w:gridCol w:w="1247"/>
        <w:gridCol w:w="170"/>
        <w:gridCol w:w="7462"/>
      </w:tblGrid>
      <w:tr w:rsidR="00262ECE" w:rsidRPr="005F0CF1" w14:paraId="5AC3694B" w14:textId="77777777" w:rsidTr="001C054F">
        <w:trPr>
          <w:jc w:val="right"/>
        </w:trPr>
        <w:tc>
          <w:tcPr>
            <w:tcW w:w="1247" w:type="dxa"/>
            <w:shd w:val="clear" w:color="auto" w:fill="auto"/>
          </w:tcPr>
          <w:p w14:paraId="7F286F21" w14:textId="775D27D0" w:rsidR="00262ECE" w:rsidRPr="005F0CF1" w:rsidRDefault="00262ECE" w:rsidP="001C054F">
            <w:pPr>
              <w:pStyle w:val="7pt3"/>
              <w:rPr>
                <w:rStyle w:val="a9"/>
                <w:color w:val="FF0000"/>
              </w:rPr>
            </w:pPr>
            <w:r>
              <w:rPr>
                <w:rStyle w:val="a9"/>
                <w:color w:val="FF0000"/>
              </w:rPr>
              <w:t>Access:</w:t>
            </w:r>
          </w:p>
        </w:tc>
        <w:tc>
          <w:tcPr>
            <w:tcW w:w="170" w:type="dxa"/>
            <w:shd w:val="clear" w:color="auto" w:fill="auto"/>
          </w:tcPr>
          <w:p w14:paraId="4D3C3E5F" w14:textId="77777777" w:rsidR="00262ECE" w:rsidRPr="005F0CF1" w:rsidRDefault="00262ECE" w:rsidP="001C054F">
            <w:pPr>
              <w:pStyle w:val="7pt6"/>
              <w:rPr>
                <w:rStyle w:val="a9"/>
                <w:color w:val="FF0000"/>
              </w:rPr>
            </w:pPr>
          </w:p>
        </w:tc>
        <w:tc>
          <w:tcPr>
            <w:tcW w:w="7462" w:type="dxa"/>
            <w:shd w:val="clear" w:color="auto" w:fill="auto"/>
          </w:tcPr>
          <w:p w14:paraId="1B31A63E" w14:textId="3AD0D3B9" w:rsidR="00262ECE" w:rsidRPr="005F0CF1" w:rsidRDefault="00262ECE" w:rsidP="001C054F">
            <w:pPr>
              <w:pStyle w:val="7pt6"/>
              <w:rPr>
                <w:color w:val="FF0000"/>
              </w:rPr>
            </w:pPr>
            <w:r w:rsidRPr="00262ECE">
              <w:rPr>
                <w:color w:val="FF0000"/>
              </w:rPr>
              <w:t>This register can be read or written in 8-bit units.</w:t>
            </w:r>
          </w:p>
        </w:tc>
      </w:tr>
      <w:tr w:rsidR="00262ECE" w:rsidRPr="005F0CF1" w14:paraId="355D6636" w14:textId="77777777" w:rsidTr="001C054F">
        <w:trPr>
          <w:jc w:val="right"/>
        </w:trPr>
        <w:tc>
          <w:tcPr>
            <w:tcW w:w="1247" w:type="dxa"/>
            <w:shd w:val="clear" w:color="auto" w:fill="auto"/>
          </w:tcPr>
          <w:p w14:paraId="6D024BF9" w14:textId="4BCD4FA5" w:rsidR="00262ECE" w:rsidRPr="005F0CF1" w:rsidRDefault="00262ECE" w:rsidP="001C054F">
            <w:pPr>
              <w:pStyle w:val="7pt3"/>
              <w:rPr>
                <w:rStyle w:val="a9"/>
                <w:color w:val="FF0000"/>
              </w:rPr>
            </w:pPr>
            <w:r>
              <w:rPr>
                <w:rStyle w:val="a9"/>
                <w:color w:val="FF0000"/>
              </w:rPr>
              <w:t>Address:</w:t>
            </w:r>
          </w:p>
        </w:tc>
        <w:tc>
          <w:tcPr>
            <w:tcW w:w="170" w:type="dxa"/>
            <w:shd w:val="clear" w:color="auto" w:fill="auto"/>
          </w:tcPr>
          <w:p w14:paraId="0C29816D" w14:textId="77777777" w:rsidR="00262ECE" w:rsidRPr="005F0CF1" w:rsidRDefault="00262ECE" w:rsidP="001C054F">
            <w:pPr>
              <w:pStyle w:val="7pt6"/>
              <w:rPr>
                <w:rStyle w:val="a9"/>
                <w:color w:val="FF0000"/>
              </w:rPr>
            </w:pPr>
          </w:p>
        </w:tc>
        <w:tc>
          <w:tcPr>
            <w:tcW w:w="7462" w:type="dxa"/>
            <w:shd w:val="clear" w:color="auto" w:fill="auto"/>
          </w:tcPr>
          <w:p w14:paraId="2F56F0B7" w14:textId="3A5105CF" w:rsidR="00262ECE" w:rsidRPr="005F0CF1" w:rsidRDefault="00262ECE" w:rsidP="001C054F">
            <w:pPr>
              <w:pStyle w:val="7pt6"/>
              <w:rPr>
                <w:color w:val="FF0000"/>
              </w:rPr>
            </w:pPr>
            <w:r>
              <w:rPr>
                <w:color w:val="FF0000"/>
              </w:rPr>
              <w:t>&lt;</w:t>
            </w:r>
            <w:proofErr w:type="spellStart"/>
            <w:r>
              <w:rPr>
                <w:color w:val="FF0000"/>
              </w:rPr>
              <w:t>OTSn_base</w:t>
            </w:r>
            <w:proofErr w:type="spellEnd"/>
            <w:r>
              <w:rPr>
                <w:color w:val="FF0000"/>
              </w:rPr>
              <w:t>&gt; + A0</w:t>
            </w:r>
            <w:r w:rsidRPr="00262ECE">
              <w:rPr>
                <w:color w:val="FF0000"/>
                <w:vertAlign w:val="subscript"/>
              </w:rPr>
              <w:t>H</w:t>
            </w:r>
          </w:p>
        </w:tc>
      </w:tr>
      <w:tr w:rsidR="001C054F" w:rsidRPr="005F0CF1" w14:paraId="2173BB26" w14:textId="77777777" w:rsidTr="001C054F">
        <w:trPr>
          <w:jc w:val="right"/>
        </w:trPr>
        <w:tc>
          <w:tcPr>
            <w:tcW w:w="1247" w:type="dxa"/>
            <w:shd w:val="clear" w:color="auto" w:fill="auto"/>
          </w:tcPr>
          <w:p w14:paraId="6E73B14C" w14:textId="77777777" w:rsidR="001C054F" w:rsidRPr="005F0CF1" w:rsidRDefault="001C054F" w:rsidP="001C054F">
            <w:pPr>
              <w:pStyle w:val="7pt3"/>
              <w:rPr>
                <w:rStyle w:val="a9"/>
                <w:color w:val="FF0000"/>
              </w:rPr>
            </w:pPr>
            <w:r w:rsidRPr="005F0CF1">
              <w:rPr>
                <w:rStyle w:val="a9"/>
                <w:color w:val="FF0000"/>
              </w:rPr>
              <w:t>Value after reset:</w:t>
            </w:r>
          </w:p>
        </w:tc>
        <w:tc>
          <w:tcPr>
            <w:tcW w:w="170" w:type="dxa"/>
            <w:shd w:val="clear" w:color="auto" w:fill="auto"/>
          </w:tcPr>
          <w:p w14:paraId="6765A678" w14:textId="77777777" w:rsidR="001C054F" w:rsidRPr="005F0CF1" w:rsidRDefault="001C054F" w:rsidP="001C054F">
            <w:pPr>
              <w:pStyle w:val="7pt6"/>
              <w:rPr>
                <w:rStyle w:val="a9"/>
                <w:color w:val="FF0000"/>
              </w:rPr>
            </w:pPr>
          </w:p>
        </w:tc>
        <w:tc>
          <w:tcPr>
            <w:tcW w:w="7462" w:type="dxa"/>
            <w:shd w:val="clear" w:color="auto" w:fill="auto"/>
          </w:tcPr>
          <w:p w14:paraId="41B03F28" w14:textId="77777777" w:rsidR="001C054F" w:rsidRPr="005F0CF1" w:rsidRDefault="001C054F" w:rsidP="001C054F">
            <w:pPr>
              <w:pStyle w:val="7pt6"/>
              <w:rPr>
                <w:color w:val="FF0000"/>
              </w:rPr>
            </w:pPr>
            <w:r w:rsidRPr="005F0CF1">
              <w:rPr>
                <w:color w:val="FF0000"/>
              </w:rPr>
              <w:t>00</w:t>
            </w:r>
            <w:r w:rsidRPr="005F0CF1">
              <w:rPr>
                <w:rStyle w:val="a8"/>
                <w:color w:val="FF0000"/>
              </w:rPr>
              <w:t>H</w:t>
            </w:r>
          </w:p>
        </w:tc>
      </w:tr>
    </w:tbl>
    <w:p w14:paraId="6FDF5D92" w14:textId="77777777" w:rsidR="001C054F" w:rsidRPr="005F0CF1" w:rsidRDefault="001C054F" w:rsidP="001C054F">
      <w:pPr>
        <w:pStyle w:val="SP"/>
        <w:rPr>
          <w:color w:val="FF0000"/>
        </w:rPr>
      </w:pPr>
    </w:p>
    <w:tbl>
      <w:tblPr>
        <w:tblW w:w="9639" w:type="dxa"/>
        <w:tblLayout w:type="fixed"/>
        <w:tblCellMar>
          <w:left w:w="0" w:type="dxa"/>
          <w:right w:w="0" w:type="dxa"/>
        </w:tblCellMar>
        <w:tblLook w:val="04A0" w:firstRow="1" w:lastRow="0" w:firstColumn="1" w:lastColumn="0" w:noHBand="0" w:noVBand="1"/>
      </w:tblPr>
      <w:tblGrid>
        <w:gridCol w:w="1111"/>
        <w:gridCol w:w="1066"/>
        <w:gridCol w:w="1066"/>
        <w:gridCol w:w="1066"/>
        <w:gridCol w:w="1066"/>
        <w:gridCol w:w="1066"/>
        <w:gridCol w:w="1066"/>
        <w:gridCol w:w="1066"/>
        <w:gridCol w:w="1066"/>
      </w:tblGrid>
      <w:tr w:rsidR="001C054F" w:rsidRPr="005F0CF1" w14:paraId="35021F60" w14:textId="77777777" w:rsidTr="001C054F">
        <w:trPr>
          <w:trHeight w:val="238"/>
        </w:trPr>
        <w:tc>
          <w:tcPr>
            <w:tcW w:w="1111" w:type="dxa"/>
            <w:shd w:val="clear" w:color="auto" w:fill="auto"/>
            <w:vAlign w:val="center"/>
          </w:tcPr>
          <w:p w14:paraId="67158FCA" w14:textId="77777777" w:rsidR="001C054F" w:rsidRPr="005F0CF1" w:rsidRDefault="001C054F" w:rsidP="001C054F">
            <w:pPr>
              <w:pStyle w:val="bit"/>
              <w:rPr>
                <w:color w:val="FF0000"/>
              </w:rPr>
            </w:pPr>
            <w:r w:rsidRPr="005F0CF1">
              <w:rPr>
                <w:color w:val="FF0000"/>
              </w:rPr>
              <w:t>Bit</w:t>
            </w:r>
          </w:p>
        </w:tc>
        <w:tc>
          <w:tcPr>
            <w:tcW w:w="1066" w:type="dxa"/>
            <w:tcBorders>
              <w:bottom w:val="single" w:sz="4" w:space="0" w:color="auto"/>
            </w:tcBorders>
            <w:shd w:val="clear" w:color="auto" w:fill="auto"/>
            <w:vAlign w:val="center"/>
          </w:tcPr>
          <w:p w14:paraId="413A2BFF" w14:textId="77777777" w:rsidR="001C054F" w:rsidRPr="005F0CF1" w:rsidRDefault="001C054F" w:rsidP="001C054F">
            <w:pPr>
              <w:pStyle w:val="bit0"/>
              <w:rPr>
                <w:color w:val="FF0000"/>
              </w:rPr>
            </w:pPr>
            <w:r w:rsidRPr="005F0CF1">
              <w:rPr>
                <w:rFonts w:hint="eastAsia"/>
                <w:color w:val="FF0000"/>
              </w:rPr>
              <w:t>7</w:t>
            </w:r>
          </w:p>
        </w:tc>
        <w:tc>
          <w:tcPr>
            <w:tcW w:w="1066" w:type="dxa"/>
            <w:tcBorders>
              <w:bottom w:val="single" w:sz="4" w:space="0" w:color="auto"/>
            </w:tcBorders>
            <w:shd w:val="clear" w:color="auto" w:fill="auto"/>
            <w:vAlign w:val="center"/>
          </w:tcPr>
          <w:p w14:paraId="6FB6B9E3" w14:textId="77777777" w:rsidR="001C054F" w:rsidRPr="005F0CF1" w:rsidRDefault="001C054F" w:rsidP="001C054F">
            <w:pPr>
              <w:pStyle w:val="bit0"/>
              <w:rPr>
                <w:color w:val="FF0000"/>
              </w:rPr>
            </w:pPr>
            <w:r w:rsidRPr="005F0CF1">
              <w:rPr>
                <w:rFonts w:hint="eastAsia"/>
                <w:color w:val="FF0000"/>
              </w:rPr>
              <w:t>6</w:t>
            </w:r>
          </w:p>
        </w:tc>
        <w:tc>
          <w:tcPr>
            <w:tcW w:w="1066" w:type="dxa"/>
            <w:tcBorders>
              <w:bottom w:val="single" w:sz="4" w:space="0" w:color="auto"/>
            </w:tcBorders>
            <w:shd w:val="clear" w:color="auto" w:fill="auto"/>
            <w:vAlign w:val="center"/>
          </w:tcPr>
          <w:p w14:paraId="50063B04" w14:textId="77777777" w:rsidR="001C054F" w:rsidRPr="005F0CF1" w:rsidRDefault="001C054F" w:rsidP="001C054F">
            <w:pPr>
              <w:pStyle w:val="bit0"/>
              <w:rPr>
                <w:color w:val="FF0000"/>
              </w:rPr>
            </w:pPr>
            <w:r w:rsidRPr="005F0CF1">
              <w:rPr>
                <w:rFonts w:hint="eastAsia"/>
                <w:color w:val="FF0000"/>
              </w:rPr>
              <w:t>5</w:t>
            </w:r>
          </w:p>
        </w:tc>
        <w:tc>
          <w:tcPr>
            <w:tcW w:w="1066" w:type="dxa"/>
            <w:tcBorders>
              <w:bottom w:val="single" w:sz="4" w:space="0" w:color="auto"/>
            </w:tcBorders>
            <w:shd w:val="clear" w:color="auto" w:fill="auto"/>
            <w:vAlign w:val="center"/>
          </w:tcPr>
          <w:p w14:paraId="1A12E48B" w14:textId="77777777" w:rsidR="001C054F" w:rsidRPr="005F0CF1" w:rsidRDefault="001C054F" w:rsidP="001C054F">
            <w:pPr>
              <w:pStyle w:val="bit0"/>
              <w:rPr>
                <w:color w:val="FF0000"/>
              </w:rPr>
            </w:pPr>
            <w:r w:rsidRPr="005F0CF1">
              <w:rPr>
                <w:rFonts w:hint="eastAsia"/>
                <w:color w:val="FF0000"/>
              </w:rPr>
              <w:t>4</w:t>
            </w:r>
          </w:p>
        </w:tc>
        <w:tc>
          <w:tcPr>
            <w:tcW w:w="1066" w:type="dxa"/>
            <w:tcBorders>
              <w:bottom w:val="single" w:sz="4" w:space="0" w:color="auto"/>
            </w:tcBorders>
            <w:shd w:val="clear" w:color="auto" w:fill="auto"/>
            <w:vAlign w:val="center"/>
          </w:tcPr>
          <w:p w14:paraId="61D66509" w14:textId="77777777" w:rsidR="001C054F" w:rsidRPr="005F0CF1" w:rsidRDefault="001C054F" w:rsidP="001C054F">
            <w:pPr>
              <w:pStyle w:val="bit0"/>
              <w:rPr>
                <w:color w:val="FF0000"/>
              </w:rPr>
            </w:pPr>
            <w:r w:rsidRPr="005F0CF1">
              <w:rPr>
                <w:rFonts w:hint="eastAsia"/>
                <w:color w:val="FF0000"/>
              </w:rPr>
              <w:t>3</w:t>
            </w:r>
          </w:p>
        </w:tc>
        <w:tc>
          <w:tcPr>
            <w:tcW w:w="1066" w:type="dxa"/>
            <w:tcBorders>
              <w:bottom w:val="single" w:sz="4" w:space="0" w:color="auto"/>
            </w:tcBorders>
            <w:shd w:val="clear" w:color="auto" w:fill="auto"/>
            <w:vAlign w:val="center"/>
          </w:tcPr>
          <w:p w14:paraId="78EF017A" w14:textId="77777777" w:rsidR="001C054F" w:rsidRPr="005F0CF1" w:rsidRDefault="001C054F" w:rsidP="001C054F">
            <w:pPr>
              <w:pStyle w:val="bit0"/>
              <w:rPr>
                <w:color w:val="FF0000"/>
              </w:rPr>
            </w:pPr>
            <w:r w:rsidRPr="005F0CF1">
              <w:rPr>
                <w:rFonts w:hint="eastAsia"/>
                <w:color w:val="FF0000"/>
              </w:rPr>
              <w:t>2</w:t>
            </w:r>
          </w:p>
        </w:tc>
        <w:tc>
          <w:tcPr>
            <w:tcW w:w="1066" w:type="dxa"/>
            <w:tcBorders>
              <w:bottom w:val="single" w:sz="4" w:space="0" w:color="auto"/>
            </w:tcBorders>
            <w:shd w:val="clear" w:color="auto" w:fill="auto"/>
            <w:vAlign w:val="center"/>
          </w:tcPr>
          <w:p w14:paraId="0418A527" w14:textId="77777777" w:rsidR="001C054F" w:rsidRPr="005F0CF1" w:rsidRDefault="001C054F" w:rsidP="001C054F">
            <w:pPr>
              <w:pStyle w:val="bit0"/>
              <w:rPr>
                <w:color w:val="FF0000"/>
              </w:rPr>
            </w:pPr>
            <w:r w:rsidRPr="005F0CF1">
              <w:rPr>
                <w:rFonts w:hint="eastAsia"/>
                <w:color w:val="FF0000"/>
              </w:rPr>
              <w:t>1</w:t>
            </w:r>
          </w:p>
        </w:tc>
        <w:tc>
          <w:tcPr>
            <w:tcW w:w="1066" w:type="dxa"/>
            <w:tcBorders>
              <w:bottom w:val="single" w:sz="4" w:space="0" w:color="auto"/>
            </w:tcBorders>
            <w:shd w:val="clear" w:color="auto" w:fill="auto"/>
            <w:vAlign w:val="center"/>
          </w:tcPr>
          <w:p w14:paraId="40847826" w14:textId="77777777" w:rsidR="001C054F" w:rsidRPr="005F0CF1" w:rsidRDefault="001C054F" w:rsidP="001C054F">
            <w:pPr>
              <w:pStyle w:val="bit0"/>
              <w:rPr>
                <w:color w:val="FF0000"/>
              </w:rPr>
            </w:pPr>
            <w:r w:rsidRPr="005F0CF1">
              <w:rPr>
                <w:rFonts w:hint="eastAsia"/>
                <w:color w:val="FF0000"/>
              </w:rPr>
              <w:t>0</w:t>
            </w:r>
          </w:p>
        </w:tc>
      </w:tr>
      <w:tr w:rsidR="001C054F" w:rsidRPr="005F0CF1" w14:paraId="54203968" w14:textId="77777777" w:rsidTr="001C054F">
        <w:trPr>
          <w:trHeight w:val="567"/>
        </w:trPr>
        <w:tc>
          <w:tcPr>
            <w:tcW w:w="1111" w:type="dxa"/>
            <w:tcBorders>
              <w:right w:val="single" w:sz="4" w:space="0" w:color="auto"/>
            </w:tcBorders>
            <w:shd w:val="clear" w:color="auto" w:fill="auto"/>
            <w:vAlign w:val="center"/>
          </w:tcPr>
          <w:p w14:paraId="2D7A69FC" w14:textId="77777777" w:rsidR="001C054F" w:rsidRPr="005F0CF1" w:rsidRDefault="001C054F" w:rsidP="001C054F">
            <w:pPr>
              <w:pStyle w:val="bit"/>
              <w:rPr>
                <w:color w:val="FF0000"/>
              </w:rPr>
            </w:pP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4C40C6A8" w14:textId="77777777" w:rsidR="001C054F" w:rsidRPr="005F0CF1" w:rsidRDefault="001C054F" w:rsidP="001C054F">
            <w:pPr>
              <w:pStyle w:val="bit0"/>
              <w:rPr>
                <w:color w:val="FF0000"/>
              </w:rPr>
            </w:pPr>
            <w:r w:rsidRPr="005F0CF1">
              <w:rPr>
                <w:rFonts w:cs="Arial"/>
                <w:color w:val="FF0000"/>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6C11FA43" w14:textId="77777777" w:rsidR="001C054F" w:rsidRPr="005F0CF1" w:rsidRDefault="001C054F" w:rsidP="001C054F">
            <w:pPr>
              <w:pStyle w:val="bit0"/>
              <w:rPr>
                <w:color w:val="FF0000"/>
              </w:rPr>
            </w:pPr>
            <w:r w:rsidRPr="005F0CF1">
              <w:rPr>
                <w:rFonts w:cs="Arial"/>
                <w:color w:val="FF0000"/>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8BAD760" w14:textId="77777777" w:rsidR="001C054F" w:rsidRPr="005F0CF1" w:rsidRDefault="001C054F" w:rsidP="001C054F">
            <w:pPr>
              <w:pStyle w:val="bit0"/>
              <w:rPr>
                <w:color w:val="FF0000"/>
              </w:rPr>
            </w:pPr>
            <w:r w:rsidRPr="005F0CF1">
              <w:rPr>
                <w:rFonts w:cs="Arial"/>
                <w:color w:val="FF0000"/>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02E53B3F" w14:textId="77777777" w:rsidR="001C054F" w:rsidRPr="005F0CF1" w:rsidRDefault="001C054F" w:rsidP="001C054F">
            <w:pPr>
              <w:pStyle w:val="bit0"/>
              <w:rPr>
                <w:color w:val="FF0000"/>
              </w:rPr>
            </w:pPr>
            <w:r w:rsidRPr="005F0CF1">
              <w:rPr>
                <w:rFonts w:cs="Arial"/>
                <w:color w:val="FF0000"/>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2F1E8A4C" w14:textId="77777777" w:rsidR="001C054F" w:rsidRPr="005F0CF1" w:rsidRDefault="001C054F" w:rsidP="001C054F">
            <w:pPr>
              <w:pStyle w:val="bit0"/>
              <w:rPr>
                <w:color w:val="FF0000"/>
              </w:rPr>
            </w:pPr>
            <w:r w:rsidRPr="005F0CF1">
              <w:rPr>
                <w:rFonts w:cs="Arial"/>
                <w:color w:val="FF0000"/>
              </w:rPr>
              <w:t>—</w:t>
            </w:r>
          </w:p>
        </w:tc>
        <w:tc>
          <w:tcPr>
            <w:tcW w:w="1066" w:type="dxa"/>
            <w:tcBorders>
              <w:top w:val="single" w:sz="4" w:space="0" w:color="auto"/>
              <w:left w:val="single" w:sz="4" w:space="0" w:color="auto"/>
              <w:bottom w:val="single" w:sz="4" w:space="0" w:color="auto"/>
              <w:right w:val="single" w:sz="4" w:space="0" w:color="auto"/>
            </w:tcBorders>
            <w:shd w:val="clear" w:color="auto" w:fill="auto"/>
            <w:vAlign w:val="center"/>
          </w:tcPr>
          <w:p w14:paraId="41AC581C" w14:textId="77777777" w:rsidR="001C054F" w:rsidRPr="005F0CF1" w:rsidRDefault="001C054F" w:rsidP="001C054F">
            <w:pPr>
              <w:pStyle w:val="bit0"/>
              <w:rPr>
                <w:color w:val="FF0000"/>
              </w:rPr>
            </w:pPr>
            <w:r w:rsidRPr="005F0CF1">
              <w:rPr>
                <w:rFonts w:cs="Arial"/>
                <w:color w:val="FF0000"/>
              </w:rPr>
              <w:t>—</w:t>
            </w:r>
          </w:p>
        </w:tc>
        <w:tc>
          <w:tcPr>
            <w:tcW w:w="213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EE542D" w14:textId="12DD0422" w:rsidR="001C054F" w:rsidRPr="005F0CF1" w:rsidRDefault="001C054F" w:rsidP="001C054F">
            <w:pPr>
              <w:pStyle w:val="bit0"/>
              <w:rPr>
                <w:color w:val="FF0000"/>
              </w:rPr>
            </w:pPr>
            <w:r w:rsidRPr="005F0CF1">
              <w:rPr>
                <w:color w:val="FF0000"/>
              </w:rPr>
              <w:t>ADCIN[1:0]</w:t>
            </w:r>
          </w:p>
        </w:tc>
      </w:tr>
      <w:tr w:rsidR="001C054F" w:rsidRPr="005F0CF1" w14:paraId="47D485CB" w14:textId="77777777" w:rsidTr="001C054F">
        <w:trPr>
          <w:trHeight w:val="238"/>
        </w:trPr>
        <w:tc>
          <w:tcPr>
            <w:tcW w:w="1111" w:type="dxa"/>
            <w:shd w:val="clear" w:color="auto" w:fill="auto"/>
            <w:vAlign w:val="center"/>
          </w:tcPr>
          <w:p w14:paraId="73473CBF" w14:textId="77777777" w:rsidR="001C054F" w:rsidRPr="005F0CF1" w:rsidRDefault="001C054F" w:rsidP="001C054F">
            <w:pPr>
              <w:pStyle w:val="bit"/>
              <w:rPr>
                <w:color w:val="FF0000"/>
              </w:rPr>
            </w:pPr>
            <w:r w:rsidRPr="005F0CF1">
              <w:rPr>
                <w:color w:val="FF0000"/>
              </w:rPr>
              <w:t>Value after reset</w:t>
            </w:r>
          </w:p>
        </w:tc>
        <w:tc>
          <w:tcPr>
            <w:tcW w:w="1066" w:type="dxa"/>
            <w:tcBorders>
              <w:top w:val="single" w:sz="4" w:space="0" w:color="auto"/>
            </w:tcBorders>
            <w:shd w:val="clear" w:color="auto" w:fill="auto"/>
            <w:vAlign w:val="center"/>
          </w:tcPr>
          <w:p w14:paraId="0EF24FCB" w14:textId="77777777" w:rsidR="001C054F" w:rsidRPr="005F0CF1" w:rsidRDefault="001C054F" w:rsidP="001C054F">
            <w:pPr>
              <w:pStyle w:val="bit0"/>
              <w:rPr>
                <w:color w:val="FF0000"/>
              </w:rPr>
            </w:pPr>
            <w:r w:rsidRPr="005F0CF1">
              <w:rPr>
                <w:rFonts w:hint="eastAsia"/>
                <w:color w:val="FF0000"/>
              </w:rPr>
              <w:t>0</w:t>
            </w:r>
          </w:p>
        </w:tc>
        <w:tc>
          <w:tcPr>
            <w:tcW w:w="1066" w:type="dxa"/>
            <w:tcBorders>
              <w:top w:val="single" w:sz="4" w:space="0" w:color="auto"/>
            </w:tcBorders>
            <w:shd w:val="clear" w:color="auto" w:fill="auto"/>
            <w:vAlign w:val="center"/>
          </w:tcPr>
          <w:p w14:paraId="00EBE183" w14:textId="77777777" w:rsidR="001C054F" w:rsidRPr="005F0CF1" w:rsidRDefault="001C054F" w:rsidP="001C054F">
            <w:pPr>
              <w:pStyle w:val="bit0"/>
              <w:rPr>
                <w:color w:val="FF0000"/>
              </w:rPr>
            </w:pPr>
            <w:r w:rsidRPr="005F0CF1">
              <w:rPr>
                <w:color w:val="FF0000"/>
              </w:rPr>
              <w:t>0</w:t>
            </w:r>
          </w:p>
        </w:tc>
        <w:tc>
          <w:tcPr>
            <w:tcW w:w="1066" w:type="dxa"/>
            <w:tcBorders>
              <w:top w:val="single" w:sz="4" w:space="0" w:color="auto"/>
            </w:tcBorders>
            <w:shd w:val="clear" w:color="auto" w:fill="auto"/>
            <w:vAlign w:val="center"/>
          </w:tcPr>
          <w:p w14:paraId="74370BFE" w14:textId="77777777" w:rsidR="001C054F" w:rsidRPr="005F0CF1" w:rsidRDefault="001C054F" w:rsidP="001C054F">
            <w:pPr>
              <w:pStyle w:val="bit0"/>
              <w:rPr>
                <w:color w:val="FF0000"/>
              </w:rPr>
            </w:pPr>
            <w:r w:rsidRPr="005F0CF1">
              <w:rPr>
                <w:color w:val="FF0000"/>
              </w:rPr>
              <w:t>0</w:t>
            </w:r>
          </w:p>
        </w:tc>
        <w:tc>
          <w:tcPr>
            <w:tcW w:w="1066" w:type="dxa"/>
            <w:tcBorders>
              <w:top w:val="single" w:sz="4" w:space="0" w:color="auto"/>
            </w:tcBorders>
            <w:shd w:val="clear" w:color="auto" w:fill="auto"/>
            <w:vAlign w:val="center"/>
          </w:tcPr>
          <w:p w14:paraId="7ED41252" w14:textId="77777777" w:rsidR="001C054F" w:rsidRPr="005F0CF1" w:rsidRDefault="001C054F" w:rsidP="001C054F">
            <w:pPr>
              <w:pStyle w:val="bit0"/>
              <w:rPr>
                <w:color w:val="FF0000"/>
              </w:rPr>
            </w:pPr>
            <w:r w:rsidRPr="005F0CF1">
              <w:rPr>
                <w:color w:val="FF0000"/>
              </w:rPr>
              <w:t>0</w:t>
            </w:r>
          </w:p>
        </w:tc>
        <w:tc>
          <w:tcPr>
            <w:tcW w:w="1066" w:type="dxa"/>
            <w:tcBorders>
              <w:top w:val="single" w:sz="4" w:space="0" w:color="auto"/>
            </w:tcBorders>
            <w:shd w:val="clear" w:color="auto" w:fill="auto"/>
            <w:vAlign w:val="center"/>
          </w:tcPr>
          <w:p w14:paraId="28CFD3B2" w14:textId="77777777" w:rsidR="001C054F" w:rsidRPr="005F0CF1" w:rsidRDefault="001C054F" w:rsidP="001C054F">
            <w:pPr>
              <w:pStyle w:val="bit0"/>
              <w:rPr>
                <w:color w:val="FF0000"/>
              </w:rPr>
            </w:pPr>
            <w:r w:rsidRPr="005F0CF1">
              <w:rPr>
                <w:color w:val="FF0000"/>
              </w:rPr>
              <w:t>0</w:t>
            </w:r>
          </w:p>
        </w:tc>
        <w:tc>
          <w:tcPr>
            <w:tcW w:w="1066" w:type="dxa"/>
            <w:tcBorders>
              <w:top w:val="single" w:sz="4" w:space="0" w:color="auto"/>
            </w:tcBorders>
            <w:shd w:val="clear" w:color="auto" w:fill="auto"/>
            <w:vAlign w:val="center"/>
          </w:tcPr>
          <w:p w14:paraId="47F9098A" w14:textId="77777777" w:rsidR="001C054F" w:rsidRPr="005F0CF1" w:rsidRDefault="001C054F" w:rsidP="001C054F">
            <w:pPr>
              <w:pStyle w:val="bit0"/>
              <w:rPr>
                <w:color w:val="FF0000"/>
              </w:rPr>
            </w:pPr>
            <w:r w:rsidRPr="005F0CF1">
              <w:rPr>
                <w:color w:val="FF0000"/>
              </w:rPr>
              <w:t>0</w:t>
            </w:r>
          </w:p>
        </w:tc>
        <w:tc>
          <w:tcPr>
            <w:tcW w:w="1066" w:type="dxa"/>
            <w:tcBorders>
              <w:top w:val="single" w:sz="4" w:space="0" w:color="auto"/>
            </w:tcBorders>
            <w:shd w:val="clear" w:color="auto" w:fill="auto"/>
            <w:vAlign w:val="center"/>
          </w:tcPr>
          <w:p w14:paraId="37EFBD9D" w14:textId="77777777" w:rsidR="001C054F" w:rsidRPr="005F0CF1" w:rsidRDefault="001C054F" w:rsidP="001C054F">
            <w:pPr>
              <w:pStyle w:val="bit0"/>
              <w:rPr>
                <w:color w:val="FF0000"/>
              </w:rPr>
            </w:pPr>
            <w:r w:rsidRPr="005F0CF1">
              <w:rPr>
                <w:color w:val="FF0000"/>
              </w:rPr>
              <w:t>0</w:t>
            </w:r>
          </w:p>
        </w:tc>
        <w:tc>
          <w:tcPr>
            <w:tcW w:w="1066" w:type="dxa"/>
            <w:tcBorders>
              <w:top w:val="single" w:sz="4" w:space="0" w:color="auto"/>
            </w:tcBorders>
            <w:shd w:val="clear" w:color="auto" w:fill="auto"/>
            <w:vAlign w:val="center"/>
          </w:tcPr>
          <w:p w14:paraId="0349F8A5" w14:textId="77777777" w:rsidR="001C054F" w:rsidRPr="005F0CF1" w:rsidRDefault="001C054F" w:rsidP="001C054F">
            <w:pPr>
              <w:pStyle w:val="bit0"/>
              <w:rPr>
                <w:color w:val="FF0000"/>
              </w:rPr>
            </w:pPr>
            <w:r w:rsidRPr="005F0CF1">
              <w:rPr>
                <w:color w:val="FF0000"/>
              </w:rPr>
              <w:t>0</w:t>
            </w:r>
          </w:p>
        </w:tc>
      </w:tr>
      <w:tr w:rsidR="001C054F" w:rsidRPr="005F0CF1" w14:paraId="3D65C58F" w14:textId="77777777" w:rsidTr="001C054F">
        <w:trPr>
          <w:trHeight w:val="238"/>
        </w:trPr>
        <w:tc>
          <w:tcPr>
            <w:tcW w:w="1111" w:type="dxa"/>
            <w:shd w:val="clear" w:color="auto" w:fill="auto"/>
            <w:vAlign w:val="center"/>
          </w:tcPr>
          <w:p w14:paraId="3F1D8AE6" w14:textId="77777777" w:rsidR="001C054F" w:rsidRPr="005F0CF1" w:rsidRDefault="001C054F" w:rsidP="001C054F">
            <w:pPr>
              <w:pStyle w:val="bit"/>
              <w:rPr>
                <w:color w:val="FF0000"/>
              </w:rPr>
            </w:pPr>
            <w:r w:rsidRPr="005F0CF1">
              <w:rPr>
                <w:color w:val="FF0000"/>
              </w:rPr>
              <w:t>R/W</w:t>
            </w:r>
          </w:p>
        </w:tc>
        <w:tc>
          <w:tcPr>
            <w:tcW w:w="1066" w:type="dxa"/>
            <w:shd w:val="clear" w:color="auto" w:fill="auto"/>
            <w:vAlign w:val="center"/>
          </w:tcPr>
          <w:p w14:paraId="6B667557" w14:textId="77777777" w:rsidR="001C054F" w:rsidRPr="005F0CF1" w:rsidRDefault="001C054F" w:rsidP="001C054F">
            <w:pPr>
              <w:pStyle w:val="bit0"/>
              <w:rPr>
                <w:color w:val="FF0000"/>
              </w:rPr>
            </w:pPr>
            <w:r w:rsidRPr="005F0CF1">
              <w:rPr>
                <w:color w:val="FF0000"/>
              </w:rPr>
              <w:t>R</w:t>
            </w:r>
          </w:p>
        </w:tc>
        <w:tc>
          <w:tcPr>
            <w:tcW w:w="1066" w:type="dxa"/>
            <w:shd w:val="clear" w:color="auto" w:fill="auto"/>
            <w:vAlign w:val="center"/>
          </w:tcPr>
          <w:p w14:paraId="54B07800" w14:textId="77777777" w:rsidR="001C054F" w:rsidRPr="005F0CF1" w:rsidRDefault="001C054F" w:rsidP="001C054F">
            <w:pPr>
              <w:pStyle w:val="bit0"/>
              <w:rPr>
                <w:color w:val="FF0000"/>
              </w:rPr>
            </w:pPr>
            <w:r w:rsidRPr="005F0CF1">
              <w:rPr>
                <w:color w:val="FF0000"/>
              </w:rPr>
              <w:t>R</w:t>
            </w:r>
          </w:p>
        </w:tc>
        <w:tc>
          <w:tcPr>
            <w:tcW w:w="1066" w:type="dxa"/>
            <w:shd w:val="clear" w:color="auto" w:fill="auto"/>
            <w:vAlign w:val="center"/>
          </w:tcPr>
          <w:p w14:paraId="10F87956" w14:textId="77777777" w:rsidR="001C054F" w:rsidRPr="005F0CF1" w:rsidRDefault="001C054F" w:rsidP="001C054F">
            <w:pPr>
              <w:pStyle w:val="bit0"/>
              <w:rPr>
                <w:color w:val="FF0000"/>
              </w:rPr>
            </w:pPr>
            <w:r w:rsidRPr="005F0CF1">
              <w:rPr>
                <w:color w:val="FF0000"/>
              </w:rPr>
              <w:t>R</w:t>
            </w:r>
          </w:p>
        </w:tc>
        <w:tc>
          <w:tcPr>
            <w:tcW w:w="1066" w:type="dxa"/>
            <w:shd w:val="clear" w:color="auto" w:fill="auto"/>
            <w:vAlign w:val="center"/>
          </w:tcPr>
          <w:p w14:paraId="275389D9" w14:textId="77777777" w:rsidR="001C054F" w:rsidRPr="005F0CF1" w:rsidRDefault="001C054F" w:rsidP="001C054F">
            <w:pPr>
              <w:pStyle w:val="bit0"/>
              <w:rPr>
                <w:color w:val="FF0000"/>
              </w:rPr>
            </w:pPr>
            <w:r w:rsidRPr="005F0CF1">
              <w:rPr>
                <w:color w:val="FF0000"/>
              </w:rPr>
              <w:t>R</w:t>
            </w:r>
          </w:p>
        </w:tc>
        <w:tc>
          <w:tcPr>
            <w:tcW w:w="1066" w:type="dxa"/>
            <w:shd w:val="clear" w:color="auto" w:fill="auto"/>
            <w:vAlign w:val="center"/>
          </w:tcPr>
          <w:p w14:paraId="4ADC06C0" w14:textId="77777777" w:rsidR="001C054F" w:rsidRPr="005F0CF1" w:rsidRDefault="001C054F" w:rsidP="001C054F">
            <w:pPr>
              <w:pStyle w:val="bit0"/>
              <w:rPr>
                <w:color w:val="FF0000"/>
              </w:rPr>
            </w:pPr>
            <w:r w:rsidRPr="005F0CF1">
              <w:rPr>
                <w:color w:val="FF0000"/>
              </w:rPr>
              <w:t>R</w:t>
            </w:r>
          </w:p>
        </w:tc>
        <w:tc>
          <w:tcPr>
            <w:tcW w:w="1066" w:type="dxa"/>
            <w:shd w:val="clear" w:color="auto" w:fill="auto"/>
            <w:vAlign w:val="center"/>
          </w:tcPr>
          <w:p w14:paraId="75FBC113" w14:textId="77777777" w:rsidR="001C054F" w:rsidRPr="005F0CF1" w:rsidRDefault="001C054F" w:rsidP="001C054F">
            <w:pPr>
              <w:pStyle w:val="bit0"/>
              <w:rPr>
                <w:color w:val="FF0000"/>
              </w:rPr>
            </w:pPr>
            <w:r w:rsidRPr="005F0CF1">
              <w:rPr>
                <w:color w:val="FF0000"/>
              </w:rPr>
              <w:t>R</w:t>
            </w:r>
          </w:p>
        </w:tc>
        <w:tc>
          <w:tcPr>
            <w:tcW w:w="1066" w:type="dxa"/>
            <w:shd w:val="clear" w:color="auto" w:fill="auto"/>
            <w:vAlign w:val="center"/>
          </w:tcPr>
          <w:p w14:paraId="562AE120" w14:textId="43F4393C" w:rsidR="001C054F" w:rsidRPr="005F0CF1" w:rsidRDefault="001C054F" w:rsidP="001C054F">
            <w:pPr>
              <w:pStyle w:val="bit0"/>
              <w:rPr>
                <w:color w:val="FF0000"/>
              </w:rPr>
            </w:pPr>
            <w:r w:rsidRPr="005F0CF1">
              <w:rPr>
                <w:color w:val="FF0000"/>
              </w:rPr>
              <w:t>R/W</w:t>
            </w:r>
          </w:p>
        </w:tc>
        <w:tc>
          <w:tcPr>
            <w:tcW w:w="1066" w:type="dxa"/>
            <w:shd w:val="clear" w:color="auto" w:fill="auto"/>
            <w:vAlign w:val="center"/>
          </w:tcPr>
          <w:p w14:paraId="460B5FC4" w14:textId="0B448512" w:rsidR="001C054F" w:rsidRPr="005F0CF1" w:rsidRDefault="001C054F" w:rsidP="001C054F">
            <w:pPr>
              <w:pStyle w:val="bit0"/>
              <w:rPr>
                <w:color w:val="FF0000"/>
              </w:rPr>
            </w:pPr>
            <w:r w:rsidRPr="005F0CF1">
              <w:rPr>
                <w:color w:val="FF0000"/>
              </w:rPr>
              <w:t>R/W</w:t>
            </w:r>
          </w:p>
        </w:tc>
      </w:tr>
    </w:tbl>
    <w:p w14:paraId="655088E5" w14:textId="77777777" w:rsidR="001C054F" w:rsidRPr="005F0CF1" w:rsidRDefault="001C054F" w:rsidP="00E66779">
      <w:pPr>
        <w:pStyle w:val="BodyText"/>
        <w:rPr>
          <w:color w:val="FF0000"/>
          <w:szCs w:val="20"/>
        </w:rPr>
      </w:pPr>
    </w:p>
    <w:p w14:paraId="4633F105" w14:textId="713C0112" w:rsidR="001C054F" w:rsidRPr="005F0CF1" w:rsidRDefault="001C054F" w:rsidP="001C054F">
      <w:pPr>
        <w:pStyle w:val="Caption"/>
        <w:rPr>
          <w:color w:val="FF0000"/>
        </w:rPr>
      </w:pPr>
      <w:r w:rsidRPr="005F0CF1">
        <w:rPr>
          <w:color w:val="FF0000"/>
        </w:rPr>
        <w:t xml:space="preserve">Table </w:t>
      </w:r>
      <w:r w:rsidRPr="005F0CF1">
        <w:rPr>
          <w:color w:val="FF0000"/>
        </w:rPr>
        <w:fldChar w:fldCharType="begin"/>
      </w:r>
      <w:r w:rsidRPr="005F0CF1">
        <w:rPr>
          <w:color w:val="FF0000"/>
        </w:rPr>
        <w:instrText xml:space="preserve"> STYLEREF 1 \s </w:instrText>
      </w:r>
      <w:r w:rsidRPr="005F0CF1">
        <w:rPr>
          <w:color w:val="FF0000"/>
        </w:rPr>
        <w:fldChar w:fldCharType="separate"/>
      </w:r>
      <w:r w:rsidRPr="005F0CF1">
        <w:rPr>
          <w:noProof/>
          <w:color w:val="FF0000"/>
        </w:rPr>
        <w:t>12</w:t>
      </w:r>
      <w:r w:rsidRPr="005F0CF1">
        <w:rPr>
          <w:noProof/>
          <w:color w:val="FF0000"/>
        </w:rPr>
        <w:fldChar w:fldCharType="end"/>
      </w:r>
      <w:r w:rsidRPr="005F0CF1">
        <w:rPr>
          <w:color w:val="FF0000"/>
        </w:rPr>
        <w:t>.</w:t>
      </w:r>
      <w:r w:rsidRPr="005F0CF1">
        <w:rPr>
          <w:color w:val="FF0000"/>
        </w:rPr>
        <w:fldChar w:fldCharType="begin"/>
      </w:r>
      <w:r w:rsidRPr="005F0CF1">
        <w:rPr>
          <w:color w:val="FF0000"/>
        </w:rPr>
        <w:instrText xml:space="preserve"> SEQ Table \* ARABIC \s 1 </w:instrText>
      </w:r>
      <w:r w:rsidRPr="005F0CF1">
        <w:rPr>
          <w:color w:val="FF0000"/>
        </w:rPr>
        <w:fldChar w:fldCharType="separate"/>
      </w:r>
      <w:r w:rsidR="00555EBD">
        <w:rPr>
          <w:noProof/>
          <w:color w:val="FF0000"/>
        </w:rPr>
        <w:t>25</w:t>
      </w:r>
      <w:r w:rsidRPr="005F0CF1">
        <w:rPr>
          <w:noProof/>
          <w:color w:val="FF0000"/>
        </w:rPr>
        <w:fldChar w:fldCharType="end"/>
      </w:r>
      <w:r w:rsidR="00356644">
        <w:rPr>
          <w:color w:val="FF0000"/>
        </w:rPr>
        <w:tab/>
      </w:r>
      <w:r w:rsidRPr="005F0CF1">
        <w:rPr>
          <w:color w:val="FF0000"/>
        </w:rPr>
        <w:t>OTS0SDIAGCTL Register</w:t>
      </w:r>
      <w:r w:rsidR="00356644">
        <w:rPr>
          <w:color w:val="FF0000"/>
        </w:rPr>
        <w:t xml:space="preserve"> Contents</w:t>
      </w:r>
    </w:p>
    <w:tbl>
      <w:tblPr>
        <w:tblStyle w:val="TableGrid"/>
        <w:tblW w:w="0" w:type="auto"/>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701"/>
        <w:gridCol w:w="6804"/>
      </w:tblGrid>
      <w:tr w:rsidR="001C054F" w:rsidRPr="005F0CF1" w14:paraId="21B6E8AE" w14:textId="77777777" w:rsidTr="001C054F">
        <w:tc>
          <w:tcPr>
            <w:tcW w:w="1134" w:type="dxa"/>
            <w:shd w:val="pct15" w:color="auto" w:fill="auto"/>
            <w:vAlign w:val="bottom"/>
          </w:tcPr>
          <w:p w14:paraId="51B236D7" w14:textId="77777777" w:rsidR="001C054F" w:rsidRPr="005F0CF1" w:rsidRDefault="001C054F" w:rsidP="001C054F">
            <w:pPr>
              <w:pStyle w:val="a3"/>
              <w:rPr>
                <w:color w:val="FF0000"/>
              </w:rPr>
            </w:pPr>
            <w:r w:rsidRPr="005F0CF1">
              <w:rPr>
                <w:color w:val="FF0000"/>
              </w:rPr>
              <w:t>Bit Position</w:t>
            </w:r>
          </w:p>
        </w:tc>
        <w:tc>
          <w:tcPr>
            <w:tcW w:w="1701" w:type="dxa"/>
            <w:shd w:val="pct15" w:color="auto" w:fill="auto"/>
            <w:vAlign w:val="bottom"/>
          </w:tcPr>
          <w:p w14:paraId="3CEEB0C5" w14:textId="77777777" w:rsidR="001C054F" w:rsidRPr="005F0CF1" w:rsidRDefault="001C054F" w:rsidP="001C054F">
            <w:pPr>
              <w:pStyle w:val="a3"/>
              <w:rPr>
                <w:color w:val="FF0000"/>
              </w:rPr>
            </w:pPr>
            <w:r w:rsidRPr="005F0CF1">
              <w:rPr>
                <w:color w:val="FF0000"/>
              </w:rPr>
              <w:t>Bit Name</w:t>
            </w:r>
          </w:p>
        </w:tc>
        <w:tc>
          <w:tcPr>
            <w:tcW w:w="6804" w:type="dxa"/>
            <w:shd w:val="pct15" w:color="auto" w:fill="auto"/>
            <w:vAlign w:val="bottom"/>
          </w:tcPr>
          <w:p w14:paraId="2C00472A" w14:textId="77777777" w:rsidR="001C054F" w:rsidRPr="005F0CF1" w:rsidRDefault="001C054F" w:rsidP="001C054F">
            <w:pPr>
              <w:pStyle w:val="a3"/>
              <w:rPr>
                <w:color w:val="FF0000"/>
              </w:rPr>
            </w:pPr>
            <w:r w:rsidRPr="005F0CF1">
              <w:rPr>
                <w:color w:val="FF0000"/>
              </w:rPr>
              <w:t>Function</w:t>
            </w:r>
          </w:p>
        </w:tc>
      </w:tr>
      <w:tr w:rsidR="001C054F" w:rsidRPr="005F0CF1" w14:paraId="7834849F" w14:textId="77777777" w:rsidTr="001C054F">
        <w:tc>
          <w:tcPr>
            <w:tcW w:w="1134" w:type="dxa"/>
          </w:tcPr>
          <w:p w14:paraId="01092D90" w14:textId="63E41643" w:rsidR="001C054F" w:rsidRPr="005F0CF1" w:rsidRDefault="001C054F" w:rsidP="001C054F">
            <w:pPr>
              <w:pStyle w:val="a4"/>
              <w:rPr>
                <w:rFonts w:asciiTheme="majorHAnsi" w:hAnsiTheme="majorHAnsi" w:cstheme="majorHAnsi"/>
                <w:color w:val="FF0000"/>
              </w:rPr>
            </w:pPr>
            <w:r w:rsidRPr="005F0CF1">
              <w:rPr>
                <w:rFonts w:asciiTheme="majorHAnsi" w:hAnsiTheme="majorHAnsi" w:cstheme="majorHAnsi"/>
                <w:color w:val="FF0000"/>
              </w:rPr>
              <w:t>7 to 2</w:t>
            </w:r>
          </w:p>
        </w:tc>
        <w:tc>
          <w:tcPr>
            <w:tcW w:w="1701" w:type="dxa"/>
          </w:tcPr>
          <w:p w14:paraId="58259253" w14:textId="77777777" w:rsidR="001C054F" w:rsidRPr="005F0CF1" w:rsidRDefault="001C054F" w:rsidP="001C054F">
            <w:pPr>
              <w:pStyle w:val="a4"/>
              <w:rPr>
                <w:rFonts w:asciiTheme="majorHAnsi" w:hAnsiTheme="majorHAnsi" w:cstheme="majorHAnsi"/>
                <w:color w:val="FF0000"/>
              </w:rPr>
            </w:pPr>
            <w:r w:rsidRPr="005F0CF1">
              <w:rPr>
                <w:rFonts w:asciiTheme="majorHAnsi" w:hAnsiTheme="majorHAnsi" w:cstheme="majorHAnsi"/>
                <w:color w:val="FF0000"/>
              </w:rPr>
              <w:t>—</w:t>
            </w:r>
          </w:p>
        </w:tc>
        <w:tc>
          <w:tcPr>
            <w:tcW w:w="6804" w:type="dxa"/>
          </w:tcPr>
          <w:p w14:paraId="346B7004" w14:textId="77777777" w:rsidR="001C054F" w:rsidRPr="005F0CF1" w:rsidRDefault="001C054F" w:rsidP="001C054F">
            <w:pPr>
              <w:pStyle w:val="a4"/>
              <w:rPr>
                <w:rFonts w:asciiTheme="majorHAnsi" w:hAnsiTheme="majorHAnsi" w:cstheme="majorHAnsi"/>
                <w:color w:val="FF0000"/>
              </w:rPr>
            </w:pPr>
            <w:r w:rsidRPr="005F0CF1">
              <w:rPr>
                <w:rFonts w:asciiTheme="majorHAnsi" w:hAnsiTheme="majorHAnsi" w:cstheme="majorHAnsi"/>
                <w:color w:val="FF0000"/>
              </w:rPr>
              <w:t>Reserved</w:t>
            </w:r>
          </w:p>
          <w:p w14:paraId="18B5240B" w14:textId="77777777" w:rsidR="001C054F" w:rsidRPr="005F0CF1" w:rsidRDefault="001C054F" w:rsidP="001C054F">
            <w:pPr>
              <w:pStyle w:val="a4"/>
              <w:rPr>
                <w:rFonts w:asciiTheme="majorHAnsi" w:hAnsiTheme="majorHAnsi" w:cstheme="majorHAnsi"/>
                <w:color w:val="FF0000"/>
              </w:rPr>
            </w:pPr>
            <w:r w:rsidRPr="005F0CF1">
              <w:rPr>
                <w:rFonts w:asciiTheme="majorHAnsi" w:hAnsiTheme="majorHAnsi" w:cstheme="majorHAnsi"/>
                <w:color w:val="FF0000"/>
              </w:rPr>
              <w:t>When read, the value after reset is returned.</w:t>
            </w:r>
          </w:p>
        </w:tc>
      </w:tr>
      <w:tr w:rsidR="001C054F" w:rsidRPr="005F0CF1" w14:paraId="2E433C52" w14:textId="77777777" w:rsidTr="001C054F">
        <w:tc>
          <w:tcPr>
            <w:tcW w:w="1134" w:type="dxa"/>
          </w:tcPr>
          <w:p w14:paraId="11D0C4AC" w14:textId="1561A6F2" w:rsidR="001C054F" w:rsidRPr="005F0CF1" w:rsidRDefault="001C054F" w:rsidP="001C054F">
            <w:pPr>
              <w:pStyle w:val="a4"/>
              <w:rPr>
                <w:rFonts w:asciiTheme="majorHAnsi" w:hAnsiTheme="majorHAnsi" w:cstheme="majorHAnsi"/>
                <w:color w:val="FF0000"/>
              </w:rPr>
            </w:pPr>
            <w:r w:rsidRPr="005F0CF1">
              <w:rPr>
                <w:rFonts w:asciiTheme="majorHAnsi" w:hAnsiTheme="majorHAnsi" w:cstheme="majorHAnsi"/>
                <w:color w:val="FF0000"/>
              </w:rPr>
              <w:t>1 to 0</w:t>
            </w:r>
          </w:p>
        </w:tc>
        <w:tc>
          <w:tcPr>
            <w:tcW w:w="1701" w:type="dxa"/>
          </w:tcPr>
          <w:p w14:paraId="1115A62C" w14:textId="0E10BEA7" w:rsidR="001C054F" w:rsidRPr="005F0CF1" w:rsidRDefault="001C054F" w:rsidP="001C054F">
            <w:pPr>
              <w:pStyle w:val="a4"/>
              <w:rPr>
                <w:rFonts w:asciiTheme="majorHAnsi" w:hAnsiTheme="majorHAnsi" w:cstheme="majorHAnsi"/>
                <w:color w:val="FF0000"/>
              </w:rPr>
            </w:pPr>
            <w:r w:rsidRPr="005F0CF1">
              <w:rPr>
                <w:rFonts w:asciiTheme="majorHAnsi" w:hAnsiTheme="majorHAnsi" w:cstheme="majorHAnsi"/>
                <w:color w:val="FF0000"/>
              </w:rPr>
              <w:t>ADCIN[1:0]</w:t>
            </w:r>
          </w:p>
        </w:tc>
        <w:tc>
          <w:tcPr>
            <w:tcW w:w="6804" w:type="dxa"/>
          </w:tcPr>
          <w:p w14:paraId="0694957E" w14:textId="799C12FE" w:rsidR="001C054F" w:rsidRPr="005F0CF1" w:rsidRDefault="001C054F" w:rsidP="001C054F">
            <w:pPr>
              <w:pStyle w:val="a4"/>
              <w:rPr>
                <w:rFonts w:asciiTheme="majorHAnsi" w:hAnsiTheme="majorHAnsi" w:cstheme="majorHAnsi"/>
                <w:color w:val="FF0000"/>
                <w:szCs w:val="16"/>
              </w:rPr>
            </w:pPr>
            <w:r w:rsidRPr="005F0CF1">
              <w:rPr>
                <w:rFonts w:asciiTheme="majorHAnsi" w:hAnsiTheme="majorHAnsi" w:cstheme="majorHAnsi"/>
                <w:color w:val="FF0000"/>
                <w:szCs w:val="16"/>
              </w:rPr>
              <w:t>AD Converter Input Control for Self-Diagnosis.</w:t>
            </w:r>
          </w:p>
          <w:p w14:paraId="53943E7A" w14:textId="26802E80" w:rsidR="001C054F" w:rsidRPr="005F0CF1" w:rsidRDefault="001C054F" w:rsidP="001C054F">
            <w:pPr>
              <w:pStyle w:val="a4"/>
              <w:rPr>
                <w:rFonts w:asciiTheme="majorHAnsi" w:hAnsiTheme="majorHAnsi" w:cstheme="majorHAnsi"/>
                <w:color w:val="FF0000"/>
              </w:rPr>
            </w:pPr>
            <w:r w:rsidRPr="005F0CF1">
              <w:rPr>
                <w:rFonts w:asciiTheme="majorHAnsi" w:hAnsiTheme="majorHAnsi" w:cstheme="majorHAnsi"/>
                <w:color w:val="FF0000"/>
              </w:rPr>
              <w:t>00: No pull-up/pull-down (normal operation)</w:t>
            </w:r>
            <w:r w:rsidR="007D70F3">
              <w:rPr>
                <w:rFonts w:asciiTheme="majorHAnsi" w:hAnsiTheme="majorHAnsi" w:cstheme="majorHAnsi"/>
                <w:color w:val="FF0000"/>
              </w:rPr>
              <w:t>.</w:t>
            </w:r>
          </w:p>
          <w:p w14:paraId="792DAEE6" w14:textId="1E84AE28" w:rsidR="001C054F" w:rsidRPr="005F0CF1" w:rsidRDefault="001C054F" w:rsidP="001C054F">
            <w:pPr>
              <w:pStyle w:val="a4"/>
              <w:rPr>
                <w:rFonts w:asciiTheme="majorHAnsi" w:hAnsiTheme="majorHAnsi" w:cstheme="majorHAnsi"/>
                <w:color w:val="FF0000"/>
              </w:rPr>
            </w:pPr>
            <w:r w:rsidRPr="005F0CF1">
              <w:rPr>
                <w:rFonts w:asciiTheme="majorHAnsi" w:hAnsiTheme="majorHAnsi" w:cstheme="majorHAnsi"/>
                <w:color w:val="FF0000"/>
              </w:rPr>
              <w:t>01: Pull-down</w:t>
            </w:r>
            <w:r w:rsidR="007D70F3">
              <w:rPr>
                <w:rFonts w:asciiTheme="majorHAnsi" w:hAnsiTheme="majorHAnsi" w:cstheme="majorHAnsi"/>
                <w:color w:val="FF0000"/>
              </w:rPr>
              <w:t>.</w:t>
            </w:r>
          </w:p>
          <w:p w14:paraId="689BB2ED" w14:textId="6319FD36" w:rsidR="001C054F" w:rsidRPr="005F0CF1" w:rsidRDefault="001C054F" w:rsidP="001C054F">
            <w:pPr>
              <w:pStyle w:val="a4"/>
              <w:rPr>
                <w:rFonts w:asciiTheme="majorHAnsi" w:hAnsiTheme="majorHAnsi" w:cstheme="majorHAnsi"/>
                <w:color w:val="FF0000"/>
              </w:rPr>
            </w:pPr>
            <w:r w:rsidRPr="005F0CF1">
              <w:rPr>
                <w:rFonts w:asciiTheme="majorHAnsi" w:hAnsiTheme="majorHAnsi" w:cstheme="majorHAnsi"/>
                <w:color w:val="FF0000"/>
              </w:rPr>
              <w:t>10: Pull-up</w:t>
            </w:r>
            <w:r w:rsidR="007D70F3">
              <w:rPr>
                <w:rFonts w:asciiTheme="majorHAnsi" w:hAnsiTheme="majorHAnsi" w:cstheme="majorHAnsi"/>
                <w:color w:val="FF0000"/>
              </w:rPr>
              <w:t>.</w:t>
            </w:r>
          </w:p>
          <w:p w14:paraId="0D37BC66" w14:textId="7713E1CC" w:rsidR="001C054F" w:rsidRPr="005F0CF1" w:rsidRDefault="001C054F" w:rsidP="001C054F">
            <w:pPr>
              <w:pStyle w:val="a4"/>
              <w:rPr>
                <w:rFonts w:asciiTheme="majorHAnsi" w:hAnsiTheme="majorHAnsi" w:cstheme="majorHAnsi"/>
                <w:color w:val="FF0000"/>
              </w:rPr>
            </w:pPr>
            <w:r w:rsidRPr="005F0CF1">
              <w:rPr>
                <w:rFonts w:asciiTheme="majorHAnsi" w:hAnsiTheme="majorHAnsi" w:cstheme="majorHAnsi"/>
                <w:color w:val="FF0000"/>
              </w:rPr>
              <w:t>11: Setting prohibited</w:t>
            </w:r>
            <w:r w:rsidR="007D70F3">
              <w:rPr>
                <w:rFonts w:asciiTheme="majorHAnsi" w:hAnsiTheme="majorHAnsi" w:cstheme="majorHAnsi"/>
                <w:color w:val="FF0000"/>
              </w:rPr>
              <w:t>.</w:t>
            </w:r>
          </w:p>
        </w:tc>
      </w:tr>
    </w:tbl>
    <w:p w14:paraId="72B7A40D" w14:textId="3E62C6DC" w:rsidR="00E66779" w:rsidRDefault="00E66779" w:rsidP="00E66779">
      <w:pPr>
        <w:pStyle w:val="BodyText"/>
        <w:rPr>
          <w:color w:val="00B0F0"/>
          <w:szCs w:val="20"/>
        </w:rPr>
      </w:pPr>
      <w:r w:rsidRPr="005F0CF1">
        <w:rPr>
          <w:color w:val="00B0F0"/>
          <w:szCs w:val="20"/>
        </w:rPr>
        <w:br w:type="page"/>
      </w:r>
    </w:p>
    <w:p w14:paraId="5EB1C7F2" w14:textId="77777777" w:rsidR="001C054F" w:rsidRPr="00C979F2" w:rsidRDefault="001C054F" w:rsidP="00E66779">
      <w:pPr>
        <w:pStyle w:val="BodyText"/>
        <w:rPr>
          <w:color w:val="00B0F0"/>
          <w:szCs w:val="20"/>
        </w:rPr>
      </w:pPr>
    </w:p>
    <w:p w14:paraId="37117CC7" w14:textId="77777777" w:rsidR="00E66779" w:rsidRPr="00E66779" w:rsidRDefault="00E66779" w:rsidP="00695849">
      <w:pPr>
        <w:pStyle w:val="BodyText"/>
        <w:rPr>
          <w:color w:val="00B0F0"/>
        </w:rPr>
      </w:pPr>
    </w:p>
    <w:p w14:paraId="6300CEF5" w14:textId="0AF07629" w:rsidR="00AC0DA7" w:rsidRPr="000337E3" w:rsidRDefault="00AC0DA7" w:rsidP="00695849">
      <w:pPr>
        <w:pStyle w:val="Heading2"/>
      </w:pPr>
      <w:bookmarkStart w:id="40" w:name="_Toc443438174"/>
      <w:r w:rsidRPr="000337E3">
        <w:t>Operation</w:t>
      </w:r>
      <w:bookmarkEnd w:id="40"/>
    </w:p>
    <w:p w14:paraId="7B8285C8" w14:textId="25999A58" w:rsidR="00E75B98" w:rsidRPr="000337E3" w:rsidRDefault="0024205B" w:rsidP="00E75B98">
      <w:pPr>
        <w:pStyle w:val="Heading3"/>
      </w:pPr>
      <w:bookmarkStart w:id="41" w:name="_Toc443438175"/>
      <w:r>
        <w:t>Temperature Measurement S</w:t>
      </w:r>
      <w:r w:rsidR="00E75B98" w:rsidRPr="000337E3">
        <w:t>equence</w:t>
      </w:r>
      <w:bookmarkEnd w:id="41"/>
    </w:p>
    <w:p w14:paraId="10E9E4A7" w14:textId="77777777" w:rsidR="008D24A9" w:rsidRPr="006D0CEE" w:rsidRDefault="008D24A9" w:rsidP="008D24A9">
      <w:pPr>
        <w:pStyle w:val="BodyText"/>
        <w:rPr>
          <w:snapToGrid/>
        </w:rPr>
      </w:pPr>
      <w:r w:rsidRPr="006D0CEE">
        <w:t>The temperature sensor is equipped with a Single measurement mode and a Continuous measurement mode.</w:t>
      </w:r>
    </w:p>
    <w:p w14:paraId="77F584A0" w14:textId="77777777" w:rsidR="008D24A9" w:rsidRDefault="008D24A9" w:rsidP="008D24A9">
      <w:pPr>
        <w:pStyle w:val="BodyText"/>
      </w:pPr>
      <w:r w:rsidRPr="006D0CEE">
        <w:t>The measurement start trigger an</w:t>
      </w:r>
      <w:r>
        <w:t>d Measurement end trigger of each mode is shown below.</w:t>
      </w:r>
    </w:p>
    <w:p w14:paraId="326C6410" w14:textId="517DBA4B" w:rsidR="00D1458E" w:rsidRPr="00C54CBE" w:rsidRDefault="00D1458E" w:rsidP="00832F13">
      <w:pPr>
        <w:pStyle w:val="Caption"/>
      </w:pPr>
      <w:r w:rsidRPr="000337E3">
        <w:t xml:space="preserve">Table </w:t>
      </w:r>
      <w:r w:rsidR="00890203">
        <w:fldChar w:fldCharType="begin"/>
      </w:r>
      <w:r w:rsidR="00890203">
        <w:instrText xml:space="preserve"> STYLEREF 1 \s </w:instrText>
      </w:r>
      <w:r w:rsidR="00890203">
        <w:fldChar w:fldCharType="separate"/>
      </w:r>
      <w:r w:rsidR="00976565">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CF039C">
        <w:rPr>
          <w:noProof/>
        </w:rPr>
        <w:t>27</w:t>
      </w:r>
      <w:r w:rsidR="00890203">
        <w:rPr>
          <w:noProof/>
        </w:rPr>
        <w:fldChar w:fldCharType="end"/>
      </w:r>
      <w:r w:rsidRPr="000337E3">
        <w:tab/>
      </w:r>
      <w:r w:rsidR="00C54CBE">
        <w:t>t</w:t>
      </w:r>
      <w:r w:rsidRPr="00C54CBE">
        <w:t xml:space="preserve">he </w:t>
      </w:r>
      <w:r w:rsidR="00C54CBE" w:rsidRPr="00C54CBE">
        <w:t>Measurement Start/End Trigger</w:t>
      </w:r>
    </w:p>
    <w:tbl>
      <w:tblPr>
        <w:tblStyle w:val="TableGrid"/>
        <w:tblW w:w="9639" w:type="dxa"/>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836"/>
        <w:gridCol w:w="2834"/>
        <w:gridCol w:w="3969"/>
      </w:tblGrid>
      <w:tr w:rsidR="008D24A9" w14:paraId="4F99CFEF" w14:textId="77777777" w:rsidTr="004D4747">
        <w:trPr>
          <w:cantSplit/>
          <w:trHeight w:val="238"/>
        </w:trPr>
        <w:tc>
          <w:tcPr>
            <w:tcW w:w="1471" w:type="pct"/>
            <w:shd w:val="pct15" w:color="auto" w:fill="auto"/>
            <w:hideMark/>
          </w:tcPr>
          <w:p w14:paraId="20EDE38A" w14:textId="4DE812EE" w:rsidR="008D24A9" w:rsidRDefault="008D24A9" w:rsidP="00402B2B">
            <w:pPr>
              <w:pStyle w:val="a3"/>
            </w:pPr>
            <w:r>
              <w:t xml:space="preserve">Measurement </w:t>
            </w:r>
            <w:r w:rsidR="00402B2B">
              <w:t>M</w:t>
            </w:r>
            <w:r>
              <w:t>ode</w:t>
            </w:r>
          </w:p>
        </w:tc>
        <w:tc>
          <w:tcPr>
            <w:tcW w:w="1470" w:type="pct"/>
            <w:shd w:val="pct15" w:color="auto" w:fill="auto"/>
            <w:hideMark/>
          </w:tcPr>
          <w:p w14:paraId="613EF0E2" w14:textId="0D5A60A3" w:rsidR="008D24A9" w:rsidRDefault="00402B2B" w:rsidP="00402B2B">
            <w:pPr>
              <w:pStyle w:val="a3"/>
            </w:pPr>
            <w:r>
              <w:t>Measurement S</w:t>
            </w:r>
            <w:r w:rsidR="008D24A9">
              <w:t xml:space="preserve">tart </w:t>
            </w:r>
            <w:r>
              <w:t>T</w:t>
            </w:r>
            <w:r w:rsidR="008D24A9">
              <w:t>rigger</w:t>
            </w:r>
          </w:p>
        </w:tc>
        <w:tc>
          <w:tcPr>
            <w:tcW w:w="2059" w:type="pct"/>
            <w:shd w:val="pct15" w:color="auto" w:fill="auto"/>
            <w:hideMark/>
          </w:tcPr>
          <w:p w14:paraId="46AC0071" w14:textId="018C706D" w:rsidR="008D24A9" w:rsidRDefault="008D24A9" w:rsidP="00402B2B">
            <w:pPr>
              <w:pStyle w:val="a3"/>
            </w:pPr>
            <w:r>
              <w:t xml:space="preserve">Measurement </w:t>
            </w:r>
            <w:r w:rsidR="00402B2B">
              <w:t>E</w:t>
            </w:r>
            <w:r>
              <w:t xml:space="preserve">nd </w:t>
            </w:r>
            <w:r w:rsidR="00402B2B">
              <w:t>T</w:t>
            </w:r>
            <w:r>
              <w:t>rigger</w:t>
            </w:r>
          </w:p>
        </w:tc>
      </w:tr>
      <w:tr w:rsidR="008D24A9" w14:paraId="25238C09" w14:textId="77777777" w:rsidTr="00402B2B">
        <w:trPr>
          <w:cantSplit/>
          <w:trHeight w:val="238"/>
        </w:trPr>
        <w:tc>
          <w:tcPr>
            <w:tcW w:w="1471" w:type="pct"/>
            <w:hideMark/>
          </w:tcPr>
          <w:p w14:paraId="5ACAD858" w14:textId="77777777" w:rsidR="008D24A9" w:rsidRPr="00402B2B" w:rsidRDefault="008D24A9" w:rsidP="00402B2B">
            <w:pPr>
              <w:pStyle w:val="a4"/>
            </w:pPr>
            <w:r w:rsidRPr="00402B2B">
              <w:t>Single measurement mode</w:t>
            </w:r>
          </w:p>
          <w:p w14:paraId="32DA7D9D" w14:textId="77777777" w:rsidR="008D24A9" w:rsidRPr="00402B2B" w:rsidRDefault="008D24A9" w:rsidP="00402B2B">
            <w:pPr>
              <w:pStyle w:val="a4"/>
            </w:pPr>
            <w:r w:rsidRPr="00402B2B">
              <w:t>OTS0OTCR.OTMD = 0</w:t>
            </w:r>
          </w:p>
        </w:tc>
        <w:tc>
          <w:tcPr>
            <w:tcW w:w="1470" w:type="pct"/>
            <w:hideMark/>
          </w:tcPr>
          <w:p w14:paraId="0311BB1E" w14:textId="77777777" w:rsidR="008D24A9" w:rsidRPr="00402B2B" w:rsidRDefault="008D24A9" w:rsidP="00402B2B">
            <w:pPr>
              <w:pStyle w:val="a4"/>
            </w:pPr>
            <w:r w:rsidRPr="00402B2B">
              <w:t>Write 1</w:t>
            </w:r>
            <w:r w:rsidRPr="00402B2B">
              <w:rPr>
                <w:rStyle w:val="a8"/>
              </w:rPr>
              <w:t>B</w:t>
            </w:r>
            <w:r w:rsidRPr="00402B2B">
              <w:t xml:space="preserve"> in OTS0OTSTCR.OTST.</w:t>
            </w:r>
          </w:p>
        </w:tc>
        <w:tc>
          <w:tcPr>
            <w:tcW w:w="2059" w:type="pct"/>
            <w:hideMark/>
          </w:tcPr>
          <w:p w14:paraId="5A442186" w14:textId="0B3E0708" w:rsidR="008D24A9" w:rsidRPr="00402B2B" w:rsidRDefault="004D4747" w:rsidP="00402B2B">
            <w:pPr>
              <w:pStyle w:val="a4"/>
            </w:pPr>
            <w:r>
              <w:t xml:space="preserve">1) </w:t>
            </w:r>
            <w:r w:rsidR="008D24A9" w:rsidRPr="00402B2B">
              <w:t>Automatic stop after one temperature measurement ends</w:t>
            </w:r>
          </w:p>
          <w:p w14:paraId="02C6F14B" w14:textId="65A08490" w:rsidR="008D24A9" w:rsidRPr="00402B2B" w:rsidRDefault="004D4747" w:rsidP="00402B2B">
            <w:pPr>
              <w:pStyle w:val="a4"/>
            </w:pPr>
            <w:r>
              <w:t xml:space="preserve">2) </w:t>
            </w:r>
            <w:r w:rsidR="008D24A9" w:rsidRPr="00402B2B">
              <w:t>Write 1</w:t>
            </w:r>
            <w:r w:rsidR="008D24A9" w:rsidRPr="00402B2B">
              <w:rPr>
                <w:rStyle w:val="a8"/>
              </w:rPr>
              <w:t>B</w:t>
            </w:r>
            <w:r w:rsidR="008D24A9" w:rsidRPr="00402B2B">
              <w:t xml:space="preserve"> in OTS0OTENDCR.OTEND.*</w:t>
            </w:r>
            <w:r w:rsidR="008D24A9" w:rsidRPr="00402B2B">
              <w:rPr>
                <w:rStyle w:val="af0"/>
              </w:rPr>
              <w:t>1</w:t>
            </w:r>
            <w:r w:rsidR="008D24A9" w:rsidRPr="00402B2B">
              <w:t xml:space="preserve"> *</w:t>
            </w:r>
            <w:r w:rsidR="008D24A9" w:rsidRPr="00402B2B">
              <w:rPr>
                <w:rStyle w:val="af0"/>
              </w:rPr>
              <w:t>2</w:t>
            </w:r>
          </w:p>
        </w:tc>
      </w:tr>
      <w:tr w:rsidR="008D24A9" w14:paraId="35194EA8" w14:textId="77777777" w:rsidTr="00402B2B">
        <w:trPr>
          <w:cantSplit/>
          <w:trHeight w:val="238"/>
        </w:trPr>
        <w:tc>
          <w:tcPr>
            <w:tcW w:w="1471" w:type="pct"/>
            <w:hideMark/>
          </w:tcPr>
          <w:p w14:paraId="5FBFFB2E" w14:textId="77777777" w:rsidR="008D24A9" w:rsidRPr="00402B2B" w:rsidRDefault="008D24A9" w:rsidP="00402B2B">
            <w:pPr>
              <w:pStyle w:val="a4"/>
            </w:pPr>
            <w:r w:rsidRPr="00402B2B">
              <w:t>Continuous measurement mode</w:t>
            </w:r>
          </w:p>
          <w:p w14:paraId="6313F03F" w14:textId="77777777" w:rsidR="008D24A9" w:rsidRPr="00402B2B" w:rsidRDefault="008D24A9" w:rsidP="00402B2B">
            <w:pPr>
              <w:pStyle w:val="a4"/>
            </w:pPr>
            <w:r w:rsidRPr="00402B2B">
              <w:t>OTS0OTCR.OTMD = 1</w:t>
            </w:r>
          </w:p>
        </w:tc>
        <w:tc>
          <w:tcPr>
            <w:tcW w:w="1470" w:type="pct"/>
            <w:hideMark/>
          </w:tcPr>
          <w:p w14:paraId="0EF4873E" w14:textId="77777777" w:rsidR="008D24A9" w:rsidRPr="00402B2B" w:rsidRDefault="008D24A9" w:rsidP="00402B2B">
            <w:pPr>
              <w:pStyle w:val="a4"/>
            </w:pPr>
            <w:r w:rsidRPr="00402B2B">
              <w:t>Write 1</w:t>
            </w:r>
            <w:r w:rsidRPr="00402B2B">
              <w:rPr>
                <w:rStyle w:val="a8"/>
              </w:rPr>
              <w:t>B</w:t>
            </w:r>
            <w:r w:rsidRPr="00402B2B">
              <w:t xml:space="preserve"> in OTS0OTSTCR.OTST.</w:t>
            </w:r>
          </w:p>
        </w:tc>
        <w:tc>
          <w:tcPr>
            <w:tcW w:w="2059" w:type="pct"/>
            <w:hideMark/>
          </w:tcPr>
          <w:p w14:paraId="55F50DA5" w14:textId="77777777" w:rsidR="008D24A9" w:rsidRPr="00402B2B" w:rsidRDefault="008D24A9" w:rsidP="00402B2B">
            <w:pPr>
              <w:pStyle w:val="a4"/>
            </w:pPr>
            <w:r w:rsidRPr="00402B2B">
              <w:t>Write 1</w:t>
            </w:r>
            <w:r w:rsidRPr="00402B2B">
              <w:rPr>
                <w:rStyle w:val="a8"/>
              </w:rPr>
              <w:t>B</w:t>
            </w:r>
            <w:r w:rsidRPr="00402B2B">
              <w:t xml:space="preserve"> in OTS0OTENDCR.OTEND.*</w:t>
            </w:r>
            <w:r w:rsidRPr="00402B2B">
              <w:rPr>
                <w:rStyle w:val="af0"/>
              </w:rPr>
              <w:t>1</w:t>
            </w:r>
          </w:p>
        </w:tc>
      </w:tr>
    </w:tbl>
    <w:p w14:paraId="26EB4319" w14:textId="77777777" w:rsidR="008D24A9" w:rsidRDefault="008D24A9" w:rsidP="00402B2B">
      <w:pPr>
        <w:pStyle w:val="12"/>
        <w:numPr>
          <w:ilvl w:val="0"/>
          <w:numId w:val="39"/>
        </w:numPr>
      </w:pPr>
      <w:r>
        <w:t>If the temperature measurement has been stopped by the OTS0OTENDCR.OTEND, data during the measurement will be discarded.</w:t>
      </w:r>
    </w:p>
    <w:p w14:paraId="2A79D52C" w14:textId="79D9FD2B" w:rsidR="008D24A9" w:rsidRPr="00402B2B" w:rsidRDefault="008D24A9" w:rsidP="00402B2B">
      <w:pPr>
        <w:pStyle w:val="12"/>
      </w:pPr>
      <w:r>
        <w:t>If the temp</w:t>
      </w:r>
      <w:r w:rsidRPr="00402B2B">
        <w:t>erature measurement has been stopped by the OTS0OTENDCR.OTEND before the first measurement has been completed the measurement operation will not output the measurement result at all</w:t>
      </w:r>
      <w:r w:rsidR="00402B2B">
        <w:t>.</w:t>
      </w:r>
    </w:p>
    <w:p w14:paraId="1EF3D094" w14:textId="77777777" w:rsidR="008D24A9" w:rsidRDefault="008D24A9" w:rsidP="00402B2B">
      <w:pPr>
        <w:pStyle w:val="SP"/>
      </w:pPr>
    </w:p>
    <w:p w14:paraId="0A957E35" w14:textId="43E81EF0" w:rsidR="008D24A9" w:rsidRPr="00402B2B" w:rsidRDefault="008D24A9" w:rsidP="008D24A9">
      <w:pPr>
        <w:pStyle w:val="BodyText"/>
      </w:pPr>
      <w:r w:rsidRPr="00402B2B">
        <w:t>The time until the temperature data is output requires 512 states (9.984msec.</w:t>
      </w:r>
      <w:r w:rsidRPr="00402B2B">
        <w:rPr>
          <w:color w:val="00B0F0"/>
        </w:rPr>
        <w:t xml:space="preserve"> </w:t>
      </w:r>
      <w:r w:rsidRPr="001F24EA">
        <w:rPr>
          <w:color w:val="00B0F0"/>
        </w:rPr>
        <w:t>OTS0TSTRA.OVSR = 1 set at the time of, 1.6384msec</w:t>
      </w:r>
      <w:r w:rsidR="003F743B">
        <w:rPr>
          <w:color w:val="00B0F0"/>
        </w:rPr>
        <w:t xml:space="preserve"> </w:t>
      </w:r>
      <w:r w:rsidR="001F24EA">
        <w:rPr>
          <w:color w:val="00B0F0"/>
        </w:rPr>
        <w:t>[For internal use only]</w:t>
      </w:r>
      <w:r w:rsidRPr="00402B2B">
        <w:t xml:space="preserve">) of the OTS clock to convert the measured temperature to digital data. </w:t>
      </w:r>
    </w:p>
    <w:p w14:paraId="241772D3" w14:textId="3A4A5C96" w:rsidR="008D24A9" w:rsidRPr="00402B2B" w:rsidRDefault="008D24A9" w:rsidP="008D24A9">
      <w:pPr>
        <w:pStyle w:val="BodyText"/>
      </w:pPr>
      <w:r w:rsidRPr="00402B2B">
        <w:t>There is a measurement stabilization period of 3 OTS clock states before the temperature is sample</w:t>
      </w:r>
      <w:r w:rsidR="00203D34">
        <w:t>d</w:t>
      </w:r>
      <w:r w:rsidRPr="00402B2B">
        <w:t xml:space="preserve"> after the measurement process is started by writing to the OTS0OTSSTCR.OTST bit.</w:t>
      </w:r>
    </w:p>
    <w:p w14:paraId="329CCBA4" w14:textId="77777777" w:rsidR="008D24A9" w:rsidRPr="00402B2B" w:rsidRDefault="008D24A9" w:rsidP="00402B2B">
      <w:pPr>
        <w:pStyle w:val="SP"/>
      </w:pPr>
    </w:p>
    <w:p w14:paraId="443D14E4" w14:textId="2FB0E708" w:rsidR="008D24A9" w:rsidRPr="00402B2B" w:rsidRDefault="008D24A9" w:rsidP="008D24A9">
      <w:pPr>
        <w:pStyle w:val="BodyText"/>
      </w:pPr>
      <w:r w:rsidRPr="00402B2B">
        <w:t xml:space="preserve">In Single measurement mode, to update the temperature measurement result </w:t>
      </w:r>
      <w:r w:rsidR="001E07A0" w:rsidRPr="00402B2B">
        <w:t>requires</w:t>
      </w:r>
      <w:r w:rsidRPr="00402B2B">
        <w:t xml:space="preserve"> 515 OTS clock states, including the measurement preparation period, until the temperature measurement operation ends. </w:t>
      </w:r>
    </w:p>
    <w:p w14:paraId="2F0A0EB5" w14:textId="76573F26" w:rsidR="00AE7894" w:rsidRPr="000337E3" w:rsidRDefault="008D24A9" w:rsidP="008D24A9">
      <w:pPr>
        <w:pStyle w:val="BodyText"/>
      </w:pPr>
      <w:r w:rsidRPr="00402B2B">
        <w:t>In Continuous measurement mode, 515 of the OTS clock, including the 3 state measurement stabilization period, are required only for the first temperature measurement, the second and subsequent updates of the temperature measurement result requires 512 states, and the measurement operation is repeated until 1 is written to OTENDCR.OTEND.</w:t>
      </w:r>
    </w:p>
    <w:p w14:paraId="267B766C" w14:textId="77777777" w:rsidR="00AE7894" w:rsidRPr="000337E3" w:rsidRDefault="00AE7894">
      <w:pPr>
        <w:widowControl/>
        <w:adjustRightInd/>
        <w:snapToGrid/>
        <w:spacing w:line="240" w:lineRule="auto"/>
        <w:textAlignment w:val="auto"/>
        <w:rPr>
          <w:rFonts w:ascii="Arial" w:eastAsia="MS Gothic" w:hAnsi="Arial"/>
          <w:noProof/>
          <w:snapToGrid/>
          <w:sz w:val="24"/>
          <w:szCs w:val="24"/>
        </w:rPr>
      </w:pPr>
      <w:r w:rsidRPr="000337E3">
        <w:br w:type="page"/>
      </w:r>
    </w:p>
    <w:p w14:paraId="311069D7" w14:textId="0ECB40A3" w:rsidR="00AC0DA7" w:rsidRPr="000337E3" w:rsidRDefault="00AC0DA7" w:rsidP="00695849">
      <w:pPr>
        <w:pStyle w:val="Heading3"/>
      </w:pPr>
      <w:bookmarkStart w:id="42" w:name="_Toc443438176"/>
      <w:r w:rsidRPr="000337E3">
        <w:lastRenderedPageBreak/>
        <w:t>Examples of Temperature Measurement Operation</w:t>
      </w:r>
      <w:bookmarkEnd w:id="42"/>
    </w:p>
    <w:p w14:paraId="73E16383" w14:textId="33A8CD9B" w:rsidR="00074F6E" w:rsidRPr="000337E3" w:rsidRDefault="00074F6E" w:rsidP="00005733">
      <w:pPr>
        <w:pStyle w:val="BodyText"/>
      </w:pPr>
      <w:r w:rsidRPr="000337E3">
        <w:t>The following figure shows temperature measurement operation in single measurement mode.</w:t>
      </w:r>
    </w:p>
    <w:p w14:paraId="3FD25691" w14:textId="622D946F" w:rsidR="005D62D5" w:rsidRPr="000337E3" w:rsidRDefault="00AC75C5" w:rsidP="00892DD5">
      <w:pPr>
        <w:pStyle w:val="af"/>
      </w:pPr>
      <w:r>
        <w:rPr>
          <w:noProof/>
          <w:snapToGrid/>
          <w:lang w:eastAsia="en-US"/>
        </w:rPr>
        <w:drawing>
          <wp:inline distT="0" distB="0" distL="0" distR="0" wp14:anchorId="09A43EF8" wp14:editId="35730108">
            <wp:extent cx="6120130" cy="30067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06725"/>
                    </a:xfrm>
                    <a:prstGeom prst="rect">
                      <a:avLst/>
                    </a:prstGeom>
                  </pic:spPr>
                </pic:pic>
              </a:graphicData>
            </a:graphic>
          </wp:inline>
        </w:drawing>
      </w:r>
    </w:p>
    <w:p w14:paraId="580BA5F8" w14:textId="2E39129A" w:rsidR="00892DD5" w:rsidRPr="000337E3" w:rsidRDefault="00892DD5" w:rsidP="00892DD5">
      <w:pPr>
        <w:pStyle w:val="Caption"/>
      </w:pPr>
      <w:r w:rsidRPr="000337E3">
        <w:t xml:space="preserve">Figure </w:t>
      </w:r>
      <w:r w:rsidR="00890203">
        <w:fldChar w:fldCharType="begin"/>
      </w:r>
      <w:r w:rsidR="00890203">
        <w:instrText xml:space="preserve"> STYLEREF 1 \s </w:instrText>
      </w:r>
      <w:r w:rsidR="00890203">
        <w:fldChar w:fldCharType="separate"/>
      </w:r>
      <w:r w:rsidR="00976565">
        <w:rPr>
          <w:noProof/>
        </w:rPr>
        <w:t>12</w:t>
      </w:r>
      <w:r w:rsidR="00890203">
        <w:rPr>
          <w:noProof/>
        </w:rPr>
        <w:fldChar w:fldCharType="end"/>
      </w:r>
      <w:r w:rsidRPr="000337E3">
        <w:t>.</w:t>
      </w:r>
      <w:r w:rsidR="00890203">
        <w:fldChar w:fldCharType="begin"/>
      </w:r>
      <w:r w:rsidR="00890203">
        <w:instrText xml:space="preserve"> SEQ Figure \* ARABIC \s 1 </w:instrText>
      </w:r>
      <w:r w:rsidR="00890203">
        <w:fldChar w:fldCharType="separate"/>
      </w:r>
      <w:r w:rsidR="00976565">
        <w:rPr>
          <w:noProof/>
        </w:rPr>
        <w:t>4</w:t>
      </w:r>
      <w:r w:rsidR="00890203">
        <w:rPr>
          <w:noProof/>
        </w:rPr>
        <w:fldChar w:fldCharType="end"/>
      </w:r>
      <w:r w:rsidRPr="000337E3">
        <w:tab/>
        <w:t>Example of Temperature Measurement Operation (Single Measurement Mode)</w:t>
      </w:r>
    </w:p>
    <w:p w14:paraId="78C25A7E" w14:textId="532E88CD" w:rsidR="00551B14" w:rsidRPr="000337E3" w:rsidRDefault="00551B14" w:rsidP="005E5B4B">
      <w:pPr>
        <w:pStyle w:val="SP"/>
      </w:pPr>
    </w:p>
    <w:p w14:paraId="309BF619" w14:textId="3DE4E884" w:rsidR="001E07A0" w:rsidRDefault="001E07A0" w:rsidP="001E07A0">
      <w:pPr>
        <w:pStyle w:val="aa"/>
      </w:pPr>
      <w:r>
        <w:t>NOTE</w:t>
      </w:r>
    </w:p>
    <w:p w14:paraId="6DE4820E" w14:textId="2EAAC6C2" w:rsidR="00074F6E" w:rsidRDefault="008D24A9" w:rsidP="00AC75C5">
      <w:pPr>
        <w:pStyle w:val="ab"/>
      </w:pPr>
      <w:r>
        <w:t xml:space="preserve">If </w:t>
      </w:r>
      <w:r w:rsidR="005D62D5">
        <w:t>“</w:t>
      </w:r>
      <w:r>
        <w:t>1</w:t>
      </w:r>
      <w:r w:rsidR="005D62D5">
        <w:t>”</w:t>
      </w:r>
      <w:r w:rsidRPr="005D62D5">
        <w:t xml:space="preserve"> is written to OTENDCR.OTEN</w:t>
      </w:r>
      <w:r w:rsidR="00203D34">
        <w:t>D</w:t>
      </w:r>
      <w:r w:rsidRPr="005D62D5">
        <w:t xml:space="preserve"> at the time of the internal cycles 511 or 512.</w:t>
      </w:r>
      <w:r w:rsidR="001E07A0">
        <w:br/>
      </w:r>
      <w:r w:rsidR="00AC75C5">
        <w:t>INTOTSOTI is issued and OTS0OTFR.OTF is set after updating the temperature measurement result as with the case of automatic stop after the temperature measurement.</w:t>
      </w:r>
    </w:p>
    <w:p w14:paraId="34A4DBDE" w14:textId="6551382D" w:rsidR="00890203" w:rsidRDefault="00890203" w:rsidP="001E07A0">
      <w:pPr>
        <w:pStyle w:val="ab"/>
      </w:pPr>
      <w:r w:rsidRPr="00890203">
        <w:t>DSOUT is the operation clock of the temperature sensor obtained by dividing CLK_LSB.</w:t>
      </w:r>
    </w:p>
    <w:p w14:paraId="77E4FD12" w14:textId="5D8AFDDF" w:rsidR="00890203" w:rsidRDefault="00890203" w:rsidP="001E07A0">
      <w:pPr>
        <w:pStyle w:val="ab"/>
      </w:pPr>
      <w:r w:rsidRPr="00890203">
        <w:t>The period of DSOUT is 19.5 us</w:t>
      </w:r>
      <w:r>
        <w:t xml:space="preserve"> </w:t>
      </w:r>
      <w:proofErr w:type="gramStart"/>
      <w:r>
        <w:t>( When</w:t>
      </w:r>
      <w:proofErr w:type="gramEnd"/>
      <w:r>
        <w:t xml:space="preserve"> CLK_LSB 40MHz )</w:t>
      </w:r>
    </w:p>
    <w:p w14:paraId="11B8D4E4" w14:textId="77777777" w:rsidR="001E07A0" w:rsidRPr="001E07A0" w:rsidRDefault="001E07A0" w:rsidP="001E07A0">
      <w:pPr>
        <w:pStyle w:val="ad"/>
      </w:pPr>
    </w:p>
    <w:p w14:paraId="0A461858" w14:textId="77777777" w:rsidR="00892DD5" w:rsidRPr="000337E3" w:rsidRDefault="00892DD5" w:rsidP="001E07A0">
      <w:pPr>
        <w:pStyle w:val="BodyText"/>
      </w:pPr>
      <w:r w:rsidRPr="000337E3">
        <w:br w:type="page"/>
      </w:r>
    </w:p>
    <w:p w14:paraId="5DB938F7" w14:textId="2546054D" w:rsidR="00AC0DA7" w:rsidRPr="000337E3" w:rsidRDefault="00AC0DA7" w:rsidP="00005733">
      <w:pPr>
        <w:pStyle w:val="BodyText"/>
      </w:pPr>
      <w:r w:rsidRPr="000337E3">
        <w:lastRenderedPageBreak/>
        <w:t>The following figure shows temperature measurement operation in continuous measurement mode. There is no internal stabilization time in the second and subsequent temperature measurements.</w:t>
      </w:r>
    </w:p>
    <w:p w14:paraId="03060E08" w14:textId="73023F47" w:rsidR="005D62D5" w:rsidRPr="000337E3" w:rsidRDefault="00F22875" w:rsidP="00695849">
      <w:pPr>
        <w:pStyle w:val="af"/>
      </w:pPr>
      <w:r>
        <w:fldChar w:fldCharType="begin"/>
      </w:r>
      <w:r>
        <w:instrText xml:space="preserve"> </w:instrText>
      </w:r>
      <w:r>
        <w:rPr>
          <w:rFonts w:hint="eastAsia"/>
        </w:rPr>
        <w:instrText>LINK Visio.Drawing.11 "C:\\Users\\a5087878\\Desktop\\E2xFCC\\E2x_SYS_TOP\\</w:instrText>
      </w:r>
      <w:r>
        <w:rPr>
          <w:rFonts w:hint="eastAsia"/>
        </w:rPr>
        <w:instrText>目標仕様書</w:instrText>
      </w:r>
      <w:r>
        <w:rPr>
          <w:rFonts w:hint="eastAsia"/>
        </w:rPr>
        <w:instrText>\\Doc</w:instrText>
      </w:r>
      <w:r>
        <w:rPr>
          <w:rFonts w:hint="eastAsia"/>
        </w:rPr>
        <w:instrText>部隊</w:instrText>
      </w:r>
      <w:r>
        <w:rPr>
          <w:rFonts w:hint="eastAsia"/>
        </w:rPr>
        <w:instrText>\\Rev0.5\\13_Temperature Sensor\\e_Fig\\E13_05.vsd" "" \a \p \f 0</w:instrText>
      </w:r>
      <w:r>
        <w:instrText xml:space="preserve"> </w:instrText>
      </w:r>
      <w:r>
        <w:fldChar w:fldCharType="separate"/>
      </w:r>
      <w:r w:rsidR="002213E8">
        <w:object w:dxaOrig="12603" w:dyaOrig="6115" w14:anchorId="46D6C458">
          <v:shape id="_x0000_i1026" type="#_x0000_t75" style="width:472.5pt;height:229.5pt">
            <v:imagedata r:id="rId16" o:title=""/>
          </v:shape>
        </w:object>
      </w:r>
      <w:r>
        <w:fldChar w:fldCharType="end"/>
      </w:r>
    </w:p>
    <w:p w14:paraId="583AD3CD" w14:textId="4FCD340C" w:rsidR="00AC0DA7" w:rsidRPr="000337E3" w:rsidRDefault="00695849" w:rsidP="00695849">
      <w:pPr>
        <w:pStyle w:val="Caption"/>
      </w:pPr>
      <w:r w:rsidRPr="000337E3">
        <w:t xml:space="preserve">Figure </w:t>
      </w:r>
      <w:r w:rsidR="00890203">
        <w:fldChar w:fldCharType="begin"/>
      </w:r>
      <w:r w:rsidR="00890203">
        <w:instrText xml:space="preserve"> STYLEREF 1 \s </w:instrText>
      </w:r>
      <w:r w:rsidR="00890203">
        <w:fldChar w:fldCharType="separate"/>
      </w:r>
      <w:r w:rsidR="00976565">
        <w:rPr>
          <w:noProof/>
        </w:rPr>
        <w:t>12</w:t>
      </w:r>
      <w:r w:rsidR="00890203">
        <w:rPr>
          <w:noProof/>
        </w:rPr>
        <w:fldChar w:fldCharType="end"/>
      </w:r>
      <w:r w:rsidRPr="000337E3">
        <w:t>.</w:t>
      </w:r>
      <w:r w:rsidR="00890203">
        <w:fldChar w:fldCharType="begin"/>
      </w:r>
      <w:r w:rsidR="00890203">
        <w:instrText xml:space="preserve"> SEQ Figure \* ARABIC \s 1 </w:instrText>
      </w:r>
      <w:r w:rsidR="00890203">
        <w:fldChar w:fldCharType="separate"/>
      </w:r>
      <w:r w:rsidR="00976565">
        <w:rPr>
          <w:noProof/>
        </w:rPr>
        <w:t>5</w:t>
      </w:r>
      <w:r w:rsidR="00890203">
        <w:rPr>
          <w:noProof/>
        </w:rPr>
        <w:fldChar w:fldCharType="end"/>
      </w:r>
      <w:r w:rsidRPr="000337E3">
        <w:tab/>
      </w:r>
      <w:r w:rsidR="00AC0DA7" w:rsidRPr="000337E3">
        <w:t>Example of Temperature Measurement Operation (Continuous Measurement Mode)</w:t>
      </w:r>
    </w:p>
    <w:p w14:paraId="1828F8E4" w14:textId="7FE50FB5" w:rsidR="003466B0" w:rsidRPr="000337E3" w:rsidRDefault="003466B0" w:rsidP="00695849">
      <w:pPr>
        <w:pStyle w:val="BodyText"/>
      </w:pPr>
      <w:r w:rsidRPr="000337E3">
        <w:br w:type="page"/>
      </w:r>
    </w:p>
    <w:p w14:paraId="63DC3F3B" w14:textId="76E0FDCB" w:rsidR="00AC0DA7" w:rsidRPr="000337E3" w:rsidRDefault="00AC0DA7" w:rsidP="00695849">
      <w:pPr>
        <w:pStyle w:val="Heading3"/>
      </w:pPr>
      <w:bookmarkStart w:id="43" w:name="_Toc443438177"/>
      <w:r w:rsidRPr="000337E3">
        <w:lastRenderedPageBreak/>
        <w:t>Temperature Measurement End Interrupt Request</w:t>
      </w:r>
      <w:bookmarkEnd w:id="43"/>
    </w:p>
    <w:p w14:paraId="13729985" w14:textId="742575DA" w:rsidR="00AC0DA7" w:rsidRPr="000337E3" w:rsidRDefault="00AC0DA7" w:rsidP="00005733">
      <w:pPr>
        <w:pStyle w:val="BodyText"/>
      </w:pPr>
      <w:r w:rsidRPr="000337E3">
        <w:t>The temperature sensor can generate a temperature measurement end interrupt request (</w:t>
      </w:r>
      <w:r w:rsidR="008650A7" w:rsidRPr="00AC75C5">
        <w:rPr>
          <w:color w:val="FF0000"/>
        </w:rPr>
        <w:t>INTOTS</w:t>
      </w:r>
      <w:r w:rsidRPr="000337E3">
        <w:t>OTI) to be sent to the INTC. At this time, the OTS0OTFR</w:t>
      </w:r>
      <w:r w:rsidR="00BB6342" w:rsidRPr="000337E3">
        <w:t>.OTF</w:t>
      </w:r>
      <w:r w:rsidRPr="000337E3">
        <w:t xml:space="preserve"> is set.</w:t>
      </w:r>
    </w:p>
    <w:p w14:paraId="2425CDF6" w14:textId="5ADD3ACB" w:rsidR="00D619DC" w:rsidRDefault="00D619DC" w:rsidP="00005733">
      <w:pPr>
        <w:pStyle w:val="BodyText"/>
      </w:pPr>
      <w:r w:rsidRPr="000337E3">
        <w:t xml:space="preserve">The table below shows the assertion condition and negated conditions of </w:t>
      </w:r>
      <w:r w:rsidR="008650A7">
        <w:t>INTOTS</w:t>
      </w:r>
      <w:r w:rsidRPr="000337E3">
        <w:rPr>
          <w:rFonts w:hint="eastAsia"/>
        </w:rPr>
        <w:t>OTI</w:t>
      </w:r>
      <w:r w:rsidRPr="000337E3">
        <w:t xml:space="preserve"> and </w:t>
      </w:r>
      <w:r w:rsidRPr="000337E3">
        <w:rPr>
          <w:rFonts w:hint="eastAsia"/>
        </w:rPr>
        <w:t>OTS0OTFR.OTF</w:t>
      </w:r>
      <w:r w:rsidRPr="000337E3">
        <w:t>.</w:t>
      </w:r>
    </w:p>
    <w:p w14:paraId="1B5E08AA" w14:textId="5F60BBD1" w:rsidR="00203D34" w:rsidRPr="00C54CBE" w:rsidRDefault="00203D34" w:rsidP="00C54CBE">
      <w:pPr>
        <w:pStyle w:val="Caption"/>
        <w:rPr>
          <w:rStyle w:val="CaptionChar"/>
        </w:rPr>
      </w:pPr>
      <w:r w:rsidRPr="000337E3">
        <w:t xml:space="preserve">Table </w:t>
      </w:r>
      <w:r w:rsidR="00890203">
        <w:fldChar w:fldCharType="begin"/>
      </w:r>
      <w:r w:rsidR="00890203">
        <w:instrText xml:space="preserve"> STYLEREF 1 \s </w:instrText>
      </w:r>
      <w:r w:rsidR="00890203">
        <w:fldChar w:fldCharType="separate"/>
      </w:r>
      <w:r w:rsidR="00976565">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576F01">
        <w:rPr>
          <w:noProof/>
        </w:rPr>
        <w:t>28</w:t>
      </w:r>
      <w:r w:rsidR="00890203">
        <w:rPr>
          <w:noProof/>
        </w:rPr>
        <w:fldChar w:fldCharType="end"/>
      </w:r>
      <w:r w:rsidRPr="000337E3">
        <w:tab/>
      </w:r>
      <w:r w:rsidR="00C54CBE">
        <w:rPr>
          <w:rStyle w:val="CaptionChar"/>
        </w:rPr>
        <w:t>t</w:t>
      </w:r>
      <w:r w:rsidRPr="00C54CBE">
        <w:rPr>
          <w:rStyle w:val="CaptionChar"/>
        </w:rPr>
        <w:t xml:space="preserve">he Temperature Measurement End </w:t>
      </w:r>
      <w:r w:rsidR="00C54CBE" w:rsidRPr="00C54CBE">
        <w:rPr>
          <w:rStyle w:val="CaptionChar"/>
        </w:rPr>
        <w:t>Conditions</w:t>
      </w:r>
    </w:p>
    <w:tbl>
      <w:tblPr>
        <w:tblStyle w:val="TableGrid"/>
        <w:tblW w:w="9639" w:type="dxa"/>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470"/>
        <w:gridCol w:w="2351"/>
        <w:gridCol w:w="2592"/>
        <w:gridCol w:w="2226"/>
      </w:tblGrid>
      <w:tr w:rsidR="00BB6342" w:rsidRPr="000337E3" w14:paraId="51AD5F00" w14:textId="77777777" w:rsidTr="00541DB9">
        <w:trPr>
          <w:cantSplit/>
          <w:trHeight w:val="238"/>
        </w:trPr>
        <w:tc>
          <w:tcPr>
            <w:tcW w:w="2262" w:type="dxa"/>
            <w:shd w:val="pct15" w:color="auto" w:fill="auto"/>
            <w:vAlign w:val="bottom"/>
          </w:tcPr>
          <w:p w14:paraId="735C817D" w14:textId="1F07CCC9" w:rsidR="00BB6342" w:rsidRPr="000337E3" w:rsidRDefault="00BB6342" w:rsidP="005D62D5">
            <w:pPr>
              <w:pStyle w:val="a3"/>
            </w:pPr>
            <w:r w:rsidRPr="000337E3">
              <w:t xml:space="preserve">Measurement </w:t>
            </w:r>
            <w:r w:rsidR="005D62D5">
              <w:t>E</w:t>
            </w:r>
            <w:r w:rsidRPr="000337E3">
              <w:t xml:space="preserve">nd </w:t>
            </w:r>
            <w:r w:rsidR="005D62D5">
              <w:t>N</w:t>
            </w:r>
            <w:r w:rsidR="004D4747">
              <w:t>otification S</w:t>
            </w:r>
            <w:r w:rsidRPr="000337E3">
              <w:t>ignal</w:t>
            </w:r>
          </w:p>
        </w:tc>
        <w:tc>
          <w:tcPr>
            <w:tcW w:w="2153" w:type="dxa"/>
            <w:shd w:val="pct15" w:color="auto" w:fill="auto"/>
            <w:vAlign w:val="bottom"/>
          </w:tcPr>
          <w:p w14:paraId="3EE09757" w14:textId="02FA366D" w:rsidR="00BB6342" w:rsidRPr="000337E3" w:rsidRDefault="00BB6342" w:rsidP="004D4747">
            <w:pPr>
              <w:pStyle w:val="a3"/>
            </w:pPr>
            <w:r w:rsidRPr="000337E3">
              <w:t xml:space="preserve">Assert </w:t>
            </w:r>
            <w:r w:rsidR="004D4747">
              <w:t>C</w:t>
            </w:r>
            <w:r w:rsidRPr="000337E3">
              <w:t>onditions</w:t>
            </w:r>
          </w:p>
        </w:tc>
        <w:tc>
          <w:tcPr>
            <w:tcW w:w="2374" w:type="dxa"/>
            <w:shd w:val="pct15" w:color="auto" w:fill="auto"/>
            <w:vAlign w:val="bottom"/>
          </w:tcPr>
          <w:p w14:paraId="491AB30E" w14:textId="29361D0F" w:rsidR="00BB6342" w:rsidRPr="000337E3" w:rsidRDefault="004D4747" w:rsidP="005D62D5">
            <w:pPr>
              <w:pStyle w:val="a3"/>
            </w:pPr>
            <w:r>
              <w:t>Negated C</w:t>
            </w:r>
            <w:r w:rsidR="00BB6342" w:rsidRPr="000337E3">
              <w:t>onditions</w:t>
            </w:r>
          </w:p>
        </w:tc>
        <w:tc>
          <w:tcPr>
            <w:tcW w:w="2039" w:type="dxa"/>
            <w:shd w:val="pct15" w:color="auto" w:fill="auto"/>
            <w:vAlign w:val="bottom"/>
          </w:tcPr>
          <w:p w14:paraId="205400BF" w14:textId="1BCE897C" w:rsidR="00BB6342" w:rsidRPr="000337E3" w:rsidRDefault="00BB6342" w:rsidP="004D4747">
            <w:pPr>
              <w:pStyle w:val="a3"/>
            </w:pPr>
            <w:r w:rsidRPr="000337E3">
              <w:t xml:space="preserve">Enable </w:t>
            </w:r>
            <w:r w:rsidR="004D4747">
              <w:t>C</w:t>
            </w:r>
            <w:r w:rsidRPr="000337E3">
              <w:t>ontrol</w:t>
            </w:r>
          </w:p>
        </w:tc>
      </w:tr>
      <w:tr w:rsidR="00A00470" w14:paraId="055CA374" w14:textId="77777777" w:rsidTr="004D4747">
        <w:trPr>
          <w:cantSplit/>
          <w:trHeight w:val="238"/>
        </w:trPr>
        <w:tc>
          <w:tcPr>
            <w:tcW w:w="2262" w:type="dxa"/>
            <w:hideMark/>
          </w:tcPr>
          <w:p w14:paraId="66BD5EB6" w14:textId="324BB1E8" w:rsidR="00A00470" w:rsidRDefault="00A00470" w:rsidP="005D62D5">
            <w:pPr>
              <w:pStyle w:val="a4"/>
              <w:rPr>
                <w:snapToGrid/>
              </w:rPr>
            </w:pPr>
            <w:r>
              <w:t>Temperature measurement end interrupt (</w:t>
            </w:r>
            <w:r w:rsidR="00203D34">
              <w:t>INTOTS</w:t>
            </w:r>
            <w:r>
              <w:t>OTI)</w:t>
            </w:r>
          </w:p>
        </w:tc>
        <w:tc>
          <w:tcPr>
            <w:tcW w:w="2153" w:type="dxa"/>
            <w:hideMark/>
          </w:tcPr>
          <w:p w14:paraId="09E7528C" w14:textId="77777777" w:rsidR="00A00470" w:rsidRPr="004D4747" w:rsidRDefault="00A00470" w:rsidP="005D62D5">
            <w:pPr>
              <w:pStyle w:val="a4"/>
            </w:pPr>
            <w:r w:rsidRPr="004D4747">
              <w:t>Each time temperature measurement ends</w:t>
            </w:r>
          </w:p>
        </w:tc>
        <w:tc>
          <w:tcPr>
            <w:tcW w:w="2374" w:type="dxa"/>
            <w:hideMark/>
          </w:tcPr>
          <w:p w14:paraId="0A5683F4" w14:textId="77777777" w:rsidR="00A00470" w:rsidRPr="004D4747" w:rsidRDefault="00A00470" w:rsidP="005D62D5">
            <w:pPr>
              <w:pStyle w:val="a4"/>
            </w:pPr>
            <w:r w:rsidRPr="004D4747">
              <w:t>After the assertion, one cycle after the register access clock</w:t>
            </w:r>
          </w:p>
        </w:tc>
        <w:tc>
          <w:tcPr>
            <w:tcW w:w="2039" w:type="dxa"/>
            <w:hideMark/>
          </w:tcPr>
          <w:p w14:paraId="3410D8DF" w14:textId="77777777" w:rsidR="00A00470" w:rsidRPr="004D4747" w:rsidRDefault="00A00470" w:rsidP="005D62D5">
            <w:pPr>
              <w:pStyle w:val="a4"/>
            </w:pPr>
            <w:r w:rsidRPr="004D4747">
              <w:t>No enable control bit.</w:t>
            </w:r>
          </w:p>
        </w:tc>
      </w:tr>
      <w:tr w:rsidR="00A00470" w14:paraId="641A252D" w14:textId="77777777" w:rsidTr="004D4747">
        <w:trPr>
          <w:cantSplit/>
          <w:trHeight w:val="238"/>
        </w:trPr>
        <w:tc>
          <w:tcPr>
            <w:tcW w:w="2262" w:type="dxa"/>
            <w:hideMark/>
          </w:tcPr>
          <w:p w14:paraId="4DF754B5" w14:textId="77777777" w:rsidR="00A00470" w:rsidRDefault="00A00470" w:rsidP="005D62D5">
            <w:pPr>
              <w:pStyle w:val="a4"/>
            </w:pPr>
            <w:r>
              <w:t>Temperature measurement end flag (OTS0OTFR.OTF)</w:t>
            </w:r>
          </w:p>
        </w:tc>
        <w:tc>
          <w:tcPr>
            <w:tcW w:w="2153" w:type="dxa"/>
            <w:hideMark/>
          </w:tcPr>
          <w:p w14:paraId="24798D1B" w14:textId="77777777" w:rsidR="00A00470" w:rsidRPr="004D4747" w:rsidRDefault="00A00470" w:rsidP="005D62D5">
            <w:pPr>
              <w:pStyle w:val="a4"/>
            </w:pPr>
            <w:r w:rsidRPr="004D4747">
              <w:t>Each time temperature measurement ends</w:t>
            </w:r>
          </w:p>
        </w:tc>
        <w:tc>
          <w:tcPr>
            <w:tcW w:w="2374" w:type="dxa"/>
            <w:hideMark/>
          </w:tcPr>
          <w:p w14:paraId="6627071E" w14:textId="0FA750D6" w:rsidR="00A00470" w:rsidRPr="004D4747" w:rsidRDefault="005D62D5" w:rsidP="005D62D5">
            <w:pPr>
              <w:pStyle w:val="a4"/>
            </w:pPr>
            <w:r w:rsidRPr="004D4747">
              <w:t xml:space="preserve">1) </w:t>
            </w:r>
            <w:r w:rsidR="00A00470" w:rsidRPr="004D4747">
              <w:t>Reading of the OTS0OTDR register</w:t>
            </w:r>
          </w:p>
          <w:p w14:paraId="02490097" w14:textId="20D4DA04" w:rsidR="00A00470" w:rsidRPr="004D4747" w:rsidRDefault="005D62D5" w:rsidP="005D62D5">
            <w:pPr>
              <w:pStyle w:val="a4"/>
            </w:pPr>
            <w:r w:rsidRPr="004D4747">
              <w:t xml:space="preserve">2) </w:t>
            </w:r>
            <w:r w:rsidR="00A00470" w:rsidRPr="004D4747">
              <w:t>Write 1</w:t>
            </w:r>
            <w:r w:rsidR="00A00470" w:rsidRPr="004D4747">
              <w:rPr>
                <w:sz w:val="18"/>
                <w:vertAlign w:val="subscript"/>
              </w:rPr>
              <w:t>B</w:t>
            </w:r>
            <w:r w:rsidR="00A00470" w:rsidRPr="004D4747">
              <w:t xml:space="preserve"> in OTS0OTFCR.OTFC</w:t>
            </w:r>
          </w:p>
        </w:tc>
        <w:tc>
          <w:tcPr>
            <w:tcW w:w="2039" w:type="dxa"/>
            <w:hideMark/>
          </w:tcPr>
          <w:p w14:paraId="45A8498B" w14:textId="77777777" w:rsidR="00A00470" w:rsidRPr="004D4747" w:rsidRDefault="00A00470" w:rsidP="005D62D5">
            <w:pPr>
              <w:pStyle w:val="a4"/>
            </w:pPr>
            <w:r w:rsidRPr="004D4747">
              <w:t>No enable control bit.</w:t>
            </w:r>
          </w:p>
        </w:tc>
      </w:tr>
    </w:tbl>
    <w:p w14:paraId="7BC6FE13" w14:textId="77777777" w:rsidR="00C54CBE" w:rsidRDefault="00C54CBE" w:rsidP="00C54CBE">
      <w:pPr>
        <w:pStyle w:val="SP"/>
      </w:pPr>
    </w:p>
    <w:p w14:paraId="5A110B5C" w14:textId="794B5A89" w:rsidR="00A00470" w:rsidRPr="004D4747" w:rsidRDefault="00A00470" w:rsidP="00A00470">
      <w:pPr>
        <w:pStyle w:val="BodyText"/>
      </w:pPr>
      <w:r>
        <w:t xml:space="preserve">For the </w:t>
      </w:r>
      <w:r w:rsidR="008650A7">
        <w:t>OTS0OTFR.</w:t>
      </w:r>
      <w:r>
        <w:t>OTF bit if the assertion conditions and negated condition</w:t>
      </w:r>
      <w:r w:rsidRPr="004D4747">
        <w:t>s conflict, negated condition takes precedence.</w:t>
      </w:r>
    </w:p>
    <w:p w14:paraId="5AEDA45C" w14:textId="24C199A7" w:rsidR="00A00470" w:rsidRPr="004D4747" w:rsidRDefault="00A00470" w:rsidP="00A00470">
      <w:pPr>
        <w:pStyle w:val="BodyText"/>
      </w:pPr>
      <w:r w:rsidRPr="004D4747">
        <w:t xml:space="preserve">If the temperature measurement has been stopped by the OTS0OTENDCR.OTEND, neither the </w:t>
      </w:r>
      <w:r w:rsidR="008650A7">
        <w:t>INTOTS</w:t>
      </w:r>
      <w:r w:rsidRPr="004D4747">
        <w:t xml:space="preserve">OTI nor the </w:t>
      </w:r>
      <w:r w:rsidR="008650A7">
        <w:t>OTS0OTFR.</w:t>
      </w:r>
      <w:r w:rsidR="00AC75C5">
        <w:t>OTF will o</w:t>
      </w:r>
      <w:r w:rsidRPr="004D4747">
        <w:t>ccur.</w:t>
      </w:r>
    </w:p>
    <w:p w14:paraId="69C73263" w14:textId="724C97C8" w:rsidR="00A00470" w:rsidRDefault="00A00470" w:rsidP="00A00470">
      <w:pPr>
        <w:pStyle w:val="BodyText"/>
      </w:pPr>
      <w:r w:rsidRPr="004D4747">
        <w:t xml:space="preserve">However, after writing "1" to the OTS0OTENDCR.OTEND, when the measurement is within 2 OTS clock cycles of being completed, the measurement result is updated and the </w:t>
      </w:r>
      <w:r w:rsidR="008650A7">
        <w:t>INTOTS</w:t>
      </w:r>
      <w:r w:rsidRPr="004D4747">
        <w:t xml:space="preserve">OTI and </w:t>
      </w:r>
      <w:r w:rsidR="008650A7">
        <w:t>OTS0OTFR.</w:t>
      </w:r>
      <w:r w:rsidRPr="004D4747">
        <w:t>OTF are asserted.</w:t>
      </w:r>
    </w:p>
    <w:p w14:paraId="5A0A6D2A" w14:textId="7D318065" w:rsidR="004D4747" w:rsidRPr="000337E3" w:rsidRDefault="00F22875" w:rsidP="00695849">
      <w:pPr>
        <w:pStyle w:val="af"/>
      </w:pPr>
      <w:r>
        <w:fldChar w:fldCharType="begin"/>
      </w:r>
      <w:r>
        <w:instrText xml:space="preserve"> </w:instrText>
      </w:r>
      <w:r>
        <w:rPr>
          <w:rFonts w:hint="eastAsia"/>
        </w:rPr>
        <w:instrText>LINK Visio.Drawing.11 "C:\\Users\\a5087878\\Desktop\\E2xFCC\\E2x_SYS_TOP\\</w:instrText>
      </w:r>
      <w:r>
        <w:rPr>
          <w:rFonts w:hint="eastAsia"/>
        </w:rPr>
        <w:instrText>目標仕様書</w:instrText>
      </w:r>
      <w:r>
        <w:rPr>
          <w:rFonts w:hint="eastAsia"/>
        </w:rPr>
        <w:instrText>\\Doc</w:instrText>
      </w:r>
      <w:r>
        <w:rPr>
          <w:rFonts w:hint="eastAsia"/>
        </w:rPr>
        <w:instrText>部隊</w:instrText>
      </w:r>
      <w:r>
        <w:rPr>
          <w:rFonts w:hint="eastAsia"/>
        </w:rPr>
        <w:instrText>\\Rev0.5\\13_Temperature Sensor\\e_Fig\\E13_06.vsd" "" \a \p \f 0</w:instrText>
      </w:r>
      <w:r>
        <w:instrText xml:space="preserve"> </w:instrText>
      </w:r>
      <w:r>
        <w:fldChar w:fldCharType="separate"/>
      </w:r>
      <w:r w:rsidR="002213E8">
        <w:object w:dxaOrig="11623" w:dyaOrig="4077" w14:anchorId="3803E685">
          <v:shape id="_x0000_i1027" type="#_x0000_t75" style="width:436pt;height:152pt">
            <v:imagedata r:id="rId17" o:title=""/>
          </v:shape>
        </w:object>
      </w:r>
      <w:r>
        <w:fldChar w:fldCharType="end"/>
      </w:r>
    </w:p>
    <w:p w14:paraId="57BD9A2E" w14:textId="6537BB0E" w:rsidR="00AC0DA7" w:rsidRPr="000337E3" w:rsidRDefault="00695849" w:rsidP="00695849">
      <w:pPr>
        <w:pStyle w:val="Caption"/>
      </w:pPr>
      <w:r w:rsidRPr="000337E3">
        <w:t xml:space="preserve">Figure </w:t>
      </w:r>
      <w:r w:rsidR="00890203">
        <w:fldChar w:fldCharType="begin"/>
      </w:r>
      <w:r w:rsidR="00890203">
        <w:instrText xml:space="preserve"> STYLEREF 1 \s </w:instrText>
      </w:r>
      <w:r w:rsidR="00890203">
        <w:fldChar w:fldCharType="separate"/>
      </w:r>
      <w:r w:rsidR="00976565">
        <w:rPr>
          <w:noProof/>
        </w:rPr>
        <w:t>12</w:t>
      </w:r>
      <w:r w:rsidR="00890203">
        <w:rPr>
          <w:noProof/>
        </w:rPr>
        <w:fldChar w:fldCharType="end"/>
      </w:r>
      <w:r w:rsidRPr="000337E3">
        <w:t>.</w:t>
      </w:r>
      <w:r w:rsidR="00890203">
        <w:fldChar w:fldCharType="begin"/>
      </w:r>
      <w:r w:rsidR="00890203">
        <w:instrText xml:space="preserve"> SEQ Figure \* ARABIC \s 1 </w:instrText>
      </w:r>
      <w:r w:rsidR="00890203">
        <w:fldChar w:fldCharType="separate"/>
      </w:r>
      <w:r w:rsidR="00976565">
        <w:rPr>
          <w:noProof/>
        </w:rPr>
        <w:t>6</w:t>
      </w:r>
      <w:r w:rsidR="00890203">
        <w:rPr>
          <w:noProof/>
        </w:rPr>
        <w:fldChar w:fldCharType="end"/>
      </w:r>
      <w:r w:rsidRPr="000337E3">
        <w:tab/>
      </w:r>
      <w:r w:rsidR="00AC0DA7" w:rsidRPr="000337E3">
        <w:t>Example of Occurrence of a Temperature Measurement End Interrupt</w:t>
      </w:r>
    </w:p>
    <w:p w14:paraId="264269AE" w14:textId="19DBAB52" w:rsidR="003466B0" w:rsidRPr="000337E3" w:rsidRDefault="003466B0" w:rsidP="00005733">
      <w:pPr>
        <w:pStyle w:val="BodyText"/>
      </w:pPr>
      <w:r w:rsidRPr="000337E3">
        <w:br w:type="page"/>
      </w:r>
    </w:p>
    <w:p w14:paraId="5CDCED42" w14:textId="120A2227" w:rsidR="00AC0DA7" w:rsidRPr="000337E3" w:rsidRDefault="00AC0DA7" w:rsidP="00695849">
      <w:pPr>
        <w:pStyle w:val="Heading3"/>
      </w:pPr>
      <w:bookmarkStart w:id="44" w:name="_Toc443438178"/>
      <w:r w:rsidRPr="000337E3">
        <w:lastRenderedPageBreak/>
        <w:t>Temperature Alarm Error and Temperature Rise /</w:t>
      </w:r>
      <w:r w:rsidR="00695849" w:rsidRPr="000337E3">
        <w:t xml:space="preserve"> </w:t>
      </w:r>
      <w:r w:rsidRPr="000337E3">
        <w:t>Drop Interrupt and Temperature Sensor Error Interrupt Requests</w:t>
      </w:r>
      <w:bookmarkEnd w:id="44"/>
    </w:p>
    <w:p w14:paraId="57110C9F" w14:textId="5CD5FCFB" w:rsidR="00A00470" w:rsidRDefault="00A00470" w:rsidP="00A00470">
      <w:pPr>
        <w:pStyle w:val="BodyText"/>
        <w:rPr>
          <w:snapToGrid/>
        </w:rPr>
      </w:pPr>
      <w:r>
        <w:t>The temperature sensor can generate a temperature rise or drop interrupt request (INTOTSOTULI) a temperature sensor error interrupt request (INTOTSOTE) and a</w:t>
      </w:r>
      <w:r w:rsidR="00976565">
        <w:t>n</w:t>
      </w:r>
      <w:r>
        <w:t xml:space="preserve"> </w:t>
      </w:r>
      <w:r w:rsidR="00976565">
        <w:t xml:space="preserve">abnormal </w:t>
      </w:r>
      <w:r>
        <w:t xml:space="preserve">temperature </w:t>
      </w:r>
      <w:r w:rsidRPr="004D4747">
        <w:t xml:space="preserve">error (OTABE) to be sent to the </w:t>
      </w:r>
      <w:r w:rsidR="00976565">
        <w:t>ECM</w:t>
      </w:r>
      <w:r w:rsidRPr="004D4747">
        <w:t>. Setting OTULIE in OTS0OTCR to 1 enables INTOTSOTULI. Setting OTULIE to 0 disables INTOTSOTULI. Setting OTEE in OTS0OTCR to 1 enables INTOTSOTE. Setting OTEE to 0 disables INTOTSOTE. Setting OT</w:t>
      </w:r>
      <w:r>
        <w:t>ABEE in OTS0OTCR to 1 enables OTABE. Setting OTABEE to 0 disables OTABE.</w:t>
      </w:r>
    </w:p>
    <w:p w14:paraId="441E14D7" w14:textId="77777777" w:rsidR="00A00470" w:rsidRDefault="00A00470" w:rsidP="004D4747">
      <w:pPr>
        <w:pStyle w:val="SP"/>
      </w:pPr>
    </w:p>
    <w:p w14:paraId="51125738" w14:textId="2B64F2E1" w:rsidR="00A00470" w:rsidRDefault="00A00470" w:rsidP="00A00470">
      <w:pPr>
        <w:pStyle w:val="BodyText"/>
      </w:pPr>
      <w:r>
        <w:t>The table below shows the assertion condition and negated</w:t>
      </w:r>
      <w:r w:rsidR="00555EBD">
        <w:t xml:space="preserve"> conditions of INTOTSOTULI and </w:t>
      </w:r>
      <w:r>
        <w:t>OTABE.</w:t>
      </w:r>
    </w:p>
    <w:p w14:paraId="3FDC4456" w14:textId="5F5AB4FC" w:rsidR="00203D34" w:rsidRPr="00C54CBE" w:rsidRDefault="00203D34" w:rsidP="00832F13">
      <w:pPr>
        <w:pStyle w:val="Caption"/>
      </w:pPr>
      <w:r w:rsidRPr="000337E3">
        <w:t xml:space="preserve">Table </w:t>
      </w:r>
      <w:r w:rsidR="00890203">
        <w:fldChar w:fldCharType="begin"/>
      </w:r>
      <w:r w:rsidR="00890203">
        <w:instrText xml:space="preserve"> STYLEREF 1 \s </w:instrText>
      </w:r>
      <w:r w:rsidR="00890203">
        <w:fldChar w:fldCharType="separate"/>
      </w:r>
      <w:r w:rsidR="00976565">
        <w:rPr>
          <w:noProof/>
        </w:rPr>
        <w:t>12</w:t>
      </w:r>
      <w:r w:rsidR="00890203">
        <w:rPr>
          <w:noProof/>
        </w:rPr>
        <w:fldChar w:fldCharType="end"/>
      </w:r>
      <w:r w:rsidRPr="000337E3">
        <w:t>.</w:t>
      </w:r>
      <w:r w:rsidR="00890203">
        <w:fldChar w:fldCharType="begin"/>
      </w:r>
      <w:r w:rsidR="00890203">
        <w:instrText xml:space="preserve"> SEQ Table \* ARABIC \s 1 </w:instrText>
      </w:r>
      <w:r w:rsidR="00890203">
        <w:fldChar w:fldCharType="separate"/>
      </w:r>
      <w:r w:rsidR="005F7C3A">
        <w:rPr>
          <w:noProof/>
        </w:rPr>
        <w:t>29</w:t>
      </w:r>
      <w:r w:rsidR="00890203">
        <w:rPr>
          <w:noProof/>
        </w:rPr>
        <w:fldChar w:fldCharType="end"/>
      </w:r>
      <w:r w:rsidRPr="000337E3">
        <w:tab/>
      </w:r>
      <w:r w:rsidR="00C54CBE">
        <w:t>t</w:t>
      </w:r>
      <w:r w:rsidRPr="00C54CBE">
        <w:t xml:space="preserve">he Temperature </w:t>
      </w:r>
      <w:r w:rsidR="00C54CBE" w:rsidRPr="00C54CBE">
        <w:t>Sensor Interrupts</w:t>
      </w:r>
    </w:p>
    <w:tbl>
      <w:tblPr>
        <w:tblStyle w:val="TableGrid"/>
        <w:tblW w:w="9639" w:type="dxa"/>
        <w:tblBorders>
          <w:left w:val="none" w:sz="0" w:space="0" w:color="auto"/>
          <w:right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409"/>
        <w:gridCol w:w="2410"/>
        <w:gridCol w:w="2410"/>
        <w:gridCol w:w="2410"/>
      </w:tblGrid>
      <w:tr w:rsidR="00A00470" w14:paraId="0DB9AF75" w14:textId="77777777" w:rsidTr="00541DB9">
        <w:trPr>
          <w:cantSplit/>
          <w:trHeight w:val="238"/>
        </w:trPr>
        <w:tc>
          <w:tcPr>
            <w:tcW w:w="1250" w:type="pct"/>
            <w:shd w:val="pct15" w:color="auto" w:fill="auto"/>
            <w:vAlign w:val="bottom"/>
            <w:hideMark/>
          </w:tcPr>
          <w:p w14:paraId="47A8D463" w14:textId="64CF845B" w:rsidR="00A00470" w:rsidRDefault="00A00470" w:rsidP="004D4747">
            <w:pPr>
              <w:pStyle w:val="a3"/>
            </w:pPr>
            <w:r>
              <w:t xml:space="preserve">Temperature </w:t>
            </w:r>
            <w:r w:rsidR="004D4747">
              <w:t>S</w:t>
            </w:r>
            <w:r>
              <w:t xml:space="preserve">tate </w:t>
            </w:r>
            <w:r w:rsidR="004D4747">
              <w:t>T</w:t>
            </w:r>
            <w:r>
              <w:t xml:space="preserve">ransition </w:t>
            </w:r>
            <w:r w:rsidR="004D4747">
              <w:t>N</w:t>
            </w:r>
            <w:r>
              <w:t xml:space="preserve">otification </w:t>
            </w:r>
            <w:r w:rsidR="004D4747">
              <w:t>S</w:t>
            </w:r>
            <w:r>
              <w:t>ignal</w:t>
            </w:r>
          </w:p>
        </w:tc>
        <w:tc>
          <w:tcPr>
            <w:tcW w:w="1250" w:type="pct"/>
            <w:shd w:val="pct15" w:color="auto" w:fill="auto"/>
            <w:vAlign w:val="bottom"/>
            <w:hideMark/>
          </w:tcPr>
          <w:p w14:paraId="32E8BA06" w14:textId="3CFA324D" w:rsidR="00A00470" w:rsidRDefault="004D4747" w:rsidP="004D4747">
            <w:pPr>
              <w:pStyle w:val="a3"/>
            </w:pPr>
            <w:r>
              <w:t>Assert C</w:t>
            </w:r>
            <w:r w:rsidR="00A00470">
              <w:t>onditions</w:t>
            </w:r>
          </w:p>
        </w:tc>
        <w:tc>
          <w:tcPr>
            <w:tcW w:w="1250" w:type="pct"/>
            <w:shd w:val="pct15" w:color="auto" w:fill="auto"/>
            <w:vAlign w:val="bottom"/>
            <w:hideMark/>
          </w:tcPr>
          <w:p w14:paraId="25354CC7" w14:textId="75186D1F" w:rsidR="00A00470" w:rsidRDefault="00A00470" w:rsidP="004D4747">
            <w:pPr>
              <w:pStyle w:val="a3"/>
            </w:pPr>
            <w:r>
              <w:t xml:space="preserve">Negated </w:t>
            </w:r>
            <w:r w:rsidR="004D4747">
              <w:t>C</w:t>
            </w:r>
            <w:r>
              <w:t>onditions</w:t>
            </w:r>
          </w:p>
        </w:tc>
        <w:tc>
          <w:tcPr>
            <w:tcW w:w="1250" w:type="pct"/>
            <w:shd w:val="pct15" w:color="auto" w:fill="auto"/>
            <w:vAlign w:val="bottom"/>
            <w:hideMark/>
          </w:tcPr>
          <w:p w14:paraId="08CF248B" w14:textId="5AAF0CC6" w:rsidR="00A00470" w:rsidRDefault="00A00470" w:rsidP="004D4747">
            <w:pPr>
              <w:pStyle w:val="a3"/>
            </w:pPr>
            <w:r>
              <w:t xml:space="preserve">Enable </w:t>
            </w:r>
            <w:r w:rsidR="004D4747">
              <w:t>C</w:t>
            </w:r>
            <w:r>
              <w:t>ontrol</w:t>
            </w:r>
          </w:p>
        </w:tc>
      </w:tr>
      <w:tr w:rsidR="00A00470" w14:paraId="471DBBB9" w14:textId="77777777" w:rsidTr="00541DB9">
        <w:trPr>
          <w:cantSplit/>
          <w:trHeight w:val="238"/>
        </w:trPr>
        <w:tc>
          <w:tcPr>
            <w:tcW w:w="1250" w:type="pct"/>
            <w:hideMark/>
          </w:tcPr>
          <w:p w14:paraId="278CCF82" w14:textId="77777777" w:rsidR="00A00470" w:rsidRPr="004D4747" w:rsidRDefault="00A00470" w:rsidP="004D4747">
            <w:pPr>
              <w:pStyle w:val="a4"/>
            </w:pPr>
            <w:r w:rsidRPr="004D4747">
              <w:t>Temperature rise or drop interrupt request (INTOTSOTULI)</w:t>
            </w:r>
          </w:p>
        </w:tc>
        <w:tc>
          <w:tcPr>
            <w:tcW w:w="1250" w:type="pct"/>
            <w:hideMark/>
          </w:tcPr>
          <w:p w14:paraId="600163F3" w14:textId="77777777" w:rsidR="00A00470" w:rsidRPr="004D4747" w:rsidRDefault="00A00470" w:rsidP="004D4747">
            <w:pPr>
              <w:pStyle w:val="a4"/>
            </w:pPr>
            <w:r w:rsidRPr="004D4747">
              <w:t>Temperature state transition from a state other than the high-temperature B to high temperature B.</w:t>
            </w:r>
          </w:p>
          <w:p w14:paraId="3064442F" w14:textId="77777777" w:rsidR="00A00470" w:rsidRPr="004D4747" w:rsidRDefault="00A00470" w:rsidP="004D4747">
            <w:pPr>
              <w:pStyle w:val="a4"/>
            </w:pPr>
            <w:r w:rsidRPr="004D4747">
              <w:t>Temperature state transition from a state other than the normal temperature to normal temperature.</w:t>
            </w:r>
          </w:p>
        </w:tc>
        <w:tc>
          <w:tcPr>
            <w:tcW w:w="1250" w:type="pct"/>
            <w:hideMark/>
          </w:tcPr>
          <w:p w14:paraId="11988FED" w14:textId="77777777" w:rsidR="00A00470" w:rsidRPr="004D4747" w:rsidRDefault="00A00470" w:rsidP="004D4747">
            <w:pPr>
              <w:pStyle w:val="a4"/>
            </w:pPr>
            <w:r w:rsidRPr="004D4747">
              <w:t>After the assertion, one cycle after the register access clock</w:t>
            </w:r>
          </w:p>
        </w:tc>
        <w:tc>
          <w:tcPr>
            <w:tcW w:w="1250" w:type="pct"/>
            <w:hideMark/>
          </w:tcPr>
          <w:p w14:paraId="24D62A33" w14:textId="77777777" w:rsidR="00A00470" w:rsidRDefault="00A00470" w:rsidP="004D4747">
            <w:pPr>
              <w:pStyle w:val="a4"/>
            </w:pPr>
            <w:r>
              <w:t>OTS0OTCR.OTULIE</w:t>
            </w:r>
          </w:p>
        </w:tc>
      </w:tr>
      <w:tr w:rsidR="00A00470" w14:paraId="53D6A7D9" w14:textId="77777777" w:rsidTr="00541DB9">
        <w:trPr>
          <w:cantSplit/>
          <w:trHeight w:val="238"/>
        </w:trPr>
        <w:tc>
          <w:tcPr>
            <w:tcW w:w="1250" w:type="pct"/>
            <w:hideMark/>
          </w:tcPr>
          <w:p w14:paraId="5AB76FD6" w14:textId="23CDA346" w:rsidR="00A00470" w:rsidRPr="004D4747" w:rsidRDefault="00976565" w:rsidP="00976565">
            <w:pPr>
              <w:pStyle w:val="a4"/>
            </w:pPr>
            <w:r>
              <w:t xml:space="preserve">Abnormal </w:t>
            </w:r>
            <w:r w:rsidR="00A00470" w:rsidRPr="004D4747">
              <w:t>Temperature error (OTABE)</w:t>
            </w:r>
          </w:p>
        </w:tc>
        <w:tc>
          <w:tcPr>
            <w:tcW w:w="1250" w:type="pct"/>
            <w:hideMark/>
          </w:tcPr>
          <w:p w14:paraId="4A4A5775" w14:textId="77777777" w:rsidR="00A00470" w:rsidRPr="004D4747" w:rsidRDefault="00A00470" w:rsidP="004D4747">
            <w:pPr>
              <w:pStyle w:val="a4"/>
            </w:pPr>
            <w:r w:rsidRPr="004D4747">
              <w:t>Temperature state transition from a state other than the high temperature A to high temperature A.</w:t>
            </w:r>
          </w:p>
          <w:p w14:paraId="210A00DE" w14:textId="77777777" w:rsidR="00A00470" w:rsidRPr="004D4747" w:rsidRDefault="00A00470" w:rsidP="004D4747">
            <w:pPr>
              <w:pStyle w:val="a4"/>
            </w:pPr>
            <w:r w:rsidRPr="004D4747">
              <w:t>Temperature state transition from a state other than the low temperature A to low temperature A.</w:t>
            </w:r>
          </w:p>
        </w:tc>
        <w:tc>
          <w:tcPr>
            <w:tcW w:w="1250" w:type="pct"/>
            <w:hideMark/>
          </w:tcPr>
          <w:p w14:paraId="17D00491" w14:textId="77777777" w:rsidR="00A00470" w:rsidRPr="004D4747" w:rsidRDefault="00A00470" w:rsidP="004D4747">
            <w:pPr>
              <w:pStyle w:val="a4"/>
            </w:pPr>
            <w:r w:rsidRPr="004D4747">
              <w:t>After the assertion, one cycle after the register access clock</w:t>
            </w:r>
          </w:p>
        </w:tc>
        <w:tc>
          <w:tcPr>
            <w:tcW w:w="1250" w:type="pct"/>
            <w:hideMark/>
          </w:tcPr>
          <w:p w14:paraId="224BDFD5" w14:textId="77777777" w:rsidR="00A00470" w:rsidRDefault="00A00470" w:rsidP="004D4747">
            <w:pPr>
              <w:pStyle w:val="a4"/>
            </w:pPr>
            <w:r>
              <w:t>OTS0OTCR.OTABEE</w:t>
            </w:r>
          </w:p>
        </w:tc>
      </w:tr>
      <w:tr w:rsidR="00A00470" w14:paraId="53DA2331" w14:textId="77777777" w:rsidTr="00541DB9">
        <w:trPr>
          <w:cantSplit/>
          <w:trHeight w:val="238"/>
        </w:trPr>
        <w:tc>
          <w:tcPr>
            <w:tcW w:w="1250" w:type="pct"/>
            <w:hideMark/>
          </w:tcPr>
          <w:p w14:paraId="6CF215E2" w14:textId="77777777" w:rsidR="00A00470" w:rsidRPr="004D4747" w:rsidRDefault="00A00470" w:rsidP="004D4747">
            <w:pPr>
              <w:pStyle w:val="a4"/>
            </w:pPr>
            <w:r w:rsidRPr="004D4747">
              <w:t>Temperature sensor error interrupt (INTOTSOTE)</w:t>
            </w:r>
          </w:p>
        </w:tc>
        <w:tc>
          <w:tcPr>
            <w:tcW w:w="1250" w:type="pct"/>
            <w:hideMark/>
          </w:tcPr>
          <w:p w14:paraId="1E3E6814" w14:textId="77777777" w:rsidR="00A00470" w:rsidRPr="004D4747" w:rsidRDefault="00A00470" w:rsidP="004D4747">
            <w:pPr>
              <w:pStyle w:val="a4"/>
            </w:pPr>
            <w:r w:rsidRPr="004D4747">
              <w:t>After the OTDR register is updated, when the difference between the temperature measurements exceeds a set value TDL.</w:t>
            </w:r>
          </w:p>
        </w:tc>
        <w:tc>
          <w:tcPr>
            <w:tcW w:w="1250" w:type="pct"/>
            <w:hideMark/>
          </w:tcPr>
          <w:p w14:paraId="5B2B8D2C" w14:textId="77777777" w:rsidR="00A00470" w:rsidRPr="004D4747" w:rsidRDefault="00A00470" w:rsidP="004D4747">
            <w:pPr>
              <w:pStyle w:val="a4"/>
            </w:pPr>
            <w:r w:rsidRPr="004D4747">
              <w:t>After the assertion, one cycle after the register access clock</w:t>
            </w:r>
          </w:p>
        </w:tc>
        <w:tc>
          <w:tcPr>
            <w:tcW w:w="1250" w:type="pct"/>
            <w:hideMark/>
          </w:tcPr>
          <w:p w14:paraId="30D3BCE2" w14:textId="77777777" w:rsidR="00A00470" w:rsidRDefault="00A00470" w:rsidP="004D4747">
            <w:pPr>
              <w:pStyle w:val="a4"/>
            </w:pPr>
            <w:r>
              <w:t>OTS0OTCR.OTEE and</w:t>
            </w:r>
          </w:p>
          <w:p w14:paraId="4601F328" w14:textId="77777777" w:rsidR="00A00470" w:rsidRDefault="00A00470" w:rsidP="004D4747">
            <w:pPr>
              <w:pStyle w:val="a4"/>
            </w:pPr>
            <w:r>
              <w:t xml:space="preserve">OTS0OTCR.SDE </w:t>
            </w:r>
          </w:p>
        </w:tc>
      </w:tr>
      <w:tr w:rsidR="00A00470" w14:paraId="0960FA4B" w14:textId="77777777" w:rsidTr="00541DB9">
        <w:trPr>
          <w:cantSplit/>
          <w:trHeight w:val="238"/>
        </w:trPr>
        <w:tc>
          <w:tcPr>
            <w:tcW w:w="1250" w:type="pct"/>
            <w:hideMark/>
          </w:tcPr>
          <w:p w14:paraId="702869E3" w14:textId="2516CCF3" w:rsidR="00A00470" w:rsidRPr="004D4747" w:rsidRDefault="00A00470" w:rsidP="00C54CBE">
            <w:pPr>
              <w:pStyle w:val="a4"/>
            </w:pPr>
            <w:r w:rsidRPr="004D4747">
              <w:t>Diagnostic error flag</w:t>
            </w:r>
            <w:r w:rsidR="00C54CBE">
              <w:br/>
            </w:r>
            <w:r w:rsidRPr="004D4747">
              <w:t>(</w:t>
            </w:r>
            <w:r w:rsidR="00FB09C5">
              <w:t>OTS0OTFR.</w:t>
            </w:r>
            <w:r w:rsidRPr="004D4747">
              <w:t>SDER)</w:t>
            </w:r>
          </w:p>
        </w:tc>
        <w:tc>
          <w:tcPr>
            <w:tcW w:w="1250" w:type="pct"/>
            <w:hideMark/>
          </w:tcPr>
          <w:p w14:paraId="59730ACC" w14:textId="77777777" w:rsidR="00A00470" w:rsidRPr="004D4747" w:rsidRDefault="00A00470" w:rsidP="004D4747">
            <w:pPr>
              <w:pStyle w:val="a4"/>
            </w:pPr>
            <w:r w:rsidRPr="004D4747">
              <w:t>After the OTDR register is updated, when the difference between the temperature measurements exceeds a set value TDL.</w:t>
            </w:r>
          </w:p>
        </w:tc>
        <w:tc>
          <w:tcPr>
            <w:tcW w:w="1250" w:type="pct"/>
            <w:hideMark/>
          </w:tcPr>
          <w:p w14:paraId="2D720C27" w14:textId="77777777" w:rsidR="00A00470" w:rsidRPr="004D4747" w:rsidRDefault="00A00470" w:rsidP="004D4747">
            <w:pPr>
              <w:pStyle w:val="a4"/>
            </w:pPr>
            <w:r w:rsidRPr="004D4747">
              <w:t>Write 1</w:t>
            </w:r>
            <w:r w:rsidRPr="004D4747">
              <w:rPr>
                <w:sz w:val="18"/>
                <w:vertAlign w:val="subscript"/>
              </w:rPr>
              <w:t>B</w:t>
            </w:r>
            <w:r w:rsidRPr="004D4747">
              <w:t xml:space="preserve"> in OTS0OTFCR.SDERC</w:t>
            </w:r>
          </w:p>
        </w:tc>
        <w:tc>
          <w:tcPr>
            <w:tcW w:w="1250" w:type="pct"/>
            <w:hideMark/>
          </w:tcPr>
          <w:p w14:paraId="0B48F80E" w14:textId="77777777" w:rsidR="00A00470" w:rsidRDefault="00A00470" w:rsidP="004D4747">
            <w:pPr>
              <w:pStyle w:val="a4"/>
            </w:pPr>
            <w:r>
              <w:t>OTS0OTCR.SDE</w:t>
            </w:r>
          </w:p>
        </w:tc>
      </w:tr>
    </w:tbl>
    <w:p w14:paraId="43786CA4" w14:textId="77777777" w:rsidR="004D4747" w:rsidRDefault="004D4747" w:rsidP="00C54CBE">
      <w:pPr>
        <w:pStyle w:val="SP"/>
      </w:pPr>
    </w:p>
    <w:p w14:paraId="070CB6D8" w14:textId="294C1DBA" w:rsidR="002D51A4" w:rsidRPr="000337E3" w:rsidRDefault="004754DA" w:rsidP="00695849">
      <w:pPr>
        <w:pStyle w:val="af"/>
      </w:pPr>
      <w:r>
        <w:lastRenderedPageBreak/>
        <w:fldChar w:fldCharType="begin"/>
      </w:r>
      <w:r>
        <w:instrText xml:space="preserve"> </w:instrText>
      </w:r>
      <w:r>
        <w:rPr>
          <w:rFonts w:hint="eastAsia"/>
        </w:rPr>
        <w:instrText>LINK Visio.Drawing.11 "C:\\Users\\a5087878\\Desktop\\E2xFCC\\E2x_SYS_TOP\\</w:instrText>
      </w:r>
      <w:r>
        <w:rPr>
          <w:rFonts w:hint="eastAsia"/>
        </w:rPr>
        <w:instrText>目標仕様書</w:instrText>
      </w:r>
      <w:r>
        <w:rPr>
          <w:rFonts w:hint="eastAsia"/>
        </w:rPr>
        <w:instrText>\\Doc</w:instrText>
      </w:r>
      <w:r>
        <w:rPr>
          <w:rFonts w:hint="eastAsia"/>
        </w:rPr>
        <w:instrText>部隊</w:instrText>
      </w:r>
      <w:r>
        <w:rPr>
          <w:rFonts w:hint="eastAsia"/>
        </w:rPr>
        <w:instrText>\\Rev0.5\\13_Temperature Sensor\\e_Fig\\E13_07.vsd" "" \a \p \f 0</w:instrText>
      </w:r>
      <w:r>
        <w:instrText xml:space="preserve"> </w:instrText>
      </w:r>
      <w:r>
        <w:fldChar w:fldCharType="separate"/>
      </w:r>
      <w:r w:rsidR="002213E8">
        <w:object w:dxaOrig="11531" w:dyaOrig="5816" w14:anchorId="34084BA3">
          <v:shape id="_x0000_i1028" type="#_x0000_t75" style="width:6in;height:218.5pt">
            <v:imagedata r:id="rId18" o:title=""/>
          </v:shape>
        </w:object>
      </w:r>
      <w:r>
        <w:fldChar w:fldCharType="end"/>
      </w:r>
    </w:p>
    <w:p w14:paraId="64FAE3FA" w14:textId="1FC450FE" w:rsidR="00AC0DA7" w:rsidRPr="000337E3" w:rsidRDefault="00695849" w:rsidP="00695849">
      <w:pPr>
        <w:pStyle w:val="Caption"/>
      </w:pPr>
      <w:r w:rsidRPr="000337E3">
        <w:t xml:space="preserve">Figure </w:t>
      </w:r>
      <w:r w:rsidR="00890203">
        <w:fldChar w:fldCharType="begin"/>
      </w:r>
      <w:r w:rsidR="00890203">
        <w:instrText xml:space="preserve"> STYLEREF 1 \s </w:instrText>
      </w:r>
      <w:r w:rsidR="00890203">
        <w:fldChar w:fldCharType="separate"/>
      </w:r>
      <w:r w:rsidR="00976565">
        <w:rPr>
          <w:noProof/>
        </w:rPr>
        <w:t>12</w:t>
      </w:r>
      <w:r w:rsidR="00890203">
        <w:rPr>
          <w:noProof/>
        </w:rPr>
        <w:fldChar w:fldCharType="end"/>
      </w:r>
      <w:r w:rsidRPr="000337E3">
        <w:t>.</w:t>
      </w:r>
      <w:r w:rsidR="00890203">
        <w:fldChar w:fldCharType="begin"/>
      </w:r>
      <w:r w:rsidR="00890203">
        <w:instrText xml:space="preserve"> SEQ Figure \* ARABIC \s 1 </w:instrText>
      </w:r>
      <w:r w:rsidR="00890203">
        <w:fldChar w:fldCharType="separate"/>
      </w:r>
      <w:r w:rsidR="00976565">
        <w:rPr>
          <w:noProof/>
        </w:rPr>
        <w:t>7</w:t>
      </w:r>
      <w:r w:rsidR="00890203">
        <w:rPr>
          <w:noProof/>
        </w:rPr>
        <w:fldChar w:fldCharType="end"/>
      </w:r>
      <w:r w:rsidRPr="000337E3">
        <w:tab/>
      </w:r>
      <w:r w:rsidR="00AC0DA7" w:rsidRPr="000337E3">
        <w:t>Example of Occurrence of a Temperatur</w:t>
      </w:r>
      <w:r w:rsidRPr="000337E3">
        <w:t>e Alarm Error and a Temperature</w:t>
      </w:r>
      <w:r w:rsidRPr="000337E3">
        <w:rPr>
          <w:rFonts w:hint="eastAsia"/>
        </w:rPr>
        <w:t xml:space="preserve"> </w:t>
      </w:r>
      <w:r w:rsidR="00AC0DA7" w:rsidRPr="000337E3">
        <w:t>Rise</w:t>
      </w:r>
      <w:r w:rsidRPr="000337E3">
        <w:t xml:space="preserve"> </w:t>
      </w:r>
      <w:r w:rsidR="00AC0DA7" w:rsidRPr="000337E3">
        <w:t>/</w:t>
      </w:r>
      <w:r w:rsidRPr="000337E3">
        <w:t xml:space="preserve"> </w:t>
      </w:r>
      <w:r w:rsidR="00AC0DA7" w:rsidRPr="000337E3">
        <w:t>Drop Interrupt and a Temperature Sensor Error Interrupt</w:t>
      </w:r>
    </w:p>
    <w:p w14:paraId="0808CFAE" w14:textId="4EF59540" w:rsidR="00892DD5" w:rsidRPr="00C54CBE" w:rsidRDefault="00892DD5">
      <w:pPr>
        <w:widowControl/>
        <w:adjustRightInd/>
        <w:snapToGrid/>
        <w:spacing w:line="240" w:lineRule="auto"/>
        <w:textAlignment w:val="auto"/>
        <w:rPr>
          <w:color w:val="00B0F0"/>
        </w:rPr>
      </w:pPr>
      <w:r w:rsidRPr="00C54CBE">
        <w:rPr>
          <w:color w:val="00B0F0"/>
        </w:rPr>
        <w:br w:type="page"/>
      </w:r>
    </w:p>
    <w:p w14:paraId="33123540" w14:textId="7D004BB3" w:rsidR="009C1491" w:rsidRDefault="009C1491">
      <w:pPr>
        <w:pStyle w:val="Heading3"/>
        <w:rPr>
          <w:color w:val="FF0000"/>
        </w:rPr>
      </w:pPr>
      <w:bookmarkStart w:id="45" w:name="_Toc439937967"/>
      <w:bookmarkStart w:id="46" w:name="_Toc443438180"/>
      <w:r w:rsidRPr="00261841">
        <w:rPr>
          <w:color w:val="FF0000"/>
        </w:rPr>
        <w:lastRenderedPageBreak/>
        <w:t>Self-diagnosis</w:t>
      </w:r>
    </w:p>
    <w:p w14:paraId="470B968D" w14:textId="77777777" w:rsidR="002213E8" w:rsidRDefault="002213E8" w:rsidP="002213E8">
      <w:pPr>
        <w:pStyle w:val="BodyText"/>
      </w:pPr>
    </w:p>
    <w:p w14:paraId="229B8906" w14:textId="3717EC57" w:rsidR="002213E8" w:rsidRDefault="002213E8" w:rsidP="002213E8">
      <w:pPr>
        <w:pStyle w:val="BodyText"/>
        <w:rPr>
          <w:lang w:val="en"/>
        </w:rPr>
      </w:pPr>
      <w:r>
        <w:rPr>
          <w:lang w:val="en"/>
        </w:rPr>
        <w:t>Every time the temperature measurement is ended, the previous measurement result and the current measurement result are compared, and when the temperature change reaches the TDLR register TDL</w:t>
      </w:r>
      <w:r>
        <w:rPr>
          <w:lang w:val="en"/>
        </w:rPr>
        <w:br/>
        <w:t xml:space="preserve">Self-diagnostic error flag (SDER) is set when the threshold value set in </w:t>
      </w:r>
      <w:proofErr w:type="gramStart"/>
      <w:r>
        <w:rPr>
          <w:lang w:val="en"/>
        </w:rPr>
        <w:t>At</w:t>
      </w:r>
      <w:proofErr w:type="gramEnd"/>
      <w:r>
        <w:rPr>
          <w:lang w:val="en"/>
        </w:rPr>
        <w:t xml:space="preserve"> the same time, temperature sensor</w:t>
      </w:r>
      <w:r>
        <w:rPr>
          <w:lang w:val="en"/>
        </w:rPr>
        <w:br/>
        <w:t>If temperature sensor output is enabled, a temperature sensor error (OTE) will be generated.</w:t>
      </w:r>
    </w:p>
    <w:p w14:paraId="2BD29A80" w14:textId="77777777" w:rsidR="002213E8" w:rsidRDefault="002213E8" w:rsidP="002213E8">
      <w:pPr>
        <w:pStyle w:val="BodyText"/>
        <w:rPr>
          <w:lang w:val="en"/>
        </w:rPr>
      </w:pPr>
    </w:p>
    <w:p w14:paraId="497DF29F" w14:textId="35F9AB34" w:rsidR="002213E8" w:rsidRDefault="002213E8" w:rsidP="002213E8">
      <w:pPr>
        <w:pStyle w:val="BodyText"/>
        <w:rPr>
          <w:rStyle w:val="shorttext"/>
          <w:lang w:val="en"/>
        </w:rPr>
      </w:pPr>
      <w:r>
        <w:rPr>
          <w:rStyle w:val="shorttext"/>
          <w:lang w:val="en"/>
        </w:rPr>
        <w:t>SDER flag and OTE generation condition</w:t>
      </w:r>
    </w:p>
    <w:p w14:paraId="3B0E17BC" w14:textId="77777777" w:rsidR="002947FB" w:rsidRDefault="002947FB" w:rsidP="002213E8">
      <w:pPr>
        <w:pStyle w:val="BodyText"/>
        <w:rPr>
          <w:rStyle w:val="shorttext"/>
          <w:lang w:val="en"/>
        </w:rPr>
      </w:pPr>
    </w:p>
    <w:p w14:paraId="7D7AB04C" w14:textId="77777777" w:rsidR="002947FB" w:rsidRPr="002947FB" w:rsidRDefault="002947FB" w:rsidP="002947FB">
      <w:pPr>
        <w:widowControl/>
        <w:autoSpaceDE w:val="0"/>
        <w:autoSpaceDN w:val="0"/>
        <w:snapToGrid/>
        <w:spacing w:line="240" w:lineRule="auto"/>
        <w:textAlignment w:val="auto"/>
        <w:rPr>
          <w:rFonts w:ascii="MS Gothic" w:eastAsia="MS Gothic" w:hAnsi="Century" w:cs="MS Gothic"/>
          <w:snapToGrid/>
          <w:color w:val="000000"/>
          <w:sz w:val="23"/>
          <w:szCs w:val="23"/>
        </w:rPr>
      </w:pPr>
      <w:r w:rsidRPr="002947FB">
        <w:rPr>
          <w:rFonts w:ascii="MS Mincho" w:hAnsi="Century" w:cs="MS Mincho"/>
          <w:snapToGrid/>
          <w:color w:val="000000"/>
          <w:sz w:val="23"/>
          <w:szCs w:val="23"/>
        </w:rPr>
        <w:t xml:space="preserve">1.5.6. </w:t>
      </w:r>
      <w:r w:rsidRPr="002947FB">
        <w:rPr>
          <w:rFonts w:ascii="MS Gothic" w:eastAsia="MS Gothic" w:hAnsi="Century" w:cs="MS Gothic" w:hint="eastAsia"/>
          <w:snapToGrid/>
          <w:color w:val="000000"/>
          <w:sz w:val="23"/>
          <w:szCs w:val="23"/>
        </w:rPr>
        <w:t>クロック停止制御</w:t>
      </w:r>
      <w:r w:rsidRPr="002947FB">
        <w:rPr>
          <w:rFonts w:ascii="MS Gothic" w:eastAsia="MS Gothic" w:hAnsi="Century" w:cs="MS Gothic"/>
          <w:snapToGrid/>
          <w:color w:val="000000"/>
          <w:sz w:val="23"/>
          <w:szCs w:val="23"/>
        </w:rPr>
        <w:t xml:space="preserve"> </w:t>
      </w:r>
    </w:p>
    <w:p w14:paraId="66CA5C94" w14:textId="75A49E43" w:rsidR="002947FB" w:rsidRPr="002947FB" w:rsidRDefault="0097194D" w:rsidP="002947FB">
      <w:pPr>
        <w:widowControl/>
        <w:autoSpaceDE w:val="0"/>
        <w:autoSpaceDN w:val="0"/>
        <w:snapToGrid/>
        <w:spacing w:line="240" w:lineRule="auto"/>
        <w:textAlignment w:val="auto"/>
        <w:rPr>
          <w:rFonts w:ascii="MS Mincho" w:hAnsi="Century" w:cs="MS Mincho"/>
          <w:snapToGrid/>
          <w:color w:val="000000"/>
          <w:sz w:val="18"/>
          <w:szCs w:val="18"/>
        </w:rPr>
      </w:pPr>
      <w:r>
        <w:rPr>
          <w:lang w:val="en"/>
        </w:rPr>
        <w:t>The clock input in the soft macro can be controlled by the pin input.</w:t>
      </w:r>
      <w:r>
        <w:rPr>
          <w:lang w:val="en"/>
        </w:rPr>
        <w:br/>
        <w:t xml:space="preserve">The terminals that control clock supply are </w:t>
      </w:r>
      <w:proofErr w:type="spellStart"/>
      <w:r>
        <w:rPr>
          <w:lang w:val="en"/>
        </w:rPr>
        <w:t>mstp_p</w:t>
      </w:r>
      <w:proofErr w:type="spellEnd"/>
      <w:r>
        <w:rPr>
          <w:lang w:val="en"/>
        </w:rPr>
        <w:t xml:space="preserve"> and </w:t>
      </w:r>
      <w:proofErr w:type="spellStart"/>
      <w:r>
        <w:rPr>
          <w:lang w:val="en"/>
        </w:rPr>
        <w:t>mstp_ot</w:t>
      </w:r>
      <w:proofErr w:type="spellEnd"/>
      <w:r>
        <w:rPr>
          <w:lang w:val="en"/>
        </w:rPr>
        <w:t>.</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3399"/>
        <w:gridCol w:w="3399"/>
      </w:tblGrid>
      <w:tr w:rsidR="002947FB" w:rsidRPr="002947FB" w14:paraId="3FEC0689" w14:textId="77777777">
        <w:tblPrEx>
          <w:tblCellMar>
            <w:top w:w="0" w:type="dxa"/>
            <w:bottom w:w="0" w:type="dxa"/>
          </w:tblCellMar>
        </w:tblPrEx>
        <w:trPr>
          <w:trHeight w:val="102"/>
        </w:trPr>
        <w:tc>
          <w:tcPr>
            <w:tcW w:w="3399" w:type="dxa"/>
          </w:tcPr>
          <w:p w14:paraId="7CAFCF3C" w14:textId="77777777" w:rsidR="0097194D" w:rsidRDefault="0097194D" w:rsidP="002947FB">
            <w:pPr>
              <w:widowControl/>
              <w:autoSpaceDE w:val="0"/>
              <w:autoSpaceDN w:val="0"/>
              <w:snapToGrid/>
              <w:spacing w:line="240" w:lineRule="auto"/>
              <w:textAlignment w:val="auto"/>
              <w:rPr>
                <w:rFonts w:ascii="MS Mincho" w:hAnsi="Century" w:cs="MS Mincho"/>
                <w:snapToGrid/>
                <w:color w:val="000000"/>
                <w:sz w:val="18"/>
                <w:szCs w:val="18"/>
              </w:rPr>
            </w:pPr>
          </w:p>
          <w:p w14:paraId="24D72DC8" w14:textId="6E0420C7" w:rsidR="002947FB" w:rsidRDefault="0097194D" w:rsidP="002947FB">
            <w:pPr>
              <w:widowControl/>
              <w:autoSpaceDE w:val="0"/>
              <w:autoSpaceDN w:val="0"/>
              <w:snapToGrid/>
              <w:spacing w:line="240" w:lineRule="auto"/>
              <w:textAlignment w:val="auto"/>
              <w:rPr>
                <w:rStyle w:val="shorttext"/>
                <w:lang w:val="en"/>
              </w:rPr>
            </w:pPr>
            <w:r>
              <w:rPr>
                <w:rStyle w:val="shorttext"/>
                <w:lang w:val="en"/>
              </w:rPr>
              <w:t>Terminal state</w:t>
            </w:r>
          </w:p>
          <w:p w14:paraId="7C4E751A" w14:textId="476AB202" w:rsidR="0097194D" w:rsidRPr="002947FB" w:rsidRDefault="0097194D" w:rsidP="002947FB">
            <w:pPr>
              <w:widowControl/>
              <w:autoSpaceDE w:val="0"/>
              <w:autoSpaceDN w:val="0"/>
              <w:snapToGrid/>
              <w:spacing w:line="240" w:lineRule="auto"/>
              <w:textAlignment w:val="auto"/>
              <w:rPr>
                <w:rFonts w:ascii="Arial Unicode MS" w:eastAsia="Arial Unicode MS" w:hAnsi="Century" w:cs="Arial Unicode MS"/>
                <w:snapToGrid/>
                <w:color w:val="000000"/>
                <w:sz w:val="18"/>
                <w:szCs w:val="18"/>
              </w:rPr>
            </w:pPr>
            <w:bookmarkStart w:id="47" w:name="_GoBack"/>
            <w:bookmarkEnd w:id="47"/>
          </w:p>
        </w:tc>
        <w:tc>
          <w:tcPr>
            <w:tcW w:w="3399" w:type="dxa"/>
          </w:tcPr>
          <w:p w14:paraId="57B48910" w14:textId="77777777" w:rsidR="0097194D" w:rsidRDefault="0097194D" w:rsidP="002947FB">
            <w:pPr>
              <w:widowControl/>
              <w:autoSpaceDE w:val="0"/>
              <w:autoSpaceDN w:val="0"/>
              <w:snapToGrid/>
              <w:spacing w:line="240" w:lineRule="auto"/>
              <w:textAlignment w:val="auto"/>
              <w:rPr>
                <w:rFonts w:ascii="Arial Unicode MS" w:eastAsia="Arial Unicode MS" w:hAnsi="Century" w:cs="Arial Unicode MS"/>
                <w:snapToGrid/>
                <w:color w:val="000000"/>
                <w:sz w:val="18"/>
                <w:szCs w:val="18"/>
              </w:rPr>
            </w:pPr>
          </w:p>
          <w:p w14:paraId="68EF5064" w14:textId="48899F2C" w:rsidR="002947FB" w:rsidRPr="002947FB" w:rsidRDefault="0097194D" w:rsidP="002947FB">
            <w:pPr>
              <w:widowControl/>
              <w:autoSpaceDE w:val="0"/>
              <w:autoSpaceDN w:val="0"/>
              <w:snapToGrid/>
              <w:spacing w:line="240" w:lineRule="auto"/>
              <w:textAlignment w:val="auto"/>
              <w:rPr>
                <w:rFonts w:ascii="Arial Unicode MS" w:eastAsia="Arial Unicode MS" w:hAnsi="Century" w:cs="Arial Unicode MS"/>
                <w:snapToGrid/>
                <w:color w:val="000000"/>
                <w:sz w:val="18"/>
                <w:szCs w:val="18"/>
              </w:rPr>
            </w:pPr>
            <w:r>
              <w:rPr>
                <w:rStyle w:val="shorttext"/>
                <w:lang w:val="en"/>
              </w:rPr>
              <w:t>Operation explanation</w:t>
            </w:r>
          </w:p>
        </w:tc>
      </w:tr>
      <w:tr w:rsidR="002947FB" w:rsidRPr="002947FB" w14:paraId="2BD2AA09" w14:textId="77777777">
        <w:tblPrEx>
          <w:tblCellMar>
            <w:top w:w="0" w:type="dxa"/>
            <w:bottom w:w="0" w:type="dxa"/>
          </w:tblCellMar>
        </w:tblPrEx>
        <w:trPr>
          <w:trHeight w:val="95"/>
        </w:trPr>
        <w:tc>
          <w:tcPr>
            <w:tcW w:w="3399" w:type="dxa"/>
          </w:tcPr>
          <w:p w14:paraId="5CC3996C" w14:textId="41393E0C" w:rsidR="002947FB" w:rsidRPr="002947FB" w:rsidRDefault="002947FB" w:rsidP="0097194D">
            <w:pPr>
              <w:widowControl/>
              <w:autoSpaceDE w:val="0"/>
              <w:autoSpaceDN w:val="0"/>
              <w:snapToGrid/>
              <w:spacing w:line="240" w:lineRule="auto"/>
              <w:textAlignment w:val="auto"/>
              <w:rPr>
                <w:rFonts w:ascii="Arial Unicode MS" w:eastAsia="Arial Unicode MS" w:hAnsi="Century" w:cs="Arial Unicode MS"/>
                <w:snapToGrid/>
                <w:color w:val="000000"/>
                <w:sz w:val="16"/>
                <w:szCs w:val="16"/>
              </w:rPr>
            </w:pPr>
            <w:proofErr w:type="spellStart"/>
            <w:r w:rsidRPr="002947FB">
              <w:rPr>
                <w:rFonts w:ascii="Arial Unicode MS" w:eastAsia="Arial Unicode MS" w:hAnsi="Century" w:cs="Arial Unicode MS"/>
                <w:snapToGrid/>
                <w:color w:val="000000"/>
                <w:sz w:val="16"/>
                <w:szCs w:val="16"/>
              </w:rPr>
              <w:t>mstp_p</w:t>
            </w:r>
            <w:proofErr w:type="spellEnd"/>
            <w:r w:rsidRPr="002947FB">
              <w:rPr>
                <w:rFonts w:ascii="Arial Unicode MS" w:eastAsia="Arial Unicode MS" w:hAnsi="Century" w:cs="Arial Unicode MS" w:hint="eastAsia"/>
                <w:snapToGrid/>
                <w:color w:val="000000"/>
                <w:sz w:val="16"/>
                <w:szCs w:val="16"/>
              </w:rPr>
              <w:t>＝</w:t>
            </w:r>
            <w:proofErr w:type="spellStart"/>
            <w:r w:rsidRPr="002947FB">
              <w:rPr>
                <w:rFonts w:ascii="Arial Unicode MS" w:eastAsia="Arial Unicode MS" w:hAnsi="Century" w:cs="Arial Unicode MS"/>
                <w:snapToGrid/>
                <w:color w:val="000000"/>
                <w:sz w:val="16"/>
                <w:szCs w:val="16"/>
              </w:rPr>
              <w:t>mstp_ot</w:t>
            </w:r>
            <w:proofErr w:type="spellEnd"/>
            <w:r w:rsidRPr="002947FB">
              <w:rPr>
                <w:rFonts w:ascii="Arial Unicode MS" w:eastAsia="Arial Unicode MS" w:hAnsi="Century" w:cs="Arial Unicode MS" w:hint="eastAsia"/>
                <w:snapToGrid/>
                <w:color w:val="000000"/>
                <w:sz w:val="16"/>
                <w:szCs w:val="16"/>
              </w:rPr>
              <w:t>＝</w:t>
            </w:r>
            <w:r w:rsidR="0097194D">
              <w:rPr>
                <w:rFonts w:ascii="Arial Unicode MS" w:eastAsia="Arial Unicode MS" w:hAnsi="Century" w:cs="Arial Unicode MS" w:hint="eastAsia"/>
                <w:snapToGrid/>
                <w:color w:val="000000"/>
                <w:sz w:val="16"/>
                <w:szCs w:val="16"/>
              </w:rPr>
              <w:t>low</w:t>
            </w:r>
            <w:r w:rsidRPr="002947FB">
              <w:rPr>
                <w:rFonts w:ascii="Arial Unicode MS" w:eastAsia="Arial Unicode MS" w:hAnsi="Century" w:cs="Arial Unicode MS"/>
                <w:snapToGrid/>
                <w:color w:val="000000"/>
                <w:sz w:val="16"/>
                <w:szCs w:val="16"/>
              </w:rPr>
              <w:t xml:space="preserve"> </w:t>
            </w:r>
          </w:p>
        </w:tc>
        <w:tc>
          <w:tcPr>
            <w:tcW w:w="3399" w:type="dxa"/>
          </w:tcPr>
          <w:p w14:paraId="56E1B467" w14:textId="206F5F58" w:rsidR="002947FB" w:rsidRPr="002947FB" w:rsidRDefault="0097194D" w:rsidP="002947FB">
            <w:pPr>
              <w:widowControl/>
              <w:autoSpaceDE w:val="0"/>
              <w:autoSpaceDN w:val="0"/>
              <w:snapToGrid/>
              <w:spacing w:line="240" w:lineRule="auto"/>
              <w:textAlignment w:val="auto"/>
              <w:rPr>
                <w:rFonts w:ascii="Arial Unicode MS" w:eastAsia="Arial Unicode MS" w:hAnsi="Century" w:cs="Arial Unicode MS"/>
                <w:snapToGrid/>
                <w:color w:val="000000"/>
                <w:sz w:val="18"/>
                <w:szCs w:val="18"/>
              </w:rPr>
            </w:pPr>
            <w:r>
              <w:rPr>
                <w:rStyle w:val="shorttext"/>
                <w:lang w:val="en"/>
              </w:rPr>
              <w:t>Temperature measurement operation is possible.</w:t>
            </w:r>
          </w:p>
        </w:tc>
      </w:tr>
      <w:tr w:rsidR="002947FB" w:rsidRPr="002947FB" w14:paraId="074522B8" w14:textId="77777777">
        <w:tblPrEx>
          <w:tblCellMar>
            <w:top w:w="0" w:type="dxa"/>
            <w:bottom w:w="0" w:type="dxa"/>
          </w:tblCellMar>
        </w:tblPrEx>
        <w:trPr>
          <w:trHeight w:val="329"/>
        </w:trPr>
        <w:tc>
          <w:tcPr>
            <w:tcW w:w="3399" w:type="dxa"/>
          </w:tcPr>
          <w:p w14:paraId="4BD1F436" w14:textId="7D2949B9" w:rsidR="002947FB" w:rsidRPr="002947FB" w:rsidRDefault="002947FB" w:rsidP="0097194D">
            <w:pPr>
              <w:widowControl/>
              <w:autoSpaceDE w:val="0"/>
              <w:autoSpaceDN w:val="0"/>
              <w:snapToGrid/>
              <w:spacing w:line="240" w:lineRule="auto"/>
              <w:textAlignment w:val="auto"/>
              <w:rPr>
                <w:rFonts w:ascii="Arial Unicode MS" w:eastAsia="Arial Unicode MS" w:hAnsi="Century" w:cs="Arial Unicode MS"/>
                <w:snapToGrid/>
                <w:color w:val="000000"/>
                <w:sz w:val="16"/>
                <w:szCs w:val="16"/>
              </w:rPr>
            </w:pPr>
            <w:proofErr w:type="spellStart"/>
            <w:r w:rsidRPr="002947FB">
              <w:rPr>
                <w:rFonts w:ascii="Arial Unicode MS" w:eastAsia="Arial Unicode MS" w:hAnsi="Century" w:cs="Arial Unicode MS"/>
                <w:snapToGrid/>
                <w:color w:val="000000"/>
                <w:sz w:val="16"/>
                <w:szCs w:val="16"/>
              </w:rPr>
              <w:t>mstp_p</w:t>
            </w:r>
            <w:proofErr w:type="spellEnd"/>
            <w:r w:rsidR="0097194D">
              <w:rPr>
                <w:rFonts w:ascii="Arial Unicode MS" w:eastAsia="Arial Unicode MS" w:hAnsi="Century" w:cs="Arial Unicode MS" w:hint="eastAsia"/>
                <w:snapToGrid/>
                <w:color w:val="000000"/>
                <w:sz w:val="16"/>
                <w:szCs w:val="16"/>
              </w:rPr>
              <w:t>＝high</w:t>
            </w:r>
          </w:p>
        </w:tc>
        <w:tc>
          <w:tcPr>
            <w:tcW w:w="3399" w:type="dxa"/>
          </w:tcPr>
          <w:p w14:paraId="203AB52C" w14:textId="2019A9BB" w:rsidR="002947FB" w:rsidRPr="002947FB" w:rsidRDefault="002947FB" w:rsidP="002947FB">
            <w:pPr>
              <w:widowControl/>
              <w:autoSpaceDE w:val="0"/>
              <w:autoSpaceDN w:val="0"/>
              <w:snapToGrid/>
              <w:spacing w:line="240" w:lineRule="auto"/>
              <w:textAlignment w:val="auto"/>
              <w:rPr>
                <w:rFonts w:ascii="Arial Unicode MS" w:eastAsia="Arial Unicode MS" w:hAnsi="Century" w:cs="Arial Unicode MS"/>
                <w:snapToGrid/>
                <w:color w:val="000000"/>
                <w:sz w:val="14"/>
                <w:szCs w:val="14"/>
              </w:rPr>
            </w:pPr>
            <w:r w:rsidRPr="002947FB">
              <w:rPr>
                <w:rFonts w:ascii="Arial Unicode MS" w:eastAsia="Arial Unicode MS" w:hAnsi="Century" w:cs="Arial Unicode MS"/>
                <w:snapToGrid/>
                <w:color w:val="000000"/>
                <w:sz w:val="16"/>
                <w:szCs w:val="16"/>
              </w:rPr>
              <w:t>APB I/F</w:t>
            </w:r>
            <w:r w:rsidR="0097194D">
              <w:rPr>
                <w:rStyle w:val="BodyText"/>
                <w:lang w:val="en"/>
              </w:rPr>
              <w:t xml:space="preserve"> </w:t>
            </w:r>
            <w:r w:rsidR="0097194D">
              <w:rPr>
                <w:rStyle w:val="shorttext"/>
                <w:lang w:val="en"/>
              </w:rPr>
              <w:t>The control circuit stops.</w:t>
            </w:r>
            <w:r w:rsidR="0097194D">
              <w:rPr>
                <w:lang w:val="en"/>
              </w:rPr>
              <w:br/>
            </w:r>
            <w:r w:rsidR="0097194D">
              <w:rPr>
                <w:rStyle w:val="shorttext"/>
                <w:lang w:val="en"/>
              </w:rPr>
              <w:t>(Ignore even APB access, temperature measurement operation is not possible)</w:t>
            </w:r>
          </w:p>
        </w:tc>
      </w:tr>
      <w:tr w:rsidR="002947FB" w:rsidRPr="002947FB" w14:paraId="0D0DB622" w14:textId="77777777">
        <w:tblPrEx>
          <w:tblCellMar>
            <w:top w:w="0" w:type="dxa"/>
            <w:bottom w:w="0" w:type="dxa"/>
          </w:tblCellMar>
        </w:tblPrEx>
        <w:trPr>
          <w:trHeight w:val="313"/>
        </w:trPr>
        <w:tc>
          <w:tcPr>
            <w:tcW w:w="3399" w:type="dxa"/>
          </w:tcPr>
          <w:p w14:paraId="02519622" w14:textId="4CAAF5AE" w:rsidR="002947FB" w:rsidRPr="002947FB" w:rsidRDefault="002947FB" w:rsidP="0097194D">
            <w:pPr>
              <w:widowControl/>
              <w:autoSpaceDE w:val="0"/>
              <w:autoSpaceDN w:val="0"/>
              <w:snapToGrid/>
              <w:spacing w:line="240" w:lineRule="auto"/>
              <w:textAlignment w:val="auto"/>
              <w:rPr>
                <w:rFonts w:ascii="Arial Unicode MS" w:eastAsia="Arial Unicode MS" w:hAnsi="Century" w:cs="Arial Unicode MS"/>
                <w:snapToGrid/>
                <w:color w:val="000000"/>
                <w:sz w:val="16"/>
                <w:szCs w:val="16"/>
              </w:rPr>
            </w:pPr>
            <w:proofErr w:type="spellStart"/>
            <w:r w:rsidRPr="002947FB">
              <w:rPr>
                <w:rFonts w:ascii="Arial Unicode MS" w:eastAsia="Arial Unicode MS" w:hAnsi="Century" w:cs="Arial Unicode MS"/>
                <w:snapToGrid/>
                <w:color w:val="000000"/>
                <w:sz w:val="16"/>
                <w:szCs w:val="16"/>
              </w:rPr>
              <w:t>mstp_ot</w:t>
            </w:r>
            <w:proofErr w:type="spellEnd"/>
            <w:r w:rsidR="0097194D" w:rsidRPr="002947FB">
              <w:rPr>
                <w:rFonts w:ascii="Arial Unicode MS" w:eastAsia="Arial Unicode MS" w:hAnsi="Century" w:cs="Arial Unicode MS"/>
                <w:snapToGrid/>
                <w:color w:val="000000"/>
                <w:sz w:val="16"/>
                <w:szCs w:val="16"/>
              </w:rPr>
              <w:t xml:space="preserve"> </w:t>
            </w:r>
            <w:r w:rsidRPr="002947FB">
              <w:rPr>
                <w:rFonts w:ascii="Arial Unicode MS" w:eastAsia="Arial Unicode MS" w:hAnsi="Century" w:cs="Arial Unicode MS"/>
                <w:snapToGrid/>
                <w:color w:val="000000"/>
                <w:sz w:val="16"/>
                <w:szCs w:val="16"/>
              </w:rPr>
              <w:t>=</w:t>
            </w:r>
            <w:r w:rsidR="0097194D">
              <w:rPr>
                <w:rFonts w:ascii="Arial Unicode MS" w:eastAsia="Arial Unicode MS" w:hAnsi="Century" w:cs="Arial Unicode MS" w:hint="eastAsia"/>
                <w:snapToGrid/>
                <w:color w:val="000000"/>
                <w:sz w:val="16"/>
                <w:szCs w:val="16"/>
              </w:rPr>
              <w:t>high</w:t>
            </w:r>
            <w:r w:rsidRPr="002947FB">
              <w:rPr>
                <w:rFonts w:ascii="Arial Unicode MS" w:eastAsia="Arial Unicode MS" w:hAnsi="Century" w:cs="Arial Unicode MS"/>
                <w:snapToGrid/>
                <w:color w:val="000000"/>
                <w:sz w:val="16"/>
                <w:szCs w:val="16"/>
              </w:rPr>
              <w:t xml:space="preserve"> </w:t>
            </w:r>
          </w:p>
        </w:tc>
        <w:tc>
          <w:tcPr>
            <w:tcW w:w="3399" w:type="dxa"/>
          </w:tcPr>
          <w:p w14:paraId="0EF94D0D" w14:textId="0A4D0DDC" w:rsidR="002947FB" w:rsidRPr="002947FB" w:rsidRDefault="0097194D" w:rsidP="002947FB">
            <w:pPr>
              <w:widowControl/>
              <w:autoSpaceDE w:val="0"/>
              <w:autoSpaceDN w:val="0"/>
              <w:snapToGrid/>
              <w:spacing w:line="240" w:lineRule="auto"/>
              <w:textAlignment w:val="auto"/>
              <w:rPr>
                <w:rFonts w:ascii="Arial Unicode MS" w:eastAsia="Arial Unicode MS" w:hAnsi="Century" w:cs="Arial Unicode MS"/>
                <w:snapToGrid/>
                <w:color w:val="000000"/>
                <w:sz w:val="14"/>
                <w:szCs w:val="14"/>
              </w:rPr>
            </w:pPr>
            <w:r>
              <w:rPr>
                <w:lang w:val="en"/>
              </w:rPr>
              <w:t>Timing control circuit and signal processing block for temperature measurement are stopped. (Temperature measurement operation is not possible)</w:t>
            </w:r>
          </w:p>
        </w:tc>
      </w:tr>
    </w:tbl>
    <w:p w14:paraId="26B15AD8" w14:textId="77777777" w:rsidR="002947FB" w:rsidRPr="002213E8" w:rsidRDefault="002947FB" w:rsidP="002213E8">
      <w:pPr>
        <w:pStyle w:val="BodyText"/>
      </w:pPr>
    </w:p>
    <w:p w14:paraId="1C955EEF" w14:textId="3793C715" w:rsidR="00F10CEC" w:rsidRPr="001F24EA" w:rsidRDefault="00F10CEC" w:rsidP="002B6A7E">
      <w:pPr>
        <w:pStyle w:val="Heading2"/>
        <w:keepLines/>
        <w:pageBreakBefore/>
        <w:tabs>
          <w:tab w:val="clear" w:pos="854"/>
          <w:tab w:val="num" w:pos="799"/>
        </w:tabs>
        <w:suppressAutoHyphens w:val="0"/>
        <w:overflowPunct w:val="0"/>
        <w:autoSpaceDE w:val="0"/>
        <w:autoSpaceDN w:val="0"/>
        <w:snapToGrid/>
        <w:spacing w:before="120" w:line="300" w:lineRule="exact"/>
        <w:ind w:left="800" w:hanging="800"/>
        <w:rPr>
          <w:color w:val="000000" w:themeColor="text1"/>
        </w:rPr>
      </w:pPr>
      <w:r w:rsidRPr="001F24EA">
        <w:rPr>
          <w:color w:val="000000" w:themeColor="text1"/>
        </w:rPr>
        <w:lastRenderedPageBreak/>
        <w:t>DFT inf</w:t>
      </w:r>
      <w:r w:rsidR="001F24EA">
        <w:rPr>
          <w:color w:val="000000" w:themeColor="text1"/>
        </w:rPr>
        <w:t>ormation [For internal use only]</w:t>
      </w:r>
    </w:p>
    <w:p w14:paraId="3ED85B82" w14:textId="77777777" w:rsidR="00F10CEC" w:rsidRPr="005F0CF1" w:rsidRDefault="00F10CEC" w:rsidP="00F10CEC">
      <w:pPr>
        <w:spacing w:line="260" w:lineRule="exact"/>
        <w:ind w:leftChars="200" w:left="400"/>
        <w:rPr>
          <w:sz w:val="22"/>
        </w:rPr>
      </w:pPr>
      <w:r w:rsidRPr="005F0CF1">
        <w:rPr>
          <w:sz w:val="22"/>
        </w:rPr>
        <w:t>There are no non-scan FF in SM.</w:t>
      </w:r>
    </w:p>
    <w:p w14:paraId="0D3B57EE" w14:textId="6C5C3F03" w:rsidR="00F10CEC" w:rsidRPr="005F0CF1" w:rsidRDefault="00F10CEC" w:rsidP="00F10CEC">
      <w:pPr>
        <w:spacing w:line="260" w:lineRule="exact"/>
        <w:ind w:leftChars="200" w:left="400"/>
        <w:rPr>
          <w:sz w:val="22"/>
        </w:rPr>
      </w:pPr>
      <w:proofErr w:type="gramStart"/>
      <w:r w:rsidRPr="005F0CF1">
        <w:rPr>
          <w:sz w:val="22"/>
        </w:rPr>
        <w:t>HM(</w:t>
      </w:r>
      <w:proofErr w:type="gramEnd"/>
      <w:r w:rsidRPr="00F10CEC">
        <w:rPr>
          <w:sz w:val="22"/>
        </w:rPr>
        <w:t>ARV28TPS0000AKGLTS2K30T55A0</w:t>
      </w:r>
      <w:r w:rsidRPr="005F0CF1">
        <w:rPr>
          <w:sz w:val="22"/>
        </w:rPr>
        <w:t>) is not target of scan.</w:t>
      </w:r>
    </w:p>
    <w:p w14:paraId="38A906CD" w14:textId="00C78063" w:rsidR="00F10CEC" w:rsidRPr="005F0CF1" w:rsidRDefault="00F10CEC" w:rsidP="00F10CEC">
      <w:pPr>
        <w:spacing w:line="260" w:lineRule="exact"/>
        <w:ind w:leftChars="200" w:left="400"/>
        <w:rPr>
          <w:sz w:val="22"/>
        </w:rPr>
      </w:pPr>
      <w:r w:rsidRPr="005F0CF1">
        <w:rPr>
          <w:sz w:val="22"/>
        </w:rPr>
        <w:t xml:space="preserve">It is controlled by </w:t>
      </w:r>
      <w:r w:rsidRPr="00F10CEC">
        <w:rPr>
          <w:sz w:val="22"/>
        </w:rPr>
        <w:t>ARV28TPS0000AKGLTS2K30T55A0</w:t>
      </w:r>
      <w:r w:rsidRPr="005F0CF1">
        <w:rPr>
          <w:sz w:val="22"/>
        </w:rPr>
        <w:t>_dft_wrapper module in DFT mode.</w:t>
      </w:r>
    </w:p>
    <w:p w14:paraId="4776A8EF" w14:textId="77777777" w:rsidR="00F10CEC" w:rsidRPr="005F0CF1" w:rsidRDefault="00F10CEC" w:rsidP="00F10CEC">
      <w:pPr>
        <w:spacing w:line="260" w:lineRule="exact"/>
        <w:ind w:leftChars="200" w:left="400"/>
        <w:rPr>
          <w:sz w:val="22"/>
        </w:rPr>
      </w:pPr>
      <w:r w:rsidRPr="005F0CF1">
        <w:rPr>
          <w:sz w:val="22"/>
        </w:rPr>
        <w:t>And this HM is checked by direct test for DFT mode.</w:t>
      </w:r>
    </w:p>
    <w:p w14:paraId="6CD3E675" w14:textId="77777777" w:rsidR="00F10CEC" w:rsidRPr="005F0CF1" w:rsidRDefault="00F10CEC" w:rsidP="005F0CF1">
      <w:pPr>
        <w:pStyle w:val="BodyText"/>
      </w:pPr>
    </w:p>
    <w:p w14:paraId="64291D65" w14:textId="45468E7C" w:rsidR="002B6A7E" w:rsidRPr="001F24EA" w:rsidRDefault="002B6A7E" w:rsidP="002B6A7E">
      <w:pPr>
        <w:pStyle w:val="Heading2"/>
        <w:keepLines/>
        <w:pageBreakBefore/>
        <w:tabs>
          <w:tab w:val="clear" w:pos="854"/>
          <w:tab w:val="num" w:pos="799"/>
        </w:tabs>
        <w:suppressAutoHyphens w:val="0"/>
        <w:overflowPunct w:val="0"/>
        <w:autoSpaceDE w:val="0"/>
        <w:autoSpaceDN w:val="0"/>
        <w:snapToGrid/>
        <w:spacing w:before="120" w:line="300" w:lineRule="exact"/>
        <w:ind w:left="800" w:hanging="800"/>
        <w:rPr>
          <w:color w:val="000000" w:themeColor="text1"/>
        </w:rPr>
      </w:pPr>
      <w:r w:rsidRPr="001F24EA">
        <w:rPr>
          <w:color w:val="000000" w:themeColor="text1"/>
        </w:rPr>
        <w:lastRenderedPageBreak/>
        <w:t>Test Function</w:t>
      </w:r>
      <w:bookmarkEnd w:id="45"/>
      <w:bookmarkEnd w:id="46"/>
      <w:r w:rsidR="001F24EA">
        <w:rPr>
          <w:color w:val="000000" w:themeColor="text1"/>
        </w:rPr>
        <w:t xml:space="preserve"> [For internal use only]</w:t>
      </w:r>
    </w:p>
    <w:p w14:paraId="1859A5E7" w14:textId="2F1D8C57" w:rsidR="002B6A7E" w:rsidRPr="001F24EA" w:rsidRDefault="002B6A7E" w:rsidP="002B6A7E">
      <w:pPr>
        <w:pStyle w:val="Heading3"/>
        <w:keepLines/>
        <w:tabs>
          <w:tab w:val="clear" w:pos="1022"/>
          <w:tab w:val="num" w:pos="799"/>
        </w:tabs>
        <w:suppressAutoHyphens w:val="0"/>
        <w:overflowPunct w:val="0"/>
        <w:autoSpaceDE w:val="0"/>
        <w:autoSpaceDN w:val="0"/>
        <w:snapToGrid/>
        <w:spacing w:before="120" w:after="200" w:line="300" w:lineRule="exact"/>
        <w:ind w:left="799" w:hanging="799"/>
        <w:rPr>
          <w:color w:val="000000" w:themeColor="text1"/>
        </w:rPr>
      </w:pPr>
      <w:r w:rsidRPr="001F24EA">
        <w:rPr>
          <w:rFonts w:hint="eastAsia"/>
          <w:color w:val="000000" w:themeColor="text1"/>
        </w:rPr>
        <w:t xml:space="preserve"> </w:t>
      </w:r>
      <w:bookmarkStart w:id="48" w:name="_Toc439937968"/>
      <w:bookmarkStart w:id="49" w:name="_Toc443438181"/>
      <w:r w:rsidRPr="001F24EA">
        <w:rPr>
          <w:rFonts w:hint="eastAsia"/>
          <w:color w:val="000000" w:themeColor="text1"/>
        </w:rPr>
        <w:t xml:space="preserve">Temperature </w:t>
      </w:r>
      <w:r w:rsidR="002D51A4" w:rsidRPr="001F24EA">
        <w:rPr>
          <w:color w:val="000000" w:themeColor="text1"/>
        </w:rPr>
        <w:t>S</w:t>
      </w:r>
      <w:r w:rsidRPr="001F24EA">
        <w:rPr>
          <w:rFonts w:hint="eastAsia"/>
          <w:color w:val="000000" w:themeColor="text1"/>
        </w:rPr>
        <w:t xml:space="preserve">ensor the </w:t>
      </w:r>
      <w:r w:rsidR="002D51A4" w:rsidRPr="001F24EA">
        <w:rPr>
          <w:color w:val="000000" w:themeColor="text1"/>
        </w:rPr>
        <w:t>D</w:t>
      </w:r>
      <w:r w:rsidRPr="001F24EA">
        <w:rPr>
          <w:rFonts w:hint="eastAsia"/>
          <w:color w:val="000000" w:themeColor="text1"/>
        </w:rPr>
        <w:t xml:space="preserve">irect </w:t>
      </w:r>
      <w:r w:rsidR="002D51A4" w:rsidRPr="001F24EA">
        <w:rPr>
          <w:color w:val="000000" w:themeColor="text1"/>
        </w:rPr>
        <w:t>T</w:t>
      </w:r>
      <w:r w:rsidRPr="001F24EA">
        <w:rPr>
          <w:rFonts w:hint="eastAsia"/>
          <w:color w:val="000000" w:themeColor="text1"/>
        </w:rPr>
        <w:t xml:space="preserve">est </w:t>
      </w:r>
      <w:r w:rsidR="002D51A4" w:rsidRPr="001F24EA">
        <w:rPr>
          <w:color w:val="000000" w:themeColor="text1"/>
        </w:rPr>
        <w:t>S</w:t>
      </w:r>
      <w:r w:rsidRPr="001F24EA">
        <w:rPr>
          <w:rFonts w:hint="eastAsia"/>
          <w:color w:val="000000" w:themeColor="text1"/>
        </w:rPr>
        <w:t>pecification</w:t>
      </w:r>
      <w:bookmarkEnd w:id="48"/>
      <w:bookmarkEnd w:id="49"/>
    </w:p>
    <w:p w14:paraId="423E4C36" w14:textId="71A8868E" w:rsidR="002B6A7E" w:rsidRPr="001F24EA" w:rsidRDefault="00E32D8A" w:rsidP="00E32D8A">
      <w:pPr>
        <w:pStyle w:val="Heading4"/>
        <w:rPr>
          <w:color w:val="000000" w:themeColor="text1"/>
        </w:rPr>
      </w:pPr>
      <w:r w:rsidRPr="001F24EA">
        <w:rPr>
          <w:rFonts w:hint="eastAsia"/>
          <w:color w:val="000000" w:themeColor="text1"/>
        </w:rPr>
        <w:t xml:space="preserve"> </w:t>
      </w:r>
      <w:r w:rsidR="002B6A7E" w:rsidRPr="001F24EA">
        <w:rPr>
          <w:color w:val="000000" w:themeColor="text1"/>
        </w:rPr>
        <w:t xml:space="preserve">Block </w:t>
      </w:r>
      <w:r w:rsidR="002D51A4" w:rsidRPr="001F24EA">
        <w:rPr>
          <w:color w:val="000000" w:themeColor="text1"/>
        </w:rPr>
        <w:t>D</w:t>
      </w:r>
      <w:r w:rsidR="00C54CBE" w:rsidRPr="001F24EA">
        <w:rPr>
          <w:color w:val="000000" w:themeColor="text1"/>
        </w:rPr>
        <w:t>iagram</w:t>
      </w:r>
    </w:p>
    <w:p w14:paraId="3F23410F" w14:textId="79628990" w:rsidR="002D51A4" w:rsidRPr="00C54CBE" w:rsidRDefault="002D51A4" w:rsidP="002D51A4">
      <w:pPr>
        <w:pStyle w:val="af"/>
        <w:rPr>
          <w:color w:val="00B0F0"/>
        </w:rPr>
      </w:pPr>
      <w:r w:rsidRPr="00C54CBE">
        <w:rPr>
          <w:rFonts w:hint="eastAsia"/>
          <w:noProof/>
          <w:color w:val="00B0F0"/>
          <w:lang w:eastAsia="en-US"/>
        </w:rPr>
        <w:drawing>
          <wp:inline distT="0" distB="0" distL="0" distR="0" wp14:anchorId="272E08FC" wp14:editId="5444462F">
            <wp:extent cx="6041279" cy="4367814"/>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2358" cy="4368594"/>
                    </a:xfrm>
                    <a:prstGeom prst="rect">
                      <a:avLst/>
                    </a:prstGeom>
                    <a:noFill/>
                    <a:ln>
                      <a:noFill/>
                    </a:ln>
                  </pic:spPr>
                </pic:pic>
              </a:graphicData>
            </a:graphic>
          </wp:inline>
        </w:drawing>
      </w:r>
    </w:p>
    <w:p w14:paraId="614D3B46" w14:textId="484DE1EF" w:rsidR="002B6A7E" w:rsidRPr="001F24EA" w:rsidRDefault="002B6A7E" w:rsidP="002B6A7E">
      <w:pPr>
        <w:pStyle w:val="Caption"/>
        <w:rPr>
          <w:color w:val="000000" w:themeColor="text1"/>
        </w:rPr>
      </w:pPr>
      <w:r w:rsidRPr="001F24EA">
        <w:rPr>
          <w:color w:val="000000" w:themeColor="text1"/>
        </w:rPr>
        <w:t xml:space="preserve">Figure </w:t>
      </w:r>
      <w:r w:rsidRPr="001F24EA">
        <w:rPr>
          <w:color w:val="000000" w:themeColor="text1"/>
        </w:rPr>
        <w:fldChar w:fldCharType="begin"/>
      </w:r>
      <w:r w:rsidRPr="001F24EA">
        <w:rPr>
          <w:color w:val="000000" w:themeColor="text1"/>
        </w:rPr>
        <w:instrText xml:space="preserve"> STYLEREF 1 \s </w:instrText>
      </w:r>
      <w:r w:rsidRPr="001F24EA">
        <w:rPr>
          <w:color w:val="000000" w:themeColor="text1"/>
        </w:rPr>
        <w:fldChar w:fldCharType="separate"/>
      </w:r>
      <w:r w:rsidR="00976565" w:rsidRPr="001F24EA">
        <w:rPr>
          <w:noProof/>
          <w:color w:val="000000" w:themeColor="text1"/>
        </w:rPr>
        <w:t>12</w:t>
      </w:r>
      <w:r w:rsidRPr="001F24EA">
        <w:rPr>
          <w:noProof/>
          <w:color w:val="000000" w:themeColor="text1"/>
        </w:rPr>
        <w:fldChar w:fldCharType="end"/>
      </w:r>
      <w:r w:rsidRPr="001F24EA">
        <w:rPr>
          <w:color w:val="000000" w:themeColor="text1"/>
        </w:rPr>
        <w:t>.</w:t>
      </w:r>
      <w:r w:rsidRPr="001F24EA">
        <w:rPr>
          <w:color w:val="000000" w:themeColor="text1"/>
        </w:rPr>
        <w:fldChar w:fldCharType="begin"/>
      </w:r>
      <w:r w:rsidRPr="001F24EA">
        <w:rPr>
          <w:color w:val="000000" w:themeColor="text1"/>
        </w:rPr>
        <w:instrText xml:space="preserve"> SEQ Figure \* ARABIC \s 1 </w:instrText>
      </w:r>
      <w:r w:rsidRPr="001F24EA">
        <w:rPr>
          <w:color w:val="000000" w:themeColor="text1"/>
        </w:rPr>
        <w:fldChar w:fldCharType="separate"/>
      </w:r>
      <w:r w:rsidR="00976565" w:rsidRPr="001F24EA">
        <w:rPr>
          <w:noProof/>
          <w:color w:val="000000" w:themeColor="text1"/>
        </w:rPr>
        <w:t>8</w:t>
      </w:r>
      <w:r w:rsidRPr="001F24EA">
        <w:rPr>
          <w:noProof/>
          <w:color w:val="000000" w:themeColor="text1"/>
        </w:rPr>
        <w:fldChar w:fldCharType="end"/>
      </w:r>
      <w:r w:rsidRPr="001F24EA">
        <w:rPr>
          <w:color w:val="000000" w:themeColor="text1"/>
        </w:rPr>
        <w:tab/>
      </w:r>
      <w:r w:rsidR="00E75B98" w:rsidRPr="001F24EA">
        <w:rPr>
          <w:rFonts w:hint="eastAsia"/>
          <w:color w:val="000000" w:themeColor="text1"/>
        </w:rPr>
        <w:t xml:space="preserve">Block </w:t>
      </w:r>
      <w:r w:rsidR="002D51A4" w:rsidRPr="001F24EA">
        <w:rPr>
          <w:color w:val="000000" w:themeColor="text1"/>
        </w:rPr>
        <w:t>D</w:t>
      </w:r>
      <w:r w:rsidR="00E75B98" w:rsidRPr="001F24EA">
        <w:rPr>
          <w:rFonts w:hint="eastAsia"/>
          <w:color w:val="000000" w:themeColor="text1"/>
        </w:rPr>
        <w:t xml:space="preserve">iagram </w:t>
      </w:r>
      <w:r w:rsidR="00E75B98" w:rsidRPr="001F24EA">
        <w:rPr>
          <w:color w:val="000000" w:themeColor="text1"/>
        </w:rPr>
        <w:t>(</w:t>
      </w:r>
      <w:r w:rsidR="002D51A4" w:rsidRPr="001F24EA">
        <w:rPr>
          <w:color w:val="000000" w:themeColor="text1"/>
        </w:rPr>
        <w:t>T</w:t>
      </w:r>
      <w:r w:rsidR="00E75B98" w:rsidRPr="001F24EA">
        <w:rPr>
          <w:rFonts w:hint="eastAsia"/>
          <w:color w:val="000000" w:themeColor="text1"/>
        </w:rPr>
        <w:t xml:space="preserve">est </w:t>
      </w:r>
      <w:r w:rsidR="002D51A4" w:rsidRPr="001F24EA">
        <w:rPr>
          <w:color w:val="000000" w:themeColor="text1"/>
        </w:rPr>
        <w:t>F</w:t>
      </w:r>
      <w:r w:rsidR="00E75B98" w:rsidRPr="001F24EA">
        <w:rPr>
          <w:color w:val="000000" w:themeColor="text1"/>
        </w:rPr>
        <w:t>unction)</w:t>
      </w:r>
    </w:p>
    <w:p w14:paraId="3A19AB8B" w14:textId="0D9510E7" w:rsidR="002D51A4" w:rsidRPr="00C54CBE" w:rsidRDefault="002D51A4">
      <w:pPr>
        <w:widowControl/>
        <w:adjustRightInd/>
        <w:snapToGrid/>
        <w:spacing w:line="240" w:lineRule="auto"/>
        <w:textAlignment w:val="auto"/>
        <w:rPr>
          <w:color w:val="00B0F0"/>
        </w:rPr>
      </w:pPr>
      <w:r w:rsidRPr="00C54CBE">
        <w:rPr>
          <w:color w:val="00B0F0"/>
        </w:rPr>
        <w:br w:type="page"/>
      </w:r>
    </w:p>
    <w:p w14:paraId="401E6EDA" w14:textId="77777777" w:rsidR="002B6A7E" w:rsidRPr="001F24EA" w:rsidRDefault="002B6A7E" w:rsidP="002D51A4">
      <w:pPr>
        <w:pStyle w:val="Heading4"/>
        <w:rPr>
          <w:color w:val="000000" w:themeColor="text1"/>
        </w:rPr>
      </w:pPr>
      <w:r w:rsidRPr="001F24EA">
        <w:rPr>
          <w:color w:val="000000" w:themeColor="text1"/>
        </w:rPr>
        <w:lastRenderedPageBreak/>
        <w:t>Details of Registers</w:t>
      </w:r>
    </w:p>
    <w:p w14:paraId="6A8F7A22" w14:textId="77777777" w:rsidR="002B6A7E" w:rsidRPr="001F24EA" w:rsidRDefault="002B6A7E" w:rsidP="002D51A4">
      <w:pPr>
        <w:pStyle w:val="SP"/>
        <w:rPr>
          <w:color w:val="000000" w:themeColor="text1"/>
        </w:rPr>
      </w:pPr>
    </w:p>
    <w:p w14:paraId="1D4D5B7F" w14:textId="581F62F2" w:rsidR="002B6A7E" w:rsidRPr="001F24EA" w:rsidRDefault="002B6A7E" w:rsidP="002D51A4">
      <w:pPr>
        <w:pStyle w:val="a5"/>
        <w:rPr>
          <w:color w:val="000000" w:themeColor="text1"/>
        </w:rPr>
      </w:pPr>
      <w:r w:rsidRPr="001F24EA">
        <w:rPr>
          <w:color w:val="000000" w:themeColor="text1"/>
        </w:rPr>
        <w:t>GPTR0 (the time of a TESTEMPS mode)</w:t>
      </w:r>
    </w:p>
    <w:p w14:paraId="2B356269" w14:textId="2CE29AFB" w:rsidR="002D51A4" w:rsidRPr="00C54CBE" w:rsidRDefault="009E1E9B" w:rsidP="002D51A4">
      <w:pPr>
        <w:pStyle w:val="af"/>
        <w:rPr>
          <w:color w:val="00B0F0"/>
        </w:rPr>
      </w:pPr>
      <w:r>
        <w:rPr>
          <w:noProof/>
          <w:snapToGrid/>
          <w:lang w:eastAsia="en-US"/>
        </w:rPr>
        <w:drawing>
          <wp:inline distT="0" distB="0" distL="0" distR="0" wp14:anchorId="0C60497B" wp14:editId="52894840">
            <wp:extent cx="612013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926080"/>
                    </a:xfrm>
                    <a:prstGeom prst="rect">
                      <a:avLst/>
                    </a:prstGeom>
                  </pic:spPr>
                </pic:pic>
              </a:graphicData>
            </a:graphic>
          </wp:inline>
        </w:drawing>
      </w:r>
    </w:p>
    <w:p w14:paraId="3BBBD541" w14:textId="47CCA4B6" w:rsidR="002B6A7E" w:rsidRPr="00C54CBE" w:rsidRDefault="002B6A7E" w:rsidP="00145D9B">
      <w:pPr>
        <w:pStyle w:val="SP"/>
        <w:rPr>
          <w:color w:val="00B0F0"/>
        </w:rPr>
      </w:pPr>
    </w:p>
    <w:p w14:paraId="2FF0E858" w14:textId="77777777" w:rsidR="002B6A7E" w:rsidRPr="009E1E9B" w:rsidRDefault="002B6A7E" w:rsidP="002D51A4">
      <w:pPr>
        <w:pStyle w:val="BodyText"/>
        <w:rPr>
          <w:color w:val="000000" w:themeColor="text1"/>
        </w:rPr>
      </w:pPr>
      <w:r w:rsidRPr="009E1E9B">
        <w:rPr>
          <w:color w:val="000000" w:themeColor="text1"/>
        </w:rPr>
        <w:t>It's effective at SUBMD [20] (TESTEMPS) = 1.</w:t>
      </w:r>
    </w:p>
    <w:p w14:paraId="66DE5575" w14:textId="77777777" w:rsidR="002B6A7E" w:rsidRPr="009E1E9B" w:rsidRDefault="002B6A7E" w:rsidP="00145D9B">
      <w:pPr>
        <w:pStyle w:val="BodyText"/>
        <w:rPr>
          <w:color w:val="000000" w:themeColor="text1"/>
        </w:rPr>
      </w:pPr>
    </w:p>
    <w:p w14:paraId="7A815A45" w14:textId="3F9B00CE" w:rsidR="002B6A7E" w:rsidRPr="009E1E9B" w:rsidRDefault="002B6A7E" w:rsidP="002D51A4">
      <w:pPr>
        <w:pStyle w:val="a5"/>
        <w:rPr>
          <w:color w:val="000000" w:themeColor="text1"/>
        </w:rPr>
      </w:pPr>
      <w:r w:rsidRPr="009E1E9B">
        <w:rPr>
          <w:color w:val="000000" w:themeColor="text1"/>
        </w:rPr>
        <w:t>GPTR1 (the time of a TESTEMPS mode)</w:t>
      </w:r>
    </w:p>
    <w:p w14:paraId="4546EA57" w14:textId="4C14F08E" w:rsidR="002D51A4" w:rsidRPr="00C54CBE" w:rsidRDefault="009E1E9B" w:rsidP="002D51A4">
      <w:pPr>
        <w:pStyle w:val="af"/>
        <w:rPr>
          <w:color w:val="00B0F0"/>
        </w:rPr>
      </w:pPr>
      <w:r>
        <w:rPr>
          <w:noProof/>
          <w:snapToGrid/>
          <w:lang w:eastAsia="en-US"/>
        </w:rPr>
        <w:drawing>
          <wp:inline distT="0" distB="0" distL="0" distR="0" wp14:anchorId="5A5D4AE8" wp14:editId="4DBD7295">
            <wp:extent cx="6120130" cy="2724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724785"/>
                    </a:xfrm>
                    <a:prstGeom prst="rect">
                      <a:avLst/>
                    </a:prstGeom>
                  </pic:spPr>
                </pic:pic>
              </a:graphicData>
            </a:graphic>
          </wp:inline>
        </w:drawing>
      </w:r>
    </w:p>
    <w:p w14:paraId="4F70F111" w14:textId="4786248A" w:rsidR="002B6A7E" w:rsidRPr="00C54CBE" w:rsidRDefault="002B6A7E" w:rsidP="00145D9B">
      <w:pPr>
        <w:pStyle w:val="SP"/>
        <w:rPr>
          <w:color w:val="00B0F0"/>
        </w:rPr>
      </w:pPr>
    </w:p>
    <w:p w14:paraId="4A102A5D" w14:textId="3FEFFECA" w:rsidR="002D51A4" w:rsidRPr="00C54CBE" w:rsidRDefault="002B6A7E" w:rsidP="002D51A4">
      <w:pPr>
        <w:pStyle w:val="BodyText"/>
        <w:rPr>
          <w:color w:val="00B0F0"/>
          <w:lang w:val="en-GB"/>
        </w:rPr>
      </w:pPr>
      <w:r w:rsidRPr="009E1E9B">
        <w:rPr>
          <w:color w:val="000000" w:themeColor="text1"/>
        </w:rPr>
        <w:t>It's effective at SUBMD [20] (TESTEMPS) = 1.</w:t>
      </w:r>
      <w:r w:rsidR="002D51A4" w:rsidRPr="00C54CBE">
        <w:rPr>
          <w:color w:val="00B0F0"/>
          <w:lang w:val="en-GB"/>
        </w:rPr>
        <w:br w:type="page"/>
      </w:r>
    </w:p>
    <w:p w14:paraId="3ACB0CE7" w14:textId="51C89A7B" w:rsidR="002B6A7E" w:rsidRPr="009E1E9B" w:rsidRDefault="002B6A7E" w:rsidP="002D51A4">
      <w:pPr>
        <w:pStyle w:val="a5"/>
        <w:rPr>
          <w:color w:val="000000" w:themeColor="text1"/>
        </w:rPr>
      </w:pPr>
      <w:r w:rsidRPr="009E1E9B">
        <w:rPr>
          <w:color w:val="000000" w:themeColor="text1"/>
        </w:rPr>
        <w:lastRenderedPageBreak/>
        <w:t>GPTR0 (the time of a TESTEMPS mode)</w:t>
      </w:r>
    </w:p>
    <w:p w14:paraId="29258557" w14:textId="62C1B990" w:rsidR="002D51A4" w:rsidRPr="00C54CBE" w:rsidRDefault="009E1E9B" w:rsidP="002D51A4">
      <w:pPr>
        <w:pStyle w:val="af"/>
        <w:rPr>
          <w:color w:val="00B0F0"/>
        </w:rPr>
      </w:pPr>
      <w:r>
        <w:rPr>
          <w:noProof/>
          <w:snapToGrid/>
          <w:lang w:eastAsia="en-US"/>
        </w:rPr>
        <w:drawing>
          <wp:inline distT="0" distB="0" distL="0" distR="0" wp14:anchorId="3CF8B5E2" wp14:editId="2C668083">
            <wp:extent cx="4600575" cy="3114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575" cy="3114675"/>
                    </a:xfrm>
                    <a:prstGeom prst="rect">
                      <a:avLst/>
                    </a:prstGeom>
                  </pic:spPr>
                </pic:pic>
              </a:graphicData>
            </a:graphic>
          </wp:inline>
        </w:drawing>
      </w:r>
    </w:p>
    <w:p w14:paraId="0E34D5D0" w14:textId="77777777" w:rsidR="002B6A7E" w:rsidRPr="00C54CBE" w:rsidRDefault="002B6A7E" w:rsidP="00145D9B">
      <w:pPr>
        <w:pStyle w:val="BodyText"/>
        <w:rPr>
          <w:color w:val="00B0F0"/>
        </w:rPr>
      </w:pPr>
    </w:p>
    <w:p w14:paraId="1BFB4A28" w14:textId="5146EE01" w:rsidR="002B6A7E" w:rsidRPr="009E1E9B" w:rsidRDefault="002B6A7E" w:rsidP="002D51A4">
      <w:pPr>
        <w:pStyle w:val="a5"/>
        <w:rPr>
          <w:color w:val="000000" w:themeColor="text1"/>
        </w:rPr>
      </w:pPr>
      <w:r w:rsidRPr="009E1E9B">
        <w:rPr>
          <w:color w:val="000000" w:themeColor="text1"/>
        </w:rPr>
        <w:t>GPTR1 (the time of a TESTEMPS mode)</w:t>
      </w:r>
    </w:p>
    <w:p w14:paraId="03167E53" w14:textId="6ECB20C6" w:rsidR="002D51A4" w:rsidRPr="00C54CBE" w:rsidRDefault="002D51A4" w:rsidP="002D51A4">
      <w:pPr>
        <w:pStyle w:val="af"/>
        <w:rPr>
          <w:color w:val="00B0F0"/>
        </w:rPr>
      </w:pPr>
      <w:r w:rsidRPr="00C54CBE">
        <w:rPr>
          <w:rFonts w:hint="eastAsia"/>
          <w:noProof/>
          <w:color w:val="00B0F0"/>
          <w:lang w:eastAsia="en-US"/>
        </w:rPr>
        <w:drawing>
          <wp:inline distT="0" distB="0" distL="0" distR="0" wp14:anchorId="01B545FE" wp14:editId="224AD0B5">
            <wp:extent cx="5779135" cy="34988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9135" cy="349885"/>
                    </a:xfrm>
                    <a:prstGeom prst="rect">
                      <a:avLst/>
                    </a:prstGeom>
                    <a:noFill/>
                    <a:ln>
                      <a:noFill/>
                    </a:ln>
                  </pic:spPr>
                </pic:pic>
              </a:graphicData>
            </a:graphic>
          </wp:inline>
        </w:drawing>
      </w:r>
    </w:p>
    <w:p w14:paraId="04492FC1" w14:textId="77777777" w:rsidR="002B6A7E" w:rsidRPr="00C54CBE" w:rsidRDefault="002B6A7E" w:rsidP="00145D9B">
      <w:pPr>
        <w:pStyle w:val="BodyText"/>
        <w:rPr>
          <w:color w:val="00B0F0"/>
        </w:rPr>
      </w:pPr>
    </w:p>
    <w:p w14:paraId="06B9BE82" w14:textId="0FF114C4" w:rsidR="002B6A7E" w:rsidRPr="009E1E9B" w:rsidRDefault="002D51A4" w:rsidP="002D51A4">
      <w:pPr>
        <w:pStyle w:val="Heading4"/>
        <w:rPr>
          <w:color w:val="000000" w:themeColor="text1"/>
        </w:rPr>
      </w:pPr>
      <w:r w:rsidRPr="009E1E9B">
        <w:rPr>
          <w:color w:val="000000" w:themeColor="text1"/>
        </w:rPr>
        <w:t>t</w:t>
      </w:r>
      <w:r w:rsidR="002B6A7E" w:rsidRPr="009E1E9B">
        <w:rPr>
          <w:color w:val="000000" w:themeColor="text1"/>
        </w:rPr>
        <w:t xml:space="preserve">he </w:t>
      </w:r>
      <w:r w:rsidRPr="009E1E9B">
        <w:rPr>
          <w:color w:val="000000" w:themeColor="text1"/>
        </w:rPr>
        <w:t>M</w:t>
      </w:r>
      <w:r w:rsidR="002B6A7E" w:rsidRPr="009E1E9B">
        <w:rPr>
          <w:rFonts w:hint="eastAsia"/>
          <w:color w:val="000000" w:themeColor="text1"/>
        </w:rPr>
        <w:t>atrix</w:t>
      </w:r>
      <w:r w:rsidR="002B6A7E" w:rsidRPr="009E1E9B">
        <w:rPr>
          <w:color w:val="000000" w:themeColor="text1"/>
        </w:rPr>
        <w:t xml:space="preserve"> of </w:t>
      </w:r>
      <w:r w:rsidRPr="009E1E9B">
        <w:rPr>
          <w:color w:val="000000" w:themeColor="text1"/>
        </w:rPr>
        <w:t>D</w:t>
      </w:r>
      <w:r w:rsidR="002B6A7E" w:rsidRPr="009E1E9B">
        <w:rPr>
          <w:color w:val="000000" w:themeColor="text1"/>
        </w:rPr>
        <w:t xml:space="preserve">irect </w:t>
      </w:r>
      <w:r w:rsidRPr="009E1E9B">
        <w:rPr>
          <w:color w:val="000000" w:themeColor="text1"/>
        </w:rPr>
        <w:t>T</w:t>
      </w:r>
      <w:r w:rsidR="002B6A7E" w:rsidRPr="009E1E9B">
        <w:rPr>
          <w:color w:val="000000" w:themeColor="text1"/>
        </w:rPr>
        <w:t xml:space="preserve">est </w:t>
      </w:r>
      <w:r w:rsidRPr="009E1E9B">
        <w:rPr>
          <w:color w:val="000000" w:themeColor="text1"/>
        </w:rPr>
        <w:t>M</w:t>
      </w:r>
      <w:r w:rsidR="002B6A7E" w:rsidRPr="009E1E9B">
        <w:rPr>
          <w:color w:val="000000" w:themeColor="text1"/>
        </w:rPr>
        <w:t>ode</w:t>
      </w:r>
    </w:p>
    <w:p w14:paraId="1ECE27F8" w14:textId="77777777" w:rsidR="002B6A7E" w:rsidRPr="009E1E9B" w:rsidRDefault="002B6A7E" w:rsidP="002D51A4">
      <w:pPr>
        <w:pStyle w:val="BodyText"/>
        <w:rPr>
          <w:color w:val="000000" w:themeColor="text1"/>
        </w:rPr>
      </w:pPr>
      <w:r w:rsidRPr="009E1E9B">
        <w:rPr>
          <w:color w:val="000000" w:themeColor="text1"/>
        </w:rPr>
        <w:t>Failure of a temperature sensor is detected</w:t>
      </w:r>
      <w:r w:rsidRPr="009E1E9B">
        <w:rPr>
          <w:rFonts w:hint="eastAsia"/>
          <w:color w:val="000000" w:themeColor="text1"/>
        </w:rPr>
        <w:t xml:space="preserve"> o</w:t>
      </w:r>
      <w:r w:rsidRPr="009E1E9B">
        <w:rPr>
          <w:color w:val="000000" w:themeColor="text1"/>
        </w:rPr>
        <w:t xml:space="preserve">r in order to check the simple substance accuracy of the </w:t>
      </w:r>
      <w:r w:rsidRPr="009E1E9B">
        <w:rPr>
          <w:rFonts w:hint="eastAsia"/>
          <w:color w:val="000000" w:themeColor="text1"/>
        </w:rPr>
        <w:t>Delta-S</w:t>
      </w:r>
      <w:r w:rsidRPr="009E1E9B">
        <w:rPr>
          <w:color w:val="000000" w:themeColor="text1"/>
        </w:rPr>
        <w:t>igma</w:t>
      </w:r>
      <w:r w:rsidRPr="009E1E9B">
        <w:rPr>
          <w:rFonts w:hint="eastAsia"/>
          <w:color w:val="000000" w:themeColor="text1"/>
        </w:rPr>
        <w:t xml:space="preserve"> </w:t>
      </w:r>
      <w:r w:rsidRPr="009E1E9B">
        <w:rPr>
          <w:color w:val="000000" w:themeColor="text1"/>
        </w:rPr>
        <w:t xml:space="preserve">ADC or a temperature </w:t>
      </w:r>
      <w:r w:rsidRPr="009E1E9B">
        <w:rPr>
          <w:rFonts w:hint="eastAsia"/>
          <w:color w:val="000000" w:themeColor="text1"/>
        </w:rPr>
        <w:t>sensor soft macro</w:t>
      </w:r>
      <w:r w:rsidRPr="009E1E9B">
        <w:rPr>
          <w:color w:val="000000" w:themeColor="text1"/>
        </w:rPr>
        <w:t>, it is necessary to measure by the item of the following table.</w:t>
      </w:r>
    </w:p>
    <w:tbl>
      <w:tblPr>
        <w:tblW w:w="9639" w:type="dxa"/>
        <w:tblBorders>
          <w:top w:val="single" w:sz="4" w:space="0" w:color="auto"/>
          <w:bottom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81"/>
        <w:gridCol w:w="412"/>
        <w:gridCol w:w="412"/>
        <w:gridCol w:w="413"/>
        <w:gridCol w:w="3060"/>
        <w:gridCol w:w="2126"/>
        <w:gridCol w:w="2835"/>
      </w:tblGrid>
      <w:tr w:rsidR="00C54CBE" w:rsidRPr="009E1E9B" w14:paraId="4E84D391" w14:textId="77777777" w:rsidTr="002D51A4">
        <w:trPr>
          <w:cantSplit/>
          <w:trHeight w:val="238"/>
        </w:trPr>
        <w:tc>
          <w:tcPr>
            <w:tcW w:w="1618" w:type="dxa"/>
            <w:gridSpan w:val="4"/>
            <w:shd w:val="pct15" w:color="auto" w:fill="auto"/>
          </w:tcPr>
          <w:p w14:paraId="65E0050C" w14:textId="77777777" w:rsidR="002B6A7E" w:rsidRPr="009E1E9B" w:rsidRDefault="002B6A7E" w:rsidP="002D51A4">
            <w:pPr>
              <w:pStyle w:val="aff1"/>
              <w:rPr>
                <w:color w:val="000000" w:themeColor="text1"/>
              </w:rPr>
            </w:pPr>
            <w:r w:rsidRPr="009E1E9B">
              <w:rPr>
                <w:color w:val="000000" w:themeColor="text1"/>
              </w:rPr>
              <w:t>TEST[3:0]</w:t>
            </w:r>
          </w:p>
        </w:tc>
        <w:tc>
          <w:tcPr>
            <w:tcW w:w="3060" w:type="dxa"/>
            <w:shd w:val="pct15" w:color="auto" w:fill="auto"/>
          </w:tcPr>
          <w:p w14:paraId="5E2E80CA" w14:textId="63EFD17A" w:rsidR="002B6A7E" w:rsidRPr="009E1E9B" w:rsidRDefault="002B6A7E" w:rsidP="002D51A4">
            <w:pPr>
              <w:pStyle w:val="a3"/>
              <w:rPr>
                <w:color w:val="000000" w:themeColor="text1"/>
              </w:rPr>
            </w:pPr>
            <w:r w:rsidRPr="009E1E9B">
              <w:rPr>
                <w:color w:val="000000" w:themeColor="text1"/>
              </w:rPr>
              <w:t xml:space="preserve">Test </w:t>
            </w:r>
            <w:r w:rsidR="002D51A4" w:rsidRPr="009E1E9B">
              <w:rPr>
                <w:color w:val="000000" w:themeColor="text1"/>
              </w:rPr>
              <w:t>M</w:t>
            </w:r>
            <w:r w:rsidRPr="009E1E9B">
              <w:rPr>
                <w:color w:val="000000" w:themeColor="text1"/>
              </w:rPr>
              <w:t>ode</w:t>
            </w:r>
          </w:p>
        </w:tc>
        <w:tc>
          <w:tcPr>
            <w:tcW w:w="2126" w:type="dxa"/>
            <w:shd w:val="pct15" w:color="auto" w:fill="auto"/>
          </w:tcPr>
          <w:p w14:paraId="2792BCEC" w14:textId="095F5A0D" w:rsidR="002B6A7E" w:rsidRPr="009E1E9B" w:rsidRDefault="002B6A7E" w:rsidP="002D51A4">
            <w:pPr>
              <w:pStyle w:val="a3"/>
              <w:rPr>
                <w:color w:val="000000" w:themeColor="text1"/>
              </w:rPr>
            </w:pPr>
            <w:r w:rsidRPr="009E1E9B">
              <w:rPr>
                <w:color w:val="000000" w:themeColor="text1"/>
              </w:rPr>
              <w:t xml:space="preserve">Measurement </w:t>
            </w:r>
            <w:r w:rsidR="002D51A4" w:rsidRPr="009E1E9B">
              <w:rPr>
                <w:color w:val="000000" w:themeColor="text1"/>
              </w:rPr>
              <w:t>T</w:t>
            </w:r>
            <w:r w:rsidRPr="009E1E9B">
              <w:rPr>
                <w:color w:val="000000" w:themeColor="text1"/>
              </w:rPr>
              <w:t>erminal</w:t>
            </w:r>
          </w:p>
        </w:tc>
        <w:tc>
          <w:tcPr>
            <w:tcW w:w="2835" w:type="dxa"/>
            <w:shd w:val="pct15" w:color="auto" w:fill="auto"/>
          </w:tcPr>
          <w:p w14:paraId="4366818D" w14:textId="77777777" w:rsidR="002B6A7E" w:rsidRPr="009E1E9B" w:rsidRDefault="002B6A7E" w:rsidP="002D51A4">
            <w:pPr>
              <w:pStyle w:val="a3"/>
              <w:rPr>
                <w:color w:val="000000" w:themeColor="text1"/>
              </w:rPr>
            </w:pPr>
            <w:r w:rsidRPr="009E1E9B">
              <w:rPr>
                <w:color w:val="000000" w:themeColor="text1"/>
              </w:rPr>
              <w:t>Comments</w:t>
            </w:r>
          </w:p>
        </w:tc>
      </w:tr>
      <w:tr w:rsidR="00C54CBE" w:rsidRPr="009E1E9B" w14:paraId="3DAE4A9E" w14:textId="77777777" w:rsidTr="002D51A4">
        <w:trPr>
          <w:cantSplit/>
          <w:trHeight w:val="238"/>
        </w:trPr>
        <w:tc>
          <w:tcPr>
            <w:tcW w:w="381" w:type="dxa"/>
            <w:shd w:val="clear" w:color="auto" w:fill="auto"/>
          </w:tcPr>
          <w:p w14:paraId="58B5373E"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3B152FFF"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36DF27BF" w14:textId="77777777" w:rsidR="002B6A7E" w:rsidRPr="009E1E9B" w:rsidRDefault="002B6A7E" w:rsidP="002D51A4">
            <w:pPr>
              <w:pStyle w:val="a4"/>
              <w:rPr>
                <w:color w:val="000000" w:themeColor="text1"/>
              </w:rPr>
            </w:pPr>
            <w:r w:rsidRPr="009E1E9B">
              <w:rPr>
                <w:color w:val="000000" w:themeColor="text1"/>
              </w:rPr>
              <w:t>0</w:t>
            </w:r>
          </w:p>
        </w:tc>
        <w:tc>
          <w:tcPr>
            <w:tcW w:w="413" w:type="dxa"/>
            <w:shd w:val="clear" w:color="auto" w:fill="auto"/>
          </w:tcPr>
          <w:p w14:paraId="2A04A99F" w14:textId="77777777" w:rsidR="002B6A7E" w:rsidRPr="009E1E9B" w:rsidRDefault="002B6A7E" w:rsidP="002D51A4">
            <w:pPr>
              <w:pStyle w:val="a4"/>
              <w:rPr>
                <w:color w:val="000000" w:themeColor="text1"/>
              </w:rPr>
            </w:pPr>
            <w:r w:rsidRPr="009E1E9B">
              <w:rPr>
                <w:color w:val="000000" w:themeColor="text1"/>
              </w:rPr>
              <w:t>0</w:t>
            </w:r>
          </w:p>
        </w:tc>
        <w:tc>
          <w:tcPr>
            <w:tcW w:w="3060" w:type="dxa"/>
            <w:shd w:val="clear" w:color="auto" w:fill="auto"/>
          </w:tcPr>
          <w:p w14:paraId="0FEC0D6F" w14:textId="77777777" w:rsidR="002B6A7E" w:rsidRPr="009E1E9B" w:rsidRDefault="002B6A7E" w:rsidP="002D51A4">
            <w:pPr>
              <w:pStyle w:val="a4"/>
              <w:rPr>
                <w:color w:val="000000" w:themeColor="text1"/>
              </w:rPr>
            </w:pPr>
            <w:r w:rsidRPr="009E1E9B">
              <w:rPr>
                <w:color w:val="000000" w:themeColor="text1"/>
              </w:rPr>
              <w:t>Normal mode</w:t>
            </w:r>
          </w:p>
        </w:tc>
        <w:tc>
          <w:tcPr>
            <w:tcW w:w="2126" w:type="dxa"/>
            <w:shd w:val="clear" w:color="auto" w:fill="auto"/>
          </w:tcPr>
          <w:p w14:paraId="6DCC188A" w14:textId="77777777" w:rsidR="002B6A7E" w:rsidRPr="009E1E9B" w:rsidRDefault="002B6A7E" w:rsidP="002D51A4">
            <w:pPr>
              <w:pStyle w:val="a4"/>
              <w:rPr>
                <w:color w:val="000000" w:themeColor="text1"/>
              </w:rPr>
            </w:pPr>
            <w:r w:rsidRPr="009E1E9B">
              <w:rPr>
                <w:rFonts w:hint="eastAsia"/>
                <w:color w:val="000000" w:themeColor="text1"/>
              </w:rPr>
              <w:t>DSOUT</w:t>
            </w:r>
          </w:p>
        </w:tc>
        <w:tc>
          <w:tcPr>
            <w:tcW w:w="2835" w:type="dxa"/>
            <w:shd w:val="clear" w:color="auto" w:fill="auto"/>
          </w:tcPr>
          <w:p w14:paraId="49D64F55" w14:textId="03EA3EBB" w:rsidR="002B6A7E" w:rsidRPr="009E1E9B" w:rsidRDefault="002D51A4" w:rsidP="002D51A4">
            <w:pPr>
              <w:pStyle w:val="a4"/>
              <w:rPr>
                <w:color w:val="000000" w:themeColor="text1"/>
              </w:rPr>
            </w:pPr>
            <w:r w:rsidRPr="009E1E9B">
              <w:rPr>
                <w:rFonts w:cs="Arial"/>
                <w:color w:val="000000" w:themeColor="text1"/>
              </w:rPr>
              <w:t>—</w:t>
            </w:r>
          </w:p>
        </w:tc>
      </w:tr>
      <w:tr w:rsidR="00C54CBE" w:rsidRPr="009E1E9B" w14:paraId="542D26B7" w14:textId="77777777" w:rsidTr="002D51A4">
        <w:trPr>
          <w:cantSplit/>
          <w:trHeight w:val="238"/>
        </w:trPr>
        <w:tc>
          <w:tcPr>
            <w:tcW w:w="381" w:type="dxa"/>
            <w:shd w:val="clear" w:color="auto" w:fill="auto"/>
          </w:tcPr>
          <w:p w14:paraId="627167F6"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33AE3D08"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3E682EA1" w14:textId="77777777" w:rsidR="002B6A7E" w:rsidRPr="009E1E9B" w:rsidRDefault="002B6A7E" w:rsidP="002D51A4">
            <w:pPr>
              <w:pStyle w:val="a4"/>
              <w:rPr>
                <w:color w:val="000000" w:themeColor="text1"/>
              </w:rPr>
            </w:pPr>
            <w:r w:rsidRPr="009E1E9B">
              <w:rPr>
                <w:color w:val="000000" w:themeColor="text1"/>
              </w:rPr>
              <w:t>0</w:t>
            </w:r>
          </w:p>
        </w:tc>
        <w:tc>
          <w:tcPr>
            <w:tcW w:w="413" w:type="dxa"/>
            <w:shd w:val="clear" w:color="auto" w:fill="auto"/>
          </w:tcPr>
          <w:p w14:paraId="3DD19E58" w14:textId="77777777" w:rsidR="002B6A7E" w:rsidRPr="009E1E9B" w:rsidRDefault="002B6A7E" w:rsidP="002D51A4">
            <w:pPr>
              <w:pStyle w:val="a4"/>
              <w:rPr>
                <w:color w:val="000000" w:themeColor="text1"/>
              </w:rPr>
            </w:pPr>
            <w:r w:rsidRPr="009E1E9B">
              <w:rPr>
                <w:color w:val="000000" w:themeColor="text1"/>
              </w:rPr>
              <w:t>1</w:t>
            </w:r>
          </w:p>
        </w:tc>
        <w:tc>
          <w:tcPr>
            <w:tcW w:w="3060" w:type="dxa"/>
            <w:shd w:val="clear" w:color="auto" w:fill="auto"/>
          </w:tcPr>
          <w:p w14:paraId="2DB4773A" w14:textId="77777777" w:rsidR="002B6A7E" w:rsidRPr="009E1E9B" w:rsidRDefault="002B6A7E" w:rsidP="002D51A4">
            <w:pPr>
              <w:pStyle w:val="a4"/>
              <w:rPr>
                <w:color w:val="000000" w:themeColor="text1"/>
              </w:rPr>
            </w:pPr>
            <w:r w:rsidRPr="009E1E9B">
              <w:rPr>
                <w:color w:val="000000" w:themeColor="text1"/>
              </w:rPr>
              <w:t>The second integration failure detection mode</w:t>
            </w:r>
          </w:p>
        </w:tc>
        <w:tc>
          <w:tcPr>
            <w:tcW w:w="2126" w:type="dxa"/>
            <w:shd w:val="clear" w:color="auto" w:fill="auto"/>
          </w:tcPr>
          <w:p w14:paraId="7F4EBD10" w14:textId="77777777" w:rsidR="002B6A7E" w:rsidRPr="009E1E9B" w:rsidRDefault="002B6A7E" w:rsidP="002D51A4">
            <w:pPr>
              <w:pStyle w:val="a4"/>
              <w:rPr>
                <w:color w:val="000000" w:themeColor="text1"/>
              </w:rPr>
            </w:pPr>
            <w:r w:rsidRPr="009E1E9B">
              <w:rPr>
                <w:rFonts w:hint="eastAsia"/>
                <w:color w:val="000000" w:themeColor="text1"/>
              </w:rPr>
              <w:t>DSOUT</w:t>
            </w:r>
          </w:p>
        </w:tc>
        <w:tc>
          <w:tcPr>
            <w:tcW w:w="2835" w:type="dxa"/>
            <w:shd w:val="clear" w:color="auto" w:fill="auto"/>
          </w:tcPr>
          <w:p w14:paraId="0AB81C95" w14:textId="77777777" w:rsidR="002B6A7E" w:rsidRPr="009E1E9B" w:rsidRDefault="002B6A7E" w:rsidP="002D51A4">
            <w:pPr>
              <w:pStyle w:val="a4"/>
              <w:rPr>
                <w:color w:val="000000" w:themeColor="text1"/>
              </w:rPr>
            </w:pPr>
            <w:r w:rsidRPr="009E1E9B">
              <w:rPr>
                <w:rFonts w:hint="eastAsia"/>
                <w:color w:val="000000" w:themeColor="text1"/>
              </w:rPr>
              <w:t>1bit translation result output</w:t>
            </w:r>
          </w:p>
        </w:tc>
      </w:tr>
      <w:tr w:rsidR="00C54CBE" w:rsidRPr="009E1E9B" w14:paraId="597B9BAD" w14:textId="77777777" w:rsidTr="002D51A4">
        <w:trPr>
          <w:cantSplit/>
          <w:trHeight w:val="238"/>
        </w:trPr>
        <w:tc>
          <w:tcPr>
            <w:tcW w:w="381" w:type="dxa"/>
            <w:shd w:val="clear" w:color="auto" w:fill="auto"/>
          </w:tcPr>
          <w:p w14:paraId="63332939"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3CC15B61"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60DB72C0" w14:textId="77777777" w:rsidR="002B6A7E" w:rsidRPr="009E1E9B" w:rsidRDefault="002B6A7E" w:rsidP="002D51A4">
            <w:pPr>
              <w:pStyle w:val="a4"/>
              <w:rPr>
                <w:color w:val="000000" w:themeColor="text1"/>
              </w:rPr>
            </w:pPr>
            <w:r w:rsidRPr="009E1E9B">
              <w:rPr>
                <w:color w:val="000000" w:themeColor="text1"/>
              </w:rPr>
              <w:t>1</w:t>
            </w:r>
          </w:p>
        </w:tc>
        <w:tc>
          <w:tcPr>
            <w:tcW w:w="413" w:type="dxa"/>
            <w:shd w:val="clear" w:color="auto" w:fill="auto"/>
          </w:tcPr>
          <w:p w14:paraId="5DCE19C6" w14:textId="77777777" w:rsidR="002B6A7E" w:rsidRPr="009E1E9B" w:rsidRDefault="002B6A7E" w:rsidP="002D51A4">
            <w:pPr>
              <w:pStyle w:val="a4"/>
              <w:rPr>
                <w:color w:val="000000" w:themeColor="text1"/>
              </w:rPr>
            </w:pPr>
            <w:r w:rsidRPr="009E1E9B">
              <w:rPr>
                <w:color w:val="000000" w:themeColor="text1"/>
              </w:rPr>
              <w:t>0</w:t>
            </w:r>
          </w:p>
        </w:tc>
        <w:tc>
          <w:tcPr>
            <w:tcW w:w="3060" w:type="dxa"/>
            <w:shd w:val="clear" w:color="auto" w:fill="auto"/>
          </w:tcPr>
          <w:p w14:paraId="46BF9B98" w14:textId="77777777" w:rsidR="002B6A7E" w:rsidRPr="009E1E9B" w:rsidRDefault="002B6A7E" w:rsidP="002D51A4">
            <w:pPr>
              <w:pStyle w:val="a4"/>
              <w:rPr>
                <w:color w:val="000000" w:themeColor="text1"/>
              </w:rPr>
            </w:pPr>
            <w:r w:rsidRPr="009E1E9B">
              <w:rPr>
                <w:color w:val="000000" w:themeColor="text1"/>
              </w:rPr>
              <w:t>DSST failure detection mode</w:t>
            </w:r>
          </w:p>
        </w:tc>
        <w:tc>
          <w:tcPr>
            <w:tcW w:w="2126" w:type="dxa"/>
            <w:shd w:val="clear" w:color="auto" w:fill="auto"/>
          </w:tcPr>
          <w:p w14:paraId="3FC0E7D1" w14:textId="77777777" w:rsidR="002B6A7E" w:rsidRPr="009E1E9B" w:rsidRDefault="002B6A7E" w:rsidP="002D51A4">
            <w:pPr>
              <w:pStyle w:val="a4"/>
              <w:rPr>
                <w:color w:val="000000" w:themeColor="text1"/>
              </w:rPr>
            </w:pPr>
            <w:r w:rsidRPr="009E1E9B">
              <w:rPr>
                <w:rFonts w:hint="eastAsia"/>
                <w:color w:val="000000" w:themeColor="text1"/>
              </w:rPr>
              <w:t>FFTESTCHECK</w:t>
            </w:r>
          </w:p>
        </w:tc>
        <w:tc>
          <w:tcPr>
            <w:tcW w:w="2835" w:type="dxa"/>
            <w:shd w:val="clear" w:color="auto" w:fill="auto"/>
          </w:tcPr>
          <w:p w14:paraId="668A0F58" w14:textId="77777777" w:rsidR="002B6A7E" w:rsidRPr="009E1E9B" w:rsidRDefault="002B6A7E" w:rsidP="002D51A4">
            <w:pPr>
              <w:pStyle w:val="a4"/>
              <w:rPr>
                <w:color w:val="000000" w:themeColor="text1"/>
              </w:rPr>
            </w:pPr>
            <w:r w:rsidRPr="009E1E9B">
              <w:rPr>
                <w:rFonts w:hint="eastAsia"/>
                <w:color w:val="000000" w:themeColor="text1"/>
              </w:rPr>
              <w:t>DSST clock output</w:t>
            </w:r>
          </w:p>
        </w:tc>
      </w:tr>
      <w:tr w:rsidR="00C54CBE" w:rsidRPr="009E1E9B" w14:paraId="47286C1C" w14:textId="77777777" w:rsidTr="002D51A4">
        <w:trPr>
          <w:cantSplit/>
          <w:trHeight w:val="238"/>
        </w:trPr>
        <w:tc>
          <w:tcPr>
            <w:tcW w:w="381" w:type="dxa"/>
            <w:shd w:val="clear" w:color="auto" w:fill="auto"/>
          </w:tcPr>
          <w:p w14:paraId="76102D96"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65B1C95A"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70867741" w14:textId="77777777" w:rsidR="002B6A7E" w:rsidRPr="009E1E9B" w:rsidRDefault="002B6A7E" w:rsidP="002D51A4">
            <w:pPr>
              <w:pStyle w:val="a4"/>
              <w:rPr>
                <w:color w:val="000000" w:themeColor="text1"/>
              </w:rPr>
            </w:pPr>
            <w:r w:rsidRPr="009E1E9B">
              <w:rPr>
                <w:color w:val="000000" w:themeColor="text1"/>
              </w:rPr>
              <w:t>1</w:t>
            </w:r>
          </w:p>
        </w:tc>
        <w:tc>
          <w:tcPr>
            <w:tcW w:w="413" w:type="dxa"/>
            <w:shd w:val="clear" w:color="auto" w:fill="auto"/>
          </w:tcPr>
          <w:p w14:paraId="7199F897" w14:textId="77777777" w:rsidR="002B6A7E" w:rsidRPr="009E1E9B" w:rsidRDefault="002B6A7E" w:rsidP="002D51A4">
            <w:pPr>
              <w:pStyle w:val="a4"/>
              <w:rPr>
                <w:color w:val="000000" w:themeColor="text1"/>
              </w:rPr>
            </w:pPr>
            <w:r w:rsidRPr="009E1E9B">
              <w:rPr>
                <w:color w:val="000000" w:themeColor="text1"/>
              </w:rPr>
              <w:t>1</w:t>
            </w:r>
          </w:p>
        </w:tc>
        <w:tc>
          <w:tcPr>
            <w:tcW w:w="3060" w:type="dxa"/>
            <w:shd w:val="clear" w:color="auto" w:fill="auto"/>
          </w:tcPr>
          <w:p w14:paraId="3AE29BFC" w14:textId="77777777" w:rsidR="002B6A7E" w:rsidRPr="009E1E9B" w:rsidRDefault="002B6A7E" w:rsidP="002D51A4">
            <w:pPr>
              <w:pStyle w:val="a4"/>
              <w:rPr>
                <w:color w:val="000000" w:themeColor="text1"/>
              </w:rPr>
            </w:pPr>
            <w:r w:rsidRPr="009E1E9B">
              <w:rPr>
                <w:color w:val="000000" w:themeColor="text1"/>
              </w:rPr>
              <w:t>DSRST failure detection mode</w:t>
            </w:r>
          </w:p>
        </w:tc>
        <w:tc>
          <w:tcPr>
            <w:tcW w:w="2126" w:type="dxa"/>
            <w:shd w:val="clear" w:color="auto" w:fill="auto"/>
          </w:tcPr>
          <w:p w14:paraId="2286F860" w14:textId="77777777" w:rsidR="002B6A7E" w:rsidRPr="009E1E9B" w:rsidRDefault="002B6A7E" w:rsidP="002D51A4">
            <w:pPr>
              <w:pStyle w:val="a4"/>
              <w:rPr>
                <w:color w:val="000000" w:themeColor="text1"/>
              </w:rPr>
            </w:pPr>
            <w:r w:rsidRPr="009E1E9B">
              <w:rPr>
                <w:rFonts w:hint="eastAsia"/>
                <w:color w:val="000000" w:themeColor="text1"/>
              </w:rPr>
              <w:t>FFTESTCHECK</w:t>
            </w:r>
          </w:p>
        </w:tc>
        <w:tc>
          <w:tcPr>
            <w:tcW w:w="2835" w:type="dxa"/>
            <w:shd w:val="clear" w:color="auto" w:fill="auto"/>
          </w:tcPr>
          <w:p w14:paraId="2EF34EF2" w14:textId="77777777" w:rsidR="002B6A7E" w:rsidRPr="009E1E9B" w:rsidRDefault="002B6A7E" w:rsidP="002D51A4">
            <w:pPr>
              <w:pStyle w:val="a4"/>
              <w:rPr>
                <w:color w:val="000000" w:themeColor="text1"/>
              </w:rPr>
            </w:pPr>
            <w:r w:rsidRPr="009E1E9B">
              <w:rPr>
                <w:rFonts w:hint="eastAsia"/>
                <w:color w:val="000000" w:themeColor="text1"/>
              </w:rPr>
              <w:t xml:space="preserve">DSRST clock output </w:t>
            </w:r>
          </w:p>
        </w:tc>
      </w:tr>
      <w:tr w:rsidR="00C54CBE" w:rsidRPr="009E1E9B" w14:paraId="073ABCBE" w14:textId="77777777" w:rsidTr="002D51A4">
        <w:trPr>
          <w:cantSplit/>
          <w:trHeight w:val="238"/>
        </w:trPr>
        <w:tc>
          <w:tcPr>
            <w:tcW w:w="381" w:type="dxa"/>
            <w:shd w:val="clear" w:color="auto" w:fill="auto"/>
          </w:tcPr>
          <w:p w14:paraId="74C851F9"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43FDBB90" w14:textId="77777777" w:rsidR="002B6A7E" w:rsidRPr="009E1E9B" w:rsidRDefault="002B6A7E" w:rsidP="002D51A4">
            <w:pPr>
              <w:pStyle w:val="a4"/>
              <w:rPr>
                <w:color w:val="000000" w:themeColor="text1"/>
              </w:rPr>
            </w:pPr>
            <w:r w:rsidRPr="009E1E9B">
              <w:rPr>
                <w:color w:val="000000" w:themeColor="text1"/>
              </w:rPr>
              <w:t>1</w:t>
            </w:r>
          </w:p>
        </w:tc>
        <w:tc>
          <w:tcPr>
            <w:tcW w:w="412" w:type="dxa"/>
            <w:shd w:val="clear" w:color="auto" w:fill="auto"/>
          </w:tcPr>
          <w:p w14:paraId="781151C2" w14:textId="77777777" w:rsidR="002B6A7E" w:rsidRPr="009E1E9B" w:rsidRDefault="002B6A7E" w:rsidP="002D51A4">
            <w:pPr>
              <w:pStyle w:val="a4"/>
              <w:rPr>
                <w:color w:val="000000" w:themeColor="text1"/>
              </w:rPr>
            </w:pPr>
            <w:r w:rsidRPr="009E1E9B">
              <w:rPr>
                <w:color w:val="000000" w:themeColor="text1"/>
              </w:rPr>
              <w:t>0</w:t>
            </w:r>
          </w:p>
        </w:tc>
        <w:tc>
          <w:tcPr>
            <w:tcW w:w="413" w:type="dxa"/>
            <w:shd w:val="clear" w:color="auto" w:fill="auto"/>
          </w:tcPr>
          <w:p w14:paraId="4B7A867F" w14:textId="77777777" w:rsidR="002B6A7E" w:rsidRPr="009E1E9B" w:rsidRDefault="002B6A7E" w:rsidP="002D51A4">
            <w:pPr>
              <w:pStyle w:val="a4"/>
              <w:rPr>
                <w:color w:val="000000" w:themeColor="text1"/>
              </w:rPr>
            </w:pPr>
            <w:r w:rsidRPr="009E1E9B">
              <w:rPr>
                <w:color w:val="000000" w:themeColor="text1"/>
              </w:rPr>
              <w:t>0</w:t>
            </w:r>
          </w:p>
        </w:tc>
        <w:tc>
          <w:tcPr>
            <w:tcW w:w="3060" w:type="dxa"/>
            <w:shd w:val="clear" w:color="auto" w:fill="auto"/>
          </w:tcPr>
          <w:p w14:paraId="36869C44" w14:textId="77777777" w:rsidR="002B6A7E" w:rsidRPr="009E1E9B" w:rsidRDefault="002B6A7E" w:rsidP="002D51A4">
            <w:pPr>
              <w:pStyle w:val="a4"/>
              <w:rPr>
                <w:color w:val="000000" w:themeColor="text1"/>
              </w:rPr>
            </w:pPr>
            <w:r w:rsidRPr="009E1E9B">
              <w:rPr>
                <w:color w:val="000000" w:themeColor="text1"/>
              </w:rPr>
              <w:t>CMP output fixed clock failure detection mode</w:t>
            </w:r>
          </w:p>
        </w:tc>
        <w:tc>
          <w:tcPr>
            <w:tcW w:w="2126" w:type="dxa"/>
            <w:shd w:val="clear" w:color="auto" w:fill="auto"/>
          </w:tcPr>
          <w:p w14:paraId="6525A648" w14:textId="77777777" w:rsidR="002B6A7E" w:rsidRPr="009E1E9B" w:rsidRDefault="002B6A7E" w:rsidP="002D51A4">
            <w:pPr>
              <w:pStyle w:val="a4"/>
              <w:rPr>
                <w:color w:val="000000" w:themeColor="text1"/>
              </w:rPr>
            </w:pPr>
            <w:r w:rsidRPr="009E1E9B">
              <w:rPr>
                <w:rFonts w:hint="eastAsia"/>
                <w:color w:val="000000" w:themeColor="text1"/>
              </w:rPr>
              <w:t>FFTESTCHECK</w:t>
            </w:r>
          </w:p>
        </w:tc>
        <w:tc>
          <w:tcPr>
            <w:tcW w:w="2835" w:type="dxa"/>
            <w:shd w:val="clear" w:color="auto" w:fill="auto"/>
          </w:tcPr>
          <w:p w14:paraId="7069003B" w14:textId="77777777" w:rsidR="002B6A7E" w:rsidRPr="009E1E9B" w:rsidRDefault="002B6A7E" w:rsidP="002D51A4">
            <w:pPr>
              <w:pStyle w:val="a4"/>
              <w:rPr>
                <w:color w:val="000000" w:themeColor="text1"/>
              </w:rPr>
            </w:pPr>
            <w:r w:rsidRPr="009E1E9B">
              <w:rPr>
                <w:rFonts w:hint="eastAsia"/>
                <w:color w:val="000000" w:themeColor="text1"/>
              </w:rPr>
              <w:t>CMP clock output</w:t>
            </w:r>
          </w:p>
        </w:tc>
      </w:tr>
      <w:tr w:rsidR="00C54CBE" w:rsidRPr="009E1E9B" w14:paraId="29759839" w14:textId="77777777" w:rsidTr="002D51A4">
        <w:trPr>
          <w:cantSplit/>
          <w:trHeight w:val="238"/>
        </w:trPr>
        <w:tc>
          <w:tcPr>
            <w:tcW w:w="381" w:type="dxa"/>
            <w:shd w:val="clear" w:color="auto" w:fill="auto"/>
          </w:tcPr>
          <w:p w14:paraId="73676850"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6119B41B" w14:textId="77777777" w:rsidR="002B6A7E" w:rsidRPr="009E1E9B" w:rsidRDefault="002B6A7E" w:rsidP="002D51A4">
            <w:pPr>
              <w:pStyle w:val="a4"/>
              <w:rPr>
                <w:color w:val="000000" w:themeColor="text1"/>
              </w:rPr>
            </w:pPr>
            <w:r w:rsidRPr="009E1E9B">
              <w:rPr>
                <w:color w:val="000000" w:themeColor="text1"/>
              </w:rPr>
              <w:t>1</w:t>
            </w:r>
          </w:p>
        </w:tc>
        <w:tc>
          <w:tcPr>
            <w:tcW w:w="412" w:type="dxa"/>
            <w:shd w:val="clear" w:color="auto" w:fill="auto"/>
          </w:tcPr>
          <w:p w14:paraId="321F5124" w14:textId="77777777" w:rsidR="002B6A7E" w:rsidRPr="009E1E9B" w:rsidRDefault="002B6A7E" w:rsidP="002D51A4">
            <w:pPr>
              <w:pStyle w:val="a4"/>
              <w:rPr>
                <w:color w:val="000000" w:themeColor="text1"/>
              </w:rPr>
            </w:pPr>
            <w:r w:rsidRPr="009E1E9B">
              <w:rPr>
                <w:color w:val="000000" w:themeColor="text1"/>
              </w:rPr>
              <w:t>0</w:t>
            </w:r>
          </w:p>
        </w:tc>
        <w:tc>
          <w:tcPr>
            <w:tcW w:w="413" w:type="dxa"/>
            <w:shd w:val="clear" w:color="auto" w:fill="auto"/>
          </w:tcPr>
          <w:p w14:paraId="7678AA0A" w14:textId="77777777" w:rsidR="002B6A7E" w:rsidRPr="009E1E9B" w:rsidRDefault="002B6A7E" w:rsidP="002D51A4">
            <w:pPr>
              <w:pStyle w:val="a4"/>
              <w:rPr>
                <w:color w:val="000000" w:themeColor="text1"/>
              </w:rPr>
            </w:pPr>
            <w:r w:rsidRPr="009E1E9B">
              <w:rPr>
                <w:color w:val="000000" w:themeColor="text1"/>
              </w:rPr>
              <w:t>1</w:t>
            </w:r>
          </w:p>
        </w:tc>
        <w:tc>
          <w:tcPr>
            <w:tcW w:w="3060" w:type="dxa"/>
            <w:shd w:val="clear" w:color="auto" w:fill="auto"/>
          </w:tcPr>
          <w:p w14:paraId="0E204B48" w14:textId="77777777" w:rsidR="002B6A7E" w:rsidRPr="009E1E9B" w:rsidRDefault="002B6A7E" w:rsidP="002D51A4">
            <w:pPr>
              <w:pStyle w:val="a4"/>
              <w:rPr>
                <w:color w:val="000000" w:themeColor="text1"/>
              </w:rPr>
            </w:pPr>
            <w:r w:rsidRPr="009E1E9B">
              <w:rPr>
                <w:color w:val="000000" w:themeColor="text1"/>
              </w:rPr>
              <w:t>OCCHP failure detection mode.</w:t>
            </w:r>
          </w:p>
        </w:tc>
        <w:tc>
          <w:tcPr>
            <w:tcW w:w="2126" w:type="dxa"/>
            <w:shd w:val="clear" w:color="auto" w:fill="auto"/>
          </w:tcPr>
          <w:p w14:paraId="07F4B033" w14:textId="77777777" w:rsidR="002B6A7E" w:rsidRPr="009E1E9B" w:rsidRDefault="002B6A7E" w:rsidP="002D51A4">
            <w:pPr>
              <w:pStyle w:val="a4"/>
              <w:rPr>
                <w:color w:val="000000" w:themeColor="text1"/>
              </w:rPr>
            </w:pPr>
            <w:r w:rsidRPr="009E1E9B">
              <w:rPr>
                <w:rFonts w:hint="eastAsia"/>
                <w:color w:val="000000" w:themeColor="text1"/>
              </w:rPr>
              <w:t>FFTESTCHECK</w:t>
            </w:r>
          </w:p>
        </w:tc>
        <w:tc>
          <w:tcPr>
            <w:tcW w:w="2835" w:type="dxa"/>
            <w:shd w:val="clear" w:color="auto" w:fill="auto"/>
          </w:tcPr>
          <w:p w14:paraId="511839FE" w14:textId="77777777" w:rsidR="002B6A7E" w:rsidRPr="009E1E9B" w:rsidRDefault="002B6A7E" w:rsidP="002D51A4">
            <w:pPr>
              <w:pStyle w:val="a4"/>
              <w:rPr>
                <w:color w:val="000000" w:themeColor="text1"/>
              </w:rPr>
            </w:pPr>
            <w:r w:rsidRPr="009E1E9B">
              <w:rPr>
                <w:rFonts w:hint="eastAsia"/>
                <w:color w:val="000000" w:themeColor="text1"/>
              </w:rPr>
              <w:t>AD chopper clock output</w:t>
            </w:r>
          </w:p>
        </w:tc>
      </w:tr>
      <w:tr w:rsidR="00C54CBE" w:rsidRPr="009E1E9B" w14:paraId="51F6B843" w14:textId="77777777" w:rsidTr="002D51A4">
        <w:trPr>
          <w:cantSplit/>
          <w:trHeight w:val="238"/>
        </w:trPr>
        <w:tc>
          <w:tcPr>
            <w:tcW w:w="381" w:type="dxa"/>
            <w:shd w:val="clear" w:color="auto" w:fill="auto"/>
          </w:tcPr>
          <w:p w14:paraId="1F5D791B"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5FFBD5B3" w14:textId="77777777" w:rsidR="002B6A7E" w:rsidRPr="009E1E9B" w:rsidRDefault="002B6A7E" w:rsidP="002D51A4">
            <w:pPr>
              <w:pStyle w:val="a4"/>
              <w:rPr>
                <w:color w:val="000000" w:themeColor="text1"/>
              </w:rPr>
            </w:pPr>
            <w:r w:rsidRPr="009E1E9B">
              <w:rPr>
                <w:color w:val="000000" w:themeColor="text1"/>
              </w:rPr>
              <w:t>1</w:t>
            </w:r>
          </w:p>
        </w:tc>
        <w:tc>
          <w:tcPr>
            <w:tcW w:w="412" w:type="dxa"/>
            <w:shd w:val="clear" w:color="auto" w:fill="auto"/>
          </w:tcPr>
          <w:p w14:paraId="5B422C83" w14:textId="77777777" w:rsidR="002B6A7E" w:rsidRPr="009E1E9B" w:rsidRDefault="002B6A7E" w:rsidP="002D51A4">
            <w:pPr>
              <w:pStyle w:val="a4"/>
              <w:rPr>
                <w:color w:val="000000" w:themeColor="text1"/>
              </w:rPr>
            </w:pPr>
            <w:r w:rsidRPr="009E1E9B">
              <w:rPr>
                <w:color w:val="000000" w:themeColor="text1"/>
              </w:rPr>
              <w:t>1</w:t>
            </w:r>
          </w:p>
        </w:tc>
        <w:tc>
          <w:tcPr>
            <w:tcW w:w="413" w:type="dxa"/>
            <w:shd w:val="clear" w:color="auto" w:fill="auto"/>
          </w:tcPr>
          <w:p w14:paraId="14B27A6E" w14:textId="77777777" w:rsidR="002B6A7E" w:rsidRPr="009E1E9B" w:rsidRDefault="002B6A7E" w:rsidP="002D51A4">
            <w:pPr>
              <w:pStyle w:val="a4"/>
              <w:rPr>
                <w:color w:val="000000" w:themeColor="text1"/>
              </w:rPr>
            </w:pPr>
            <w:r w:rsidRPr="009E1E9B">
              <w:rPr>
                <w:color w:val="000000" w:themeColor="text1"/>
              </w:rPr>
              <w:t>0</w:t>
            </w:r>
          </w:p>
        </w:tc>
        <w:tc>
          <w:tcPr>
            <w:tcW w:w="3060" w:type="dxa"/>
            <w:shd w:val="clear" w:color="auto" w:fill="auto"/>
          </w:tcPr>
          <w:p w14:paraId="1E0F8376" w14:textId="77777777" w:rsidR="002B6A7E" w:rsidRPr="009E1E9B" w:rsidRDefault="002B6A7E" w:rsidP="002D51A4">
            <w:pPr>
              <w:pStyle w:val="a4"/>
              <w:rPr>
                <w:color w:val="000000" w:themeColor="text1"/>
              </w:rPr>
            </w:pPr>
            <w:r w:rsidRPr="009E1E9B">
              <w:rPr>
                <w:color w:val="000000" w:themeColor="text1"/>
              </w:rPr>
              <w:t>AMPCHP failure detection mode</w:t>
            </w:r>
          </w:p>
        </w:tc>
        <w:tc>
          <w:tcPr>
            <w:tcW w:w="2126" w:type="dxa"/>
            <w:shd w:val="clear" w:color="auto" w:fill="auto"/>
          </w:tcPr>
          <w:p w14:paraId="543313DE" w14:textId="77777777" w:rsidR="002B6A7E" w:rsidRPr="009E1E9B" w:rsidRDefault="002B6A7E" w:rsidP="002D51A4">
            <w:pPr>
              <w:pStyle w:val="a4"/>
              <w:rPr>
                <w:color w:val="000000" w:themeColor="text1"/>
              </w:rPr>
            </w:pPr>
            <w:r w:rsidRPr="009E1E9B">
              <w:rPr>
                <w:rFonts w:hint="eastAsia"/>
                <w:color w:val="000000" w:themeColor="text1"/>
              </w:rPr>
              <w:t>FFTESTCHECK</w:t>
            </w:r>
          </w:p>
        </w:tc>
        <w:tc>
          <w:tcPr>
            <w:tcW w:w="2835" w:type="dxa"/>
            <w:shd w:val="clear" w:color="auto" w:fill="auto"/>
          </w:tcPr>
          <w:p w14:paraId="468E08DC" w14:textId="77777777" w:rsidR="002B6A7E" w:rsidRPr="009E1E9B" w:rsidRDefault="002B6A7E" w:rsidP="002D51A4">
            <w:pPr>
              <w:pStyle w:val="a4"/>
              <w:rPr>
                <w:color w:val="000000" w:themeColor="text1"/>
              </w:rPr>
            </w:pPr>
            <w:r w:rsidRPr="009E1E9B">
              <w:rPr>
                <w:rFonts w:hint="eastAsia"/>
                <w:color w:val="000000" w:themeColor="text1"/>
              </w:rPr>
              <w:t>AMP chopper clock output</w:t>
            </w:r>
          </w:p>
        </w:tc>
      </w:tr>
      <w:tr w:rsidR="00C54CBE" w:rsidRPr="009E1E9B" w14:paraId="6AEC4F3E" w14:textId="77777777" w:rsidTr="002D51A4">
        <w:trPr>
          <w:cantSplit/>
          <w:trHeight w:val="238"/>
        </w:trPr>
        <w:tc>
          <w:tcPr>
            <w:tcW w:w="381" w:type="dxa"/>
            <w:shd w:val="clear" w:color="auto" w:fill="auto"/>
          </w:tcPr>
          <w:p w14:paraId="0107C21A"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21AE182B" w14:textId="77777777" w:rsidR="002B6A7E" w:rsidRPr="009E1E9B" w:rsidRDefault="002B6A7E" w:rsidP="002D51A4">
            <w:pPr>
              <w:pStyle w:val="a4"/>
              <w:rPr>
                <w:color w:val="000000" w:themeColor="text1"/>
              </w:rPr>
            </w:pPr>
            <w:r w:rsidRPr="009E1E9B">
              <w:rPr>
                <w:color w:val="000000" w:themeColor="text1"/>
              </w:rPr>
              <w:t>1</w:t>
            </w:r>
          </w:p>
        </w:tc>
        <w:tc>
          <w:tcPr>
            <w:tcW w:w="412" w:type="dxa"/>
            <w:shd w:val="clear" w:color="auto" w:fill="auto"/>
          </w:tcPr>
          <w:p w14:paraId="2EE1F05B" w14:textId="77777777" w:rsidR="002B6A7E" w:rsidRPr="009E1E9B" w:rsidRDefault="002B6A7E" w:rsidP="002D51A4">
            <w:pPr>
              <w:pStyle w:val="a4"/>
              <w:rPr>
                <w:color w:val="000000" w:themeColor="text1"/>
              </w:rPr>
            </w:pPr>
            <w:r w:rsidRPr="009E1E9B">
              <w:rPr>
                <w:color w:val="000000" w:themeColor="text1"/>
              </w:rPr>
              <w:t>1</w:t>
            </w:r>
          </w:p>
        </w:tc>
        <w:tc>
          <w:tcPr>
            <w:tcW w:w="413" w:type="dxa"/>
            <w:shd w:val="clear" w:color="auto" w:fill="auto"/>
          </w:tcPr>
          <w:p w14:paraId="2CCEA405" w14:textId="77777777" w:rsidR="002B6A7E" w:rsidRPr="009E1E9B" w:rsidRDefault="002B6A7E" w:rsidP="002D51A4">
            <w:pPr>
              <w:pStyle w:val="a4"/>
              <w:rPr>
                <w:color w:val="000000" w:themeColor="text1"/>
              </w:rPr>
            </w:pPr>
            <w:r w:rsidRPr="009E1E9B">
              <w:rPr>
                <w:color w:val="000000" w:themeColor="text1"/>
              </w:rPr>
              <w:t>1</w:t>
            </w:r>
          </w:p>
        </w:tc>
        <w:tc>
          <w:tcPr>
            <w:tcW w:w="3060" w:type="dxa"/>
            <w:shd w:val="clear" w:color="auto" w:fill="auto"/>
          </w:tcPr>
          <w:p w14:paraId="0E77248E" w14:textId="77777777" w:rsidR="002B6A7E" w:rsidRPr="009E1E9B" w:rsidRDefault="002B6A7E" w:rsidP="002D51A4">
            <w:pPr>
              <w:pStyle w:val="a4"/>
              <w:rPr>
                <w:color w:val="000000" w:themeColor="text1"/>
              </w:rPr>
            </w:pPr>
            <w:r w:rsidRPr="009E1E9B">
              <w:rPr>
                <w:color w:val="000000" w:themeColor="text1"/>
              </w:rPr>
              <w:t>AVCM voltage-failures detection mode</w:t>
            </w:r>
          </w:p>
        </w:tc>
        <w:tc>
          <w:tcPr>
            <w:tcW w:w="2126" w:type="dxa"/>
            <w:shd w:val="clear" w:color="auto" w:fill="auto"/>
          </w:tcPr>
          <w:p w14:paraId="0BC2176B" w14:textId="77777777" w:rsidR="002B6A7E" w:rsidRPr="009E1E9B" w:rsidRDefault="002B6A7E" w:rsidP="002D51A4">
            <w:pPr>
              <w:pStyle w:val="a4"/>
              <w:rPr>
                <w:color w:val="000000" w:themeColor="text1"/>
              </w:rPr>
            </w:pPr>
            <w:r w:rsidRPr="009E1E9B">
              <w:rPr>
                <w:rFonts w:hint="eastAsia"/>
                <w:color w:val="000000" w:themeColor="text1"/>
              </w:rPr>
              <w:t>FFTESTCHECK</w:t>
            </w:r>
          </w:p>
        </w:tc>
        <w:tc>
          <w:tcPr>
            <w:tcW w:w="2835" w:type="dxa"/>
            <w:shd w:val="clear" w:color="auto" w:fill="auto"/>
          </w:tcPr>
          <w:p w14:paraId="30092C11" w14:textId="716768B8" w:rsidR="002B6A7E" w:rsidRPr="009E1E9B" w:rsidRDefault="002D51A4" w:rsidP="002D51A4">
            <w:pPr>
              <w:pStyle w:val="a4"/>
              <w:rPr>
                <w:color w:val="000000" w:themeColor="text1"/>
              </w:rPr>
            </w:pPr>
            <w:r w:rsidRPr="009E1E9B">
              <w:rPr>
                <w:rFonts w:hint="eastAsia"/>
                <w:color w:val="000000" w:themeColor="text1"/>
              </w:rPr>
              <w:t xml:space="preserve">Analog voltage(880 to </w:t>
            </w:r>
            <w:r w:rsidR="002B6A7E" w:rsidRPr="009E1E9B">
              <w:rPr>
                <w:rFonts w:hint="eastAsia"/>
                <w:color w:val="000000" w:themeColor="text1"/>
              </w:rPr>
              <w:t>990mV) output</w:t>
            </w:r>
          </w:p>
        </w:tc>
      </w:tr>
      <w:tr w:rsidR="00C54CBE" w:rsidRPr="009E1E9B" w14:paraId="15722C89" w14:textId="77777777" w:rsidTr="002D51A4">
        <w:trPr>
          <w:cantSplit/>
          <w:trHeight w:val="238"/>
        </w:trPr>
        <w:tc>
          <w:tcPr>
            <w:tcW w:w="381" w:type="dxa"/>
            <w:shd w:val="clear" w:color="auto" w:fill="auto"/>
          </w:tcPr>
          <w:p w14:paraId="06A8F586" w14:textId="77777777" w:rsidR="002B6A7E" w:rsidRPr="009E1E9B" w:rsidRDefault="002B6A7E" w:rsidP="002D51A4">
            <w:pPr>
              <w:pStyle w:val="a4"/>
              <w:rPr>
                <w:color w:val="000000" w:themeColor="text1"/>
              </w:rPr>
            </w:pPr>
            <w:r w:rsidRPr="009E1E9B">
              <w:rPr>
                <w:color w:val="000000" w:themeColor="text1"/>
              </w:rPr>
              <w:t>1</w:t>
            </w:r>
          </w:p>
        </w:tc>
        <w:tc>
          <w:tcPr>
            <w:tcW w:w="412" w:type="dxa"/>
            <w:shd w:val="clear" w:color="auto" w:fill="auto"/>
          </w:tcPr>
          <w:p w14:paraId="1ADFD872"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187F3AD3" w14:textId="77777777" w:rsidR="002B6A7E" w:rsidRPr="009E1E9B" w:rsidRDefault="002B6A7E" w:rsidP="002D51A4">
            <w:pPr>
              <w:pStyle w:val="a4"/>
              <w:rPr>
                <w:color w:val="000000" w:themeColor="text1"/>
              </w:rPr>
            </w:pPr>
            <w:r w:rsidRPr="009E1E9B">
              <w:rPr>
                <w:color w:val="000000" w:themeColor="text1"/>
              </w:rPr>
              <w:t>0</w:t>
            </w:r>
          </w:p>
        </w:tc>
        <w:tc>
          <w:tcPr>
            <w:tcW w:w="413" w:type="dxa"/>
            <w:shd w:val="clear" w:color="auto" w:fill="auto"/>
          </w:tcPr>
          <w:p w14:paraId="640066F9" w14:textId="77777777" w:rsidR="002B6A7E" w:rsidRPr="009E1E9B" w:rsidRDefault="002B6A7E" w:rsidP="002D51A4">
            <w:pPr>
              <w:pStyle w:val="a4"/>
              <w:rPr>
                <w:color w:val="000000" w:themeColor="text1"/>
              </w:rPr>
            </w:pPr>
            <w:r w:rsidRPr="009E1E9B">
              <w:rPr>
                <w:color w:val="000000" w:themeColor="text1"/>
              </w:rPr>
              <w:t>0</w:t>
            </w:r>
          </w:p>
        </w:tc>
        <w:tc>
          <w:tcPr>
            <w:tcW w:w="3060" w:type="dxa"/>
            <w:shd w:val="clear" w:color="auto" w:fill="auto"/>
          </w:tcPr>
          <w:p w14:paraId="7E7B52BE" w14:textId="77777777" w:rsidR="002B6A7E" w:rsidRPr="009E1E9B" w:rsidRDefault="002B6A7E" w:rsidP="002D51A4">
            <w:pPr>
              <w:pStyle w:val="a4"/>
              <w:rPr>
                <w:color w:val="000000" w:themeColor="text1"/>
              </w:rPr>
            </w:pPr>
            <w:r w:rsidRPr="009E1E9B">
              <w:rPr>
                <w:color w:val="000000" w:themeColor="text1"/>
              </w:rPr>
              <w:t>FFT check mode</w:t>
            </w:r>
          </w:p>
        </w:tc>
        <w:tc>
          <w:tcPr>
            <w:tcW w:w="2126" w:type="dxa"/>
            <w:shd w:val="clear" w:color="auto" w:fill="auto"/>
          </w:tcPr>
          <w:p w14:paraId="5C223FA1" w14:textId="77777777" w:rsidR="002B6A7E" w:rsidRPr="009E1E9B" w:rsidRDefault="002B6A7E" w:rsidP="002D51A4">
            <w:pPr>
              <w:pStyle w:val="a4"/>
              <w:rPr>
                <w:color w:val="000000" w:themeColor="text1"/>
              </w:rPr>
            </w:pPr>
            <w:r w:rsidRPr="009E1E9B">
              <w:rPr>
                <w:rFonts w:hint="eastAsia"/>
                <w:color w:val="000000" w:themeColor="text1"/>
              </w:rPr>
              <w:t>DSOUT</w:t>
            </w:r>
          </w:p>
        </w:tc>
        <w:tc>
          <w:tcPr>
            <w:tcW w:w="2835" w:type="dxa"/>
            <w:shd w:val="clear" w:color="auto" w:fill="auto"/>
          </w:tcPr>
          <w:p w14:paraId="28EFE007" w14:textId="77777777" w:rsidR="002B6A7E" w:rsidRPr="009E1E9B" w:rsidRDefault="002B6A7E" w:rsidP="002D51A4">
            <w:pPr>
              <w:pStyle w:val="a4"/>
              <w:rPr>
                <w:color w:val="000000" w:themeColor="text1"/>
              </w:rPr>
            </w:pPr>
            <w:r w:rsidRPr="009E1E9B">
              <w:rPr>
                <w:color w:val="000000" w:themeColor="text1"/>
              </w:rPr>
              <w:t xml:space="preserve">Disable reset </w:t>
            </w:r>
            <w:r w:rsidRPr="009E1E9B">
              <w:rPr>
                <w:rFonts w:hint="eastAsia"/>
                <w:color w:val="000000" w:themeColor="text1"/>
              </w:rPr>
              <w:t>every</w:t>
            </w:r>
            <w:r w:rsidRPr="009E1E9B">
              <w:rPr>
                <w:color w:val="000000" w:themeColor="text1"/>
              </w:rPr>
              <w:t>256</w:t>
            </w:r>
            <w:r w:rsidRPr="009E1E9B">
              <w:rPr>
                <w:rFonts w:hint="eastAsia"/>
                <w:color w:val="000000" w:themeColor="text1"/>
              </w:rPr>
              <w:t xml:space="preserve"> </w:t>
            </w:r>
            <w:r w:rsidRPr="009E1E9B">
              <w:rPr>
                <w:color w:val="000000" w:themeColor="text1"/>
              </w:rPr>
              <w:t>clock</w:t>
            </w:r>
            <w:r w:rsidRPr="009E1E9B">
              <w:rPr>
                <w:rFonts w:hint="eastAsia"/>
                <w:color w:val="000000" w:themeColor="text1"/>
              </w:rPr>
              <w:t>s</w:t>
            </w:r>
          </w:p>
        </w:tc>
      </w:tr>
      <w:tr w:rsidR="00C54CBE" w:rsidRPr="009E1E9B" w14:paraId="572C07CE" w14:textId="77777777" w:rsidTr="002D51A4">
        <w:trPr>
          <w:cantSplit/>
          <w:trHeight w:val="238"/>
        </w:trPr>
        <w:tc>
          <w:tcPr>
            <w:tcW w:w="381" w:type="dxa"/>
            <w:shd w:val="clear" w:color="auto" w:fill="auto"/>
          </w:tcPr>
          <w:p w14:paraId="58233BE4" w14:textId="77777777" w:rsidR="002B6A7E" w:rsidRPr="009E1E9B" w:rsidRDefault="002B6A7E" w:rsidP="002D51A4">
            <w:pPr>
              <w:pStyle w:val="a4"/>
              <w:rPr>
                <w:color w:val="000000" w:themeColor="text1"/>
              </w:rPr>
            </w:pPr>
            <w:r w:rsidRPr="009E1E9B">
              <w:rPr>
                <w:color w:val="000000" w:themeColor="text1"/>
              </w:rPr>
              <w:t>1</w:t>
            </w:r>
          </w:p>
        </w:tc>
        <w:tc>
          <w:tcPr>
            <w:tcW w:w="412" w:type="dxa"/>
            <w:shd w:val="clear" w:color="auto" w:fill="auto"/>
          </w:tcPr>
          <w:p w14:paraId="5ABD758A" w14:textId="77777777" w:rsidR="002B6A7E" w:rsidRPr="009E1E9B" w:rsidRDefault="002B6A7E" w:rsidP="002D51A4">
            <w:pPr>
              <w:pStyle w:val="a4"/>
              <w:rPr>
                <w:color w:val="000000" w:themeColor="text1"/>
              </w:rPr>
            </w:pPr>
            <w:r w:rsidRPr="009E1E9B">
              <w:rPr>
                <w:color w:val="000000" w:themeColor="text1"/>
              </w:rPr>
              <w:t>0</w:t>
            </w:r>
          </w:p>
        </w:tc>
        <w:tc>
          <w:tcPr>
            <w:tcW w:w="412" w:type="dxa"/>
            <w:shd w:val="clear" w:color="auto" w:fill="auto"/>
          </w:tcPr>
          <w:p w14:paraId="31531590" w14:textId="77777777" w:rsidR="002B6A7E" w:rsidRPr="009E1E9B" w:rsidRDefault="002B6A7E" w:rsidP="002D51A4">
            <w:pPr>
              <w:pStyle w:val="a4"/>
              <w:rPr>
                <w:color w:val="000000" w:themeColor="text1"/>
              </w:rPr>
            </w:pPr>
            <w:r w:rsidRPr="009E1E9B">
              <w:rPr>
                <w:color w:val="000000" w:themeColor="text1"/>
              </w:rPr>
              <w:t>0</w:t>
            </w:r>
          </w:p>
        </w:tc>
        <w:tc>
          <w:tcPr>
            <w:tcW w:w="413" w:type="dxa"/>
            <w:shd w:val="clear" w:color="auto" w:fill="auto"/>
          </w:tcPr>
          <w:p w14:paraId="5B6EF467" w14:textId="77777777" w:rsidR="002B6A7E" w:rsidRPr="009E1E9B" w:rsidRDefault="002B6A7E" w:rsidP="002D51A4">
            <w:pPr>
              <w:pStyle w:val="a4"/>
              <w:rPr>
                <w:color w:val="000000" w:themeColor="text1"/>
              </w:rPr>
            </w:pPr>
            <w:r w:rsidRPr="009E1E9B">
              <w:rPr>
                <w:color w:val="000000" w:themeColor="text1"/>
              </w:rPr>
              <w:t>1</w:t>
            </w:r>
          </w:p>
        </w:tc>
        <w:tc>
          <w:tcPr>
            <w:tcW w:w="3060" w:type="dxa"/>
            <w:shd w:val="clear" w:color="auto" w:fill="auto"/>
          </w:tcPr>
          <w:p w14:paraId="4AA2EB02" w14:textId="77777777" w:rsidR="002B6A7E" w:rsidRPr="009E1E9B" w:rsidRDefault="002B6A7E" w:rsidP="002D51A4">
            <w:pPr>
              <w:pStyle w:val="a4"/>
              <w:rPr>
                <w:color w:val="000000" w:themeColor="text1"/>
              </w:rPr>
            </w:pPr>
            <w:r w:rsidRPr="009E1E9B">
              <w:rPr>
                <w:color w:val="000000" w:themeColor="text1"/>
              </w:rPr>
              <w:t>The second integration failure detection mode and FFT check mode</w:t>
            </w:r>
          </w:p>
        </w:tc>
        <w:tc>
          <w:tcPr>
            <w:tcW w:w="2126" w:type="dxa"/>
            <w:shd w:val="clear" w:color="auto" w:fill="auto"/>
          </w:tcPr>
          <w:p w14:paraId="671E9287" w14:textId="77777777" w:rsidR="002B6A7E" w:rsidRPr="009E1E9B" w:rsidRDefault="002B6A7E" w:rsidP="002D51A4">
            <w:pPr>
              <w:pStyle w:val="a4"/>
              <w:rPr>
                <w:color w:val="000000" w:themeColor="text1"/>
              </w:rPr>
            </w:pPr>
            <w:r w:rsidRPr="009E1E9B">
              <w:rPr>
                <w:rFonts w:hint="eastAsia"/>
                <w:color w:val="000000" w:themeColor="text1"/>
              </w:rPr>
              <w:t>DSOUT</w:t>
            </w:r>
          </w:p>
        </w:tc>
        <w:tc>
          <w:tcPr>
            <w:tcW w:w="2835" w:type="dxa"/>
            <w:shd w:val="clear" w:color="auto" w:fill="auto"/>
          </w:tcPr>
          <w:p w14:paraId="1AE826FA" w14:textId="77777777" w:rsidR="002B6A7E" w:rsidRPr="009E1E9B" w:rsidRDefault="002B6A7E" w:rsidP="002D51A4">
            <w:pPr>
              <w:pStyle w:val="a4"/>
              <w:rPr>
                <w:color w:val="000000" w:themeColor="text1"/>
              </w:rPr>
            </w:pPr>
            <w:r w:rsidRPr="009E1E9B">
              <w:rPr>
                <w:color w:val="000000" w:themeColor="text1"/>
              </w:rPr>
              <w:t xml:space="preserve">Disable reset </w:t>
            </w:r>
            <w:r w:rsidRPr="009E1E9B">
              <w:rPr>
                <w:rFonts w:hint="eastAsia"/>
                <w:color w:val="000000" w:themeColor="text1"/>
              </w:rPr>
              <w:t>every</w:t>
            </w:r>
            <w:r w:rsidRPr="009E1E9B">
              <w:rPr>
                <w:color w:val="000000" w:themeColor="text1"/>
              </w:rPr>
              <w:t>256</w:t>
            </w:r>
            <w:r w:rsidRPr="009E1E9B">
              <w:rPr>
                <w:rFonts w:hint="eastAsia"/>
                <w:color w:val="000000" w:themeColor="text1"/>
              </w:rPr>
              <w:t xml:space="preserve"> </w:t>
            </w:r>
            <w:r w:rsidRPr="009E1E9B">
              <w:rPr>
                <w:color w:val="000000" w:themeColor="text1"/>
              </w:rPr>
              <w:t>clock</w:t>
            </w:r>
            <w:r w:rsidRPr="009E1E9B">
              <w:rPr>
                <w:rFonts w:hint="eastAsia"/>
                <w:color w:val="000000" w:themeColor="text1"/>
              </w:rPr>
              <w:t>s</w:t>
            </w:r>
          </w:p>
        </w:tc>
      </w:tr>
      <w:tr w:rsidR="00145D9B" w:rsidRPr="009E1E9B" w14:paraId="75C0BCFF" w14:textId="77777777" w:rsidTr="002D51A4">
        <w:trPr>
          <w:cantSplit/>
          <w:trHeight w:val="238"/>
        </w:trPr>
        <w:tc>
          <w:tcPr>
            <w:tcW w:w="1618" w:type="dxa"/>
            <w:gridSpan w:val="4"/>
            <w:shd w:val="clear" w:color="auto" w:fill="auto"/>
          </w:tcPr>
          <w:p w14:paraId="4F345283" w14:textId="77777777" w:rsidR="002B6A7E" w:rsidRPr="009E1E9B" w:rsidRDefault="002B6A7E" w:rsidP="002D51A4">
            <w:pPr>
              <w:pStyle w:val="a4"/>
              <w:rPr>
                <w:color w:val="000000" w:themeColor="text1"/>
              </w:rPr>
            </w:pPr>
            <w:r w:rsidRPr="009E1E9B">
              <w:rPr>
                <w:color w:val="000000" w:themeColor="text1"/>
              </w:rPr>
              <w:lastRenderedPageBreak/>
              <w:t>Other</w:t>
            </w:r>
          </w:p>
        </w:tc>
        <w:tc>
          <w:tcPr>
            <w:tcW w:w="3060" w:type="dxa"/>
            <w:shd w:val="clear" w:color="auto" w:fill="auto"/>
          </w:tcPr>
          <w:p w14:paraId="254E3BEA" w14:textId="59CB6467" w:rsidR="002B6A7E" w:rsidRPr="009E1E9B" w:rsidRDefault="002D51A4" w:rsidP="002D51A4">
            <w:pPr>
              <w:pStyle w:val="a4"/>
              <w:rPr>
                <w:color w:val="000000" w:themeColor="text1"/>
              </w:rPr>
            </w:pPr>
            <w:r w:rsidRPr="009E1E9B">
              <w:rPr>
                <w:rFonts w:cs="Arial"/>
                <w:color w:val="000000" w:themeColor="text1"/>
              </w:rPr>
              <w:t>—</w:t>
            </w:r>
          </w:p>
        </w:tc>
        <w:tc>
          <w:tcPr>
            <w:tcW w:w="2126" w:type="dxa"/>
            <w:shd w:val="clear" w:color="auto" w:fill="auto"/>
          </w:tcPr>
          <w:p w14:paraId="455D4F0F" w14:textId="418266FE" w:rsidR="002B6A7E" w:rsidRPr="009E1E9B" w:rsidRDefault="002D51A4" w:rsidP="002D51A4">
            <w:pPr>
              <w:pStyle w:val="a4"/>
              <w:rPr>
                <w:color w:val="000000" w:themeColor="text1"/>
              </w:rPr>
            </w:pPr>
            <w:r w:rsidRPr="009E1E9B">
              <w:rPr>
                <w:rFonts w:cs="Arial"/>
                <w:color w:val="000000" w:themeColor="text1"/>
              </w:rPr>
              <w:t>—</w:t>
            </w:r>
          </w:p>
        </w:tc>
        <w:tc>
          <w:tcPr>
            <w:tcW w:w="2835" w:type="dxa"/>
            <w:shd w:val="clear" w:color="auto" w:fill="auto"/>
          </w:tcPr>
          <w:p w14:paraId="27AEBE21" w14:textId="48F601EA" w:rsidR="002B6A7E" w:rsidRPr="009E1E9B" w:rsidRDefault="002D51A4" w:rsidP="002D51A4">
            <w:pPr>
              <w:pStyle w:val="a4"/>
              <w:rPr>
                <w:color w:val="000000" w:themeColor="text1"/>
              </w:rPr>
            </w:pPr>
            <w:r w:rsidRPr="009E1E9B">
              <w:rPr>
                <w:rFonts w:cs="Arial"/>
                <w:color w:val="000000" w:themeColor="text1"/>
              </w:rPr>
              <w:t>—</w:t>
            </w:r>
          </w:p>
        </w:tc>
      </w:tr>
    </w:tbl>
    <w:p w14:paraId="7E1F67A3" w14:textId="31058A4C" w:rsidR="002D51A4" w:rsidRPr="00C54CBE" w:rsidRDefault="002D51A4" w:rsidP="00145D9B">
      <w:pPr>
        <w:pStyle w:val="BodyText"/>
        <w:rPr>
          <w:color w:val="00B0F0"/>
        </w:rPr>
      </w:pPr>
    </w:p>
    <w:p w14:paraId="3C97552F" w14:textId="77777777" w:rsidR="002D51A4" w:rsidRPr="00C54CBE" w:rsidRDefault="002D51A4">
      <w:pPr>
        <w:widowControl/>
        <w:adjustRightInd/>
        <w:snapToGrid/>
        <w:spacing w:line="240" w:lineRule="auto"/>
        <w:textAlignment w:val="auto"/>
        <w:rPr>
          <w:color w:val="00B0F0"/>
        </w:rPr>
      </w:pPr>
      <w:r w:rsidRPr="00C54CBE">
        <w:rPr>
          <w:color w:val="00B0F0"/>
        </w:rPr>
        <w:br w:type="page"/>
      </w:r>
    </w:p>
    <w:p w14:paraId="15D7D2BA" w14:textId="4A440CCF" w:rsidR="002B6A7E" w:rsidRPr="009E1E9B" w:rsidRDefault="002B6A7E" w:rsidP="002D51A4">
      <w:pPr>
        <w:pStyle w:val="Heading4"/>
        <w:rPr>
          <w:color w:val="000000" w:themeColor="text1"/>
        </w:rPr>
      </w:pPr>
      <w:r w:rsidRPr="009E1E9B">
        <w:rPr>
          <w:rFonts w:hint="eastAsia"/>
          <w:color w:val="000000" w:themeColor="text1"/>
        </w:rPr>
        <w:lastRenderedPageBreak/>
        <w:t>Detail of</w:t>
      </w:r>
      <w:r w:rsidR="002D51A4" w:rsidRPr="009E1E9B">
        <w:rPr>
          <w:color w:val="000000" w:themeColor="text1"/>
        </w:rPr>
        <w:t xml:space="preserve"> D</w:t>
      </w:r>
      <w:r w:rsidRPr="009E1E9B">
        <w:rPr>
          <w:color w:val="000000" w:themeColor="text1"/>
        </w:rPr>
        <w:t xml:space="preserve">irect </w:t>
      </w:r>
      <w:r w:rsidR="002D51A4" w:rsidRPr="009E1E9B">
        <w:rPr>
          <w:color w:val="000000" w:themeColor="text1"/>
        </w:rPr>
        <w:t>T</w:t>
      </w:r>
      <w:r w:rsidRPr="009E1E9B">
        <w:rPr>
          <w:color w:val="000000" w:themeColor="text1"/>
        </w:rPr>
        <w:t xml:space="preserve">est </w:t>
      </w:r>
      <w:r w:rsidR="002D51A4" w:rsidRPr="009E1E9B">
        <w:rPr>
          <w:color w:val="000000" w:themeColor="text1"/>
        </w:rPr>
        <w:t>M</w:t>
      </w:r>
      <w:r w:rsidRPr="009E1E9B">
        <w:rPr>
          <w:color w:val="000000" w:themeColor="text1"/>
        </w:rPr>
        <w:t>ode</w:t>
      </w:r>
    </w:p>
    <w:p w14:paraId="13BBDC73" w14:textId="4AD833D3" w:rsidR="002B6A7E" w:rsidRPr="009E1E9B" w:rsidRDefault="0070246D" w:rsidP="002D51A4">
      <w:pPr>
        <w:pStyle w:val="Heading5"/>
        <w:rPr>
          <w:color w:val="000000" w:themeColor="text1"/>
        </w:rPr>
      </w:pPr>
      <w:r w:rsidRPr="009E1E9B">
        <w:rPr>
          <w:color w:val="000000" w:themeColor="text1"/>
        </w:rPr>
        <w:t>t</w:t>
      </w:r>
      <w:r w:rsidR="002B6A7E" w:rsidRPr="009E1E9B">
        <w:rPr>
          <w:color w:val="000000" w:themeColor="text1"/>
        </w:rPr>
        <w:t xml:space="preserve">he </w:t>
      </w:r>
      <w:r w:rsidRPr="009E1E9B">
        <w:rPr>
          <w:color w:val="000000" w:themeColor="text1"/>
        </w:rPr>
        <w:t>S</w:t>
      </w:r>
      <w:r w:rsidR="002B6A7E" w:rsidRPr="009E1E9B">
        <w:rPr>
          <w:color w:val="000000" w:themeColor="text1"/>
        </w:rPr>
        <w:t xml:space="preserve">econd </w:t>
      </w:r>
      <w:r w:rsidRPr="009E1E9B">
        <w:rPr>
          <w:color w:val="000000" w:themeColor="text1"/>
        </w:rPr>
        <w:t>I</w:t>
      </w:r>
      <w:r w:rsidR="002B6A7E" w:rsidRPr="009E1E9B">
        <w:rPr>
          <w:color w:val="000000" w:themeColor="text1"/>
        </w:rPr>
        <w:t xml:space="preserve">ntegration </w:t>
      </w:r>
      <w:r w:rsidRPr="009E1E9B">
        <w:rPr>
          <w:color w:val="000000" w:themeColor="text1"/>
        </w:rPr>
        <w:t>F</w:t>
      </w:r>
      <w:r w:rsidR="002B6A7E" w:rsidRPr="009E1E9B">
        <w:rPr>
          <w:color w:val="000000" w:themeColor="text1"/>
        </w:rPr>
        <w:t xml:space="preserve">ailure </w:t>
      </w:r>
      <w:r w:rsidRPr="009E1E9B">
        <w:rPr>
          <w:color w:val="000000" w:themeColor="text1"/>
        </w:rPr>
        <w:t>D</w:t>
      </w:r>
      <w:r w:rsidR="002B6A7E" w:rsidRPr="009E1E9B">
        <w:rPr>
          <w:color w:val="000000" w:themeColor="text1"/>
        </w:rPr>
        <w:t xml:space="preserve">etection </w:t>
      </w:r>
      <w:r w:rsidRPr="009E1E9B">
        <w:rPr>
          <w:color w:val="000000" w:themeColor="text1"/>
        </w:rPr>
        <w:t>M</w:t>
      </w:r>
      <w:r w:rsidR="002B6A7E" w:rsidRPr="009E1E9B">
        <w:rPr>
          <w:color w:val="000000" w:themeColor="text1"/>
        </w:rPr>
        <w:t>ode</w:t>
      </w:r>
    </w:p>
    <w:p w14:paraId="2904E811" w14:textId="77777777" w:rsidR="002B6A7E" w:rsidRPr="009E1E9B" w:rsidRDefault="002B6A7E" w:rsidP="002D51A4">
      <w:pPr>
        <w:pStyle w:val="BodyText"/>
        <w:rPr>
          <w:color w:val="000000" w:themeColor="text1"/>
        </w:rPr>
      </w:pPr>
      <w:r w:rsidRPr="009E1E9B">
        <w:rPr>
          <w:color w:val="000000" w:themeColor="text1"/>
        </w:rPr>
        <w:t xml:space="preserve">Among the first integrator and the second integrator of secondary </w:t>
      </w:r>
      <w:r w:rsidRPr="009E1E9B">
        <w:rPr>
          <w:rFonts w:hint="eastAsia"/>
          <w:color w:val="000000" w:themeColor="text1"/>
        </w:rPr>
        <w:t xml:space="preserve">Delta-Sigma </w:t>
      </w:r>
      <w:r w:rsidRPr="009E1E9B">
        <w:rPr>
          <w:color w:val="000000" w:themeColor="text1"/>
        </w:rPr>
        <w:t>ADC for temperature sensors and the mode to confirm you make the first integrator function stop, and you make ADC move only by the second integrator, and whether the second integrator is normally moving.</w:t>
      </w:r>
    </w:p>
    <w:p w14:paraId="3C47A82C" w14:textId="77777777" w:rsidR="002B6A7E" w:rsidRPr="009E1E9B" w:rsidRDefault="002B6A7E" w:rsidP="002D51A4">
      <w:pPr>
        <w:pStyle w:val="BodyText"/>
        <w:rPr>
          <w:color w:val="000000" w:themeColor="text1"/>
        </w:rPr>
      </w:pPr>
      <w:r w:rsidRPr="009E1E9B">
        <w:rPr>
          <w:color w:val="000000" w:themeColor="text1"/>
        </w:rPr>
        <w:t>The choice when putting input in, is possible than the case when input is put in more than a BGR circuit and the outside terminal.</w:t>
      </w:r>
    </w:p>
    <w:p w14:paraId="240B6B37" w14:textId="12AC3BC7" w:rsidR="002B6A7E" w:rsidRPr="009E1E9B" w:rsidRDefault="002B6A7E" w:rsidP="002D51A4">
      <w:pPr>
        <w:pStyle w:val="16"/>
        <w:rPr>
          <w:color w:val="000000" w:themeColor="text1"/>
        </w:rPr>
      </w:pPr>
      <w:r w:rsidRPr="009E1E9B">
        <w:rPr>
          <w:rFonts w:hint="eastAsia"/>
          <w:color w:val="000000" w:themeColor="text1"/>
        </w:rPr>
        <w:t>Case of</w:t>
      </w:r>
      <w:r w:rsidRPr="009E1E9B">
        <w:rPr>
          <w:color w:val="000000" w:themeColor="text1"/>
        </w:rPr>
        <w:t xml:space="preserve"> the temperature sensor inner (BGR circuit) occurrence voltage is input to </w:t>
      </w:r>
      <w:r w:rsidRPr="009E1E9B">
        <w:rPr>
          <w:rFonts w:hint="eastAsia"/>
          <w:color w:val="000000" w:themeColor="text1"/>
        </w:rPr>
        <w:t xml:space="preserve">Delta-Sigma </w:t>
      </w:r>
      <w:r w:rsidRPr="009E1E9B">
        <w:rPr>
          <w:color w:val="000000" w:themeColor="text1"/>
        </w:rPr>
        <w:t>ADC part.</w:t>
      </w:r>
    </w:p>
    <w:p w14:paraId="651CDE8A" w14:textId="6519D9A4" w:rsidR="002B6A7E" w:rsidRPr="009E1E9B" w:rsidRDefault="002B6A7E" w:rsidP="002D51A4">
      <w:pPr>
        <w:pStyle w:val="16"/>
        <w:rPr>
          <w:color w:val="000000" w:themeColor="text1"/>
        </w:rPr>
      </w:pPr>
      <w:r w:rsidRPr="009E1E9B">
        <w:rPr>
          <w:rFonts w:hint="eastAsia"/>
          <w:color w:val="000000" w:themeColor="text1"/>
        </w:rPr>
        <w:t>Case of</w:t>
      </w:r>
      <w:r w:rsidRPr="009E1E9B">
        <w:rPr>
          <w:color w:val="000000" w:themeColor="text1"/>
        </w:rPr>
        <w:t xml:space="preserve"> chip external</w:t>
      </w:r>
      <w:r w:rsidRPr="009E1E9B">
        <w:rPr>
          <w:rFonts w:hint="eastAsia"/>
          <w:color w:val="000000" w:themeColor="text1"/>
        </w:rPr>
        <w:t xml:space="preserve"> signal </w:t>
      </w:r>
      <w:r w:rsidRPr="009E1E9B">
        <w:rPr>
          <w:color w:val="000000" w:themeColor="text1"/>
        </w:rPr>
        <w:t xml:space="preserve">is input to </w:t>
      </w:r>
      <w:r w:rsidRPr="009E1E9B">
        <w:rPr>
          <w:rFonts w:hint="eastAsia"/>
          <w:color w:val="000000" w:themeColor="text1"/>
        </w:rPr>
        <w:t>Delta-Sigma</w:t>
      </w:r>
      <w:r w:rsidRPr="009E1E9B">
        <w:rPr>
          <w:color w:val="000000" w:themeColor="text1"/>
        </w:rPr>
        <w:t xml:space="preserve"> ADC part.</w:t>
      </w:r>
    </w:p>
    <w:p w14:paraId="6348F3A7" w14:textId="77777777" w:rsidR="0070246D" w:rsidRPr="009E1E9B" w:rsidRDefault="0070246D" w:rsidP="0070246D">
      <w:pPr>
        <w:pStyle w:val="BodyText"/>
        <w:rPr>
          <w:color w:val="000000" w:themeColor="text1"/>
        </w:rPr>
      </w:pPr>
    </w:p>
    <w:p w14:paraId="4B5B5D2E" w14:textId="7533B5C3" w:rsidR="002B6A7E" w:rsidRPr="009E1E9B" w:rsidRDefault="0070246D" w:rsidP="002D51A4">
      <w:pPr>
        <w:pStyle w:val="Heading5"/>
        <w:rPr>
          <w:color w:val="000000" w:themeColor="text1"/>
        </w:rPr>
      </w:pPr>
      <w:r w:rsidRPr="009E1E9B">
        <w:rPr>
          <w:color w:val="000000" w:themeColor="text1"/>
        </w:rPr>
        <w:t>FF C</w:t>
      </w:r>
      <w:r w:rsidR="002B6A7E" w:rsidRPr="009E1E9B">
        <w:rPr>
          <w:color w:val="000000" w:themeColor="text1"/>
        </w:rPr>
        <w:t xml:space="preserve">heck </w:t>
      </w:r>
      <w:r w:rsidRPr="009E1E9B">
        <w:rPr>
          <w:color w:val="000000" w:themeColor="text1"/>
        </w:rPr>
        <w:t>M</w:t>
      </w:r>
      <w:r w:rsidR="002B6A7E" w:rsidRPr="009E1E9B">
        <w:rPr>
          <w:color w:val="000000" w:themeColor="text1"/>
        </w:rPr>
        <w:t>ode</w:t>
      </w:r>
    </w:p>
    <w:p w14:paraId="0B129C02" w14:textId="77777777" w:rsidR="002B6A7E" w:rsidRPr="009E1E9B" w:rsidRDefault="002B6A7E" w:rsidP="002D51A4">
      <w:pPr>
        <w:pStyle w:val="BodyText"/>
        <w:rPr>
          <w:color w:val="000000" w:themeColor="text1"/>
        </w:rPr>
      </w:pPr>
      <w:r w:rsidRPr="009E1E9B">
        <w:rPr>
          <w:color w:val="000000" w:themeColor="text1"/>
        </w:rPr>
        <w:t>The mode it's confirmed whether a clock is normally moving at the timing of the inner ADC movement, and to confirm whether FF is normally moving.</w:t>
      </w:r>
    </w:p>
    <w:p w14:paraId="63F7BA96" w14:textId="77777777" w:rsidR="002B6A7E" w:rsidRPr="009E1E9B" w:rsidRDefault="002B6A7E" w:rsidP="002D51A4">
      <w:pPr>
        <w:pStyle w:val="BodyText"/>
        <w:rPr>
          <w:color w:val="000000" w:themeColor="text1"/>
        </w:rPr>
      </w:pPr>
      <w:r w:rsidRPr="009E1E9B">
        <w:rPr>
          <w:color w:val="000000" w:themeColor="text1"/>
        </w:rPr>
        <w:t>It's possible to check the clock at the timing of 5 kinds of movement by changing TEST [3:0].</w:t>
      </w:r>
    </w:p>
    <w:p w14:paraId="5BD0F59F" w14:textId="77777777" w:rsidR="0070246D" w:rsidRPr="009E1E9B" w:rsidRDefault="0070246D" w:rsidP="002D51A4">
      <w:pPr>
        <w:pStyle w:val="BodyText"/>
        <w:rPr>
          <w:color w:val="000000" w:themeColor="text1"/>
        </w:rPr>
      </w:pPr>
    </w:p>
    <w:p w14:paraId="610890B5" w14:textId="0320E327" w:rsidR="002B6A7E" w:rsidRPr="009E1E9B" w:rsidRDefault="002B6A7E" w:rsidP="002D51A4">
      <w:pPr>
        <w:pStyle w:val="Heading5"/>
        <w:rPr>
          <w:color w:val="000000" w:themeColor="text1"/>
        </w:rPr>
      </w:pPr>
      <w:r w:rsidRPr="009E1E9B">
        <w:rPr>
          <w:color w:val="000000" w:themeColor="text1"/>
        </w:rPr>
        <w:t xml:space="preserve">AVCM </w:t>
      </w:r>
      <w:r w:rsidR="0070246D" w:rsidRPr="009E1E9B">
        <w:rPr>
          <w:color w:val="000000" w:themeColor="text1"/>
        </w:rPr>
        <w:t>V</w:t>
      </w:r>
      <w:r w:rsidRPr="009E1E9B">
        <w:rPr>
          <w:color w:val="000000" w:themeColor="text1"/>
        </w:rPr>
        <w:t xml:space="preserve">oltage (the </w:t>
      </w:r>
      <w:r w:rsidR="0070246D" w:rsidRPr="009E1E9B">
        <w:rPr>
          <w:color w:val="000000" w:themeColor="text1"/>
        </w:rPr>
        <w:t>I</w:t>
      </w:r>
      <w:r w:rsidRPr="009E1E9B">
        <w:rPr>
          <w:color w:val="000000" w:themeColor="text1"/>
        </w:rPr>
        <w:t xml:space="preserve">ntegrator AMP </w:t>
      </w:r>
      <w:r w:rsidR="0070246D" w:rsidRPr="009E1E9B">
        <w:rPr>
          <w:color w:val="000000" w:themeColor="text1"/>
        </w:rPr>
        <w:t>C</w:t>
      </w:r>
      <w:r w:rsidRPr="009E1E9B">
        <w:rPr>
          <w:color w:val="000000" w:themeColor="text1"/>
        </w:rPr>
        <w:t xml:space="preserve">ommon </w:t>
      </w:r>
      <w:r w:rsidR="0070246D" w:rsidRPr="009E1E9B">
        <w:rPr>
          <w:color w:val="000000" w:themeColor="text1"/>
        </w:rPr>
        <w:t>M</w:t>
      </w:r>
      <w:r w:rsidRPr="009E1E9B">
        <w:rPr>
          <w:color w:val="000000" w:themeColor="text1"/>
        </w:rPr>
        <w:t xml:space="preserve">ode </w:t>
      </w:r>
      <w:r w:rsidR="0070246D" w:rsidRPr="009E1E9B">
        <w:rPr>
          <w:color w:val="000000" w:themeColor="text1"/>
        </w:rPr>
        <w:t>V</w:t>
      </w:r>
      <w:r w:rsidRPr="009E1E9B">
        <w:rPr>
          <w:color w:val="000000" w:themeColor="text1"/>
        </w:rPr>
        <w:t xml:space="preserve">oltage </w:t>
      </w:r>
      <w:r w:rsidR="0070246D" w:rsidRPr="009E1E9B">
        <w:rPr>
          <w:color w:val="000000" w:themeColor="text1"/>
        </w:rPr>
        <w:t>V</w:t>
      </w:r>
      <w:r w:rsidRPr="009E1E9B">
        <w:rPr>
          <w:color w:val="000000" w:themeColor="text1"/>
        </w:rPr>
        <w:t xml:space="preserve">alue) </w:t>
      </w:r>
      <w:r w:rsidR="0070246D" w:rsidRPr="009E1E9B">
        <w:rPr>
          <w:color w:val="000000" w:themeColor="text1"/>
        </w:rPr>
        <w:t>B</w:t>
      </w:r>
      <w:r w:rsidRPr="009E1E9B">
        <w:rPr>
          <w:color w:val="000000" w:themeColor="text1"/>
        </w:rPr>
        <w:t xml:space="preserve">reakdown </w:t>
      </w:r>
      <w:r w:rsidR="0070246D" w:rsidRPr="009E1E9B">
        <w:rPr>
          <w:color w:val="000000" w:themeColor="text1"/>
        </w:rPr>
        <w:t>D</w:t>
      </w:r>
      <w:r w:rsidRPr="009E1E9B">
        <w:rPr>
          <w:color w:val="000000" w:themeColor="text1"/>
        </w:rPr>
        <w:t xml:space="preserve">etection </w:t>
      </w:r>
      <w:r w:rsidR="0070246D" w:rsidRPr="009E1E9B">
        <w:rPr>
          <w:color w:val="000000" w:themeColor="text1"/>
        </w:rPr>
        <w:t>M</w:t>
      </w:r>
      <w:r w:rsidRPr="009E1E9B">
        <w:rPr>
          <w:color w:val="000000" w:themeColor="text1"/>
        </w:rPr>
        <w:t>ode</w:t>
      </w:r>
    </w:p>
    <w:p w14:paraId="20A45F8D" w14:textId="77777777" w:rsidR="002B6A7E" w:rsidRPr="009E1E9B" w:rsidRDefault="002B6A7E" w:rsidP="002D51A4">
      <w:pPr>
        <w:pStyle w:val="BodyText"/>
        <w:rPr>
          <w:color w:val="000000" w:themeColor="text1"/>
        </w:rPr>
      </w:pPr>
      <w:r w:rsidRPr="009E1E9B">
        <w:rPr>
          <w:color w:val="000000" w:themeColor="text1"/>
        </w:rPr>
        <w:t xml:space="preserve">It's judged whether a common mode voltage generation circuit inside </w:t>
      </w:r>
      <w:r w:rsidRPr="009E1E9B">
        <w:rPr>
          <w:rFonts w:hint="eastAsia"/>
          <w:color w:val="000000" w:themeColor="text1"/>
        </w:rPr>
        <w:t xml:space="preserve">Delta-Sigma </w:t>
      </w:r>
      <w:r w:rsidRPr="009E1E9B">
        <w:rPr>
          <w:color w:val="000000" w:themeColor="text1"/>
        </w:rPr>
        <w:t>ADC for temperature sensors is normally moving. Output is the DC voltage.</w:t>
      </w:r>
    </w:p>
    <w:p w14:paraId="1FB6FBE7" w14:textId="77777777" w:rsidR="0070246D" w:rsidRPr="009E1E9B" w:rsidRDefault="0070246D" w:rsidP="002D51A4">
      <w:pPr>
        <w:pStyle w:val="BodyText"/>
        <w:rPr>
          <w:color w:val="000000" w:themeColor="text1"/>
        </w:rPr>
      </w:pPr>
    </w:p>
    <w:p w14:paraId="5826BF2E" w14:textId="2FD31FA1" w:rsidR="002B6A7E" w:rsidRPr="009E1E9B" w:rsidRDefault="002B6A7E" w:rsidP="002D51A4">
      <w:pPr>
        <w:pStyle w:val="Heading5"/>
        <w:rPr>
          <w:color w:val="000000" w:themeColor="text1"/>
        </w:rPr>
      </w:pPr>
      <w:r w:rsidRPr="009E1E9B">
        <w:rPr>
          <w:color w:val="000000" w:themeColor="text1"/>
        </w:rPr>
        <w:t xml:space="preserve">FFT </w:t>
      </w:r>
      <w:r w:rsidR="0070246D" w:rsidRPr="009E1E9B">
        <w:rPr>
          <w:color w:val="000000" w:themeColor="text1"/>
        </w:rPr>
        <w:t>C</w:t>
      </w:r>
      <w:r w:rsidRPr="009E1E9B">
        <w:rPr>
          <w:color w:val="000000" w:themeColor="text1"/>
        </w:rPr>
        <w:t xml:space="preserve">heck </w:t>
      </w:r>
      <w:r w:rsidR="0070246D" w:rsidRPr="009E1E9B">
        <w:rPr>
          <w:color w:val="000000" w:themeColor="text1"/>
        </w:rPr>
        <w:t>M</w:t>
      </w:r>
      <w:r w:rsidRPr="009E1E9B">
        <w:rPr>
          <w:color w:val="000000" w:themeColor="text1"/>
        </w:rPr>
        <w:t>ode</w:t>
      </w:r>
    </w:p>
    <w:p w14:paraId="618136FA" w14:textId="77777777" w:rsidR="002B6A7E" w:rsidRPr="009E1E9B" w:rsidRDefault="002B6A7E" w:rsidP="002D51A4">
      <w:pPr>
        <w:pStyle w:val="BodyText"/>
        <w:rPr>
          <w:color w:val="000000" w:themeColor="text1"/>
        </w:rPr>
      </w:pPr>
      <w:r w:rsidRPr="009E1E9B">
        <w:rPr>
          <w:color w:val="000000" w:themeColor="text1"/>
        </w:rPr>
        <w:t>FFT (</w:t>
      </w:r>
      <w:r w:rsidRPr="009E1E9B">
        <w:rPr>
          <w:rFonts w:hint="eastAsia"/>
          <w:color w:val="000000" w:themeColor="text1"/>
        </w:rPr>
        <w:t xml:space="preserve">Delta-Sigma </w:t>
      </w:r>
      <w:r w:rsidRPr="009E1E9B">
        <w:rPr>
          <w:color w:val="000000" w:themeColor="text1"/>
        </w:rPr>
        <w:t xml:space="preserve">ADC frequency response) is checked including SIN wave more than outside in </w:t>
      </w:r>
      <w:r w:rsidRPr="009E1E9B">
        <w:rPr>
          <w:rFonts w:hint="eastAsia"/>
          <w:color w:val="000000" w:themeColor="text1"/>
        </w:rPr>
        <w:t xml:space="preserve">Delta-Sigma </w:t>
      </w:r>
      <w:r w:rsidRPr="009E1E9B">
        <w:rPr>
          <w:color w:val="000000" w:themeColor="text1"/>
        </w:rPr>
        <w:t>ADC for temperature sensors.</w:t>
      </w:r>
    </w:p>
    <w:p w14:paraId="51713C6D" w14:textId="77777777" w:rsidR="0070246D" w:rsidRPr="009E1E9B" w:rsidRDefault="0070246D" w:rsidP="002D51A4">
      <w:pPr>
        <w:pStyle w:val="BodyText"/>
        <w:rPr>
          <w:color w:val="000000" w:themeColor="text1"/>
        </w:rPr>
      </w:pPr>
    </w:p>
    <w:p w14:paraId="35DA4A50" w14:textId="30541FDF" w:rsidR="002B6A7E" w:rsidRPr="009E1E9B" w:rsidRDefault="0070246D" w:rsidP="002D51A4">
      <w:pPr>
        <w:pStyle w:val="Heading5"/>
        <w:rPr>
          <w:color w:val="000000" w:themeColor="text1"/>
        </w:rPr>
      </w:pPr>
      <w:r w:rsidRPr="009E1E9B">
        <w:rPr>
          <w:color w:val="000000" w:themeColor="text1"/>
        </w:rPr>
        <w:t>t</w:t>
      </w:r>
      <w:r w:rsidR="002B6A7E" w:rsidRPr="009E1E9B">
        <w:rPr>
          <w:color w:val="000000" w:themeColor="text1"/>
        </w:rPr>
        <w:t xml:space="preserve">he </w:t>
      </w:r>
      <w:r w:rsidRPr="009E1E9B">
        <w:rPr>
          <w:color w:val="000000" w:themeColor="text1"/>
        </w:rPr>
        <w:t>S</w:t>
      </w:r>
      <w:r w:rsidR="002B6A7E" w:rsidRPr="009E1E9B">
        <w:rPr>
          <w:color w:val="000000" w:themeColor="text1"/>
        </w:rPr>
        <w:t xml:space="preserve">econd </w:t>
      </w:r>
      <w:r w:rsidRPr="009E1E9B">
        <w:rPr>
          <w:color w:val="000000" w:themeColor="text1"/>
        </w:rPr>
        <w:t>I</w:t>
      </w:r>
      <w:r w:rsidR="002B6A7E" w:rsidRPr="009E1E9B">
        <w:rPr>
          <w:color w:val="000000" w:themeColor="text1"/>
        </w:rPr>
        <w:t xml:space="preserve">ntegrator FFT </w:t>
      </w:r>
      <w:r w:rsidRPr="009E1E9B">
        <w:rPr>
          <w:color w:val="000000" w:themeColor="text1"/>
        </w:rPr>
        <w:t>C</w:t>
      </w:r>
      <w:r w:rsidR="002B6A7E" w:rsidRPr="009E1E9B">
        <w:rPr>
          <w:color w:val="000000" w:themeColor="text1"/>
        </w:rPr>
        <w:t xml:space="preserve">heck </w:t>
      </w:r>
      <w:r w:rsidRPr="009E1E9B">
        <w:rPr>
          <w:color w:val="000000" w:themeColor="text1"/>
        </w:rPr>
        <w:t>M</w:t>
      </w:r>
      <w:r w:rsidR="002B6A7E" w:rsidRPr="009E1E9B">
        <w:rPr>
          <w:color w:val="000000" w:themeColor="text1"/>
        </w:rPr>
        <w:t>ode</w:t>
      </w:r>
    </w:p>
    <w:p w14:paraId="1261A559" w14:textId="77777777" w:rsidR="002B6A7E" w:rsidRPr="009E1E9B" w:rsidRDefault="002B6A7E" w:rsidP="002D51A4">
      <w:pPr>
        <w:pStyle w:val="BodyText"/>
        <w:rPr>
          <w:color w:val="000000" w:themeColor="text1"/>
        </w:rPr>
      </w:pPr>
      <w:r w:rsidRPr="009E1E9B">
        <w:rPr>
          <w:color w:val="000000" w:themeColor="text1"/>
        </w:rPr>
        <w:t xml:space="preserve">Among the first integrator and the second integrator of secondary </w:t>
      </w:r>
      <w:r w:rsidRPr="009E1E9B">
        <w:rPr>
          <w:rFonts w:hint="eastAsia"/>
          <w:color w:val="000000" w:themeColor="text1"/>
        </w:rPr>
        <w:t xml:space="preserve">Delta-Sigma </w:t>
      </w:r>
      <w:r w:rsidRPr="009E1E9B">
        <w:rPr>
          <w:color w:val="000000" w:themeColor="text1"/>
        </w:rPr>
        <w:t>ADC for temperature sensors and the mode to confirm you make the first integrator function stop, and you make ADC move only by the second integrator, and whether the second integrator is normally moving.</w:t>
      </w:r>
    </w:p>
    <w:p w14:paraId="47110958" w14:textId="77777777" w:rsidR="002B6A7E" w:rsidRPr="009E1E9B" w:rsidRDefault="002B6A7E" w:rsidP="002D51A4">
      <w:pPr>
        <w:pStyle w:val="BodyText"/>
        <w:rPr>
          <w:color w:val="000000" w:themeColor="text1"/>
        </w:rPr>
      </w:pPr>
      <w:r w:rsidRPr="009E1E9B">
        <w:rPr>
          <w:color w:val="000000" w:themeColor="text1"/>
        </w:rPr>
        <w:t>FFT (</w:t>
      </w:r>
      <w:r w:rsidRPr="009E1E9B">
        <w:rPr>
          <w:rFonts w:hint="eastAsia"/>
          <w:color w:val="000000" w:themeColor="text1"/>
        </w:rPr>
        <w:t xml:space="preserve">Delta-Sigma </w:t>
      </w:r>
      <w:r w:rsidRPr="009E1E9B">
        <w:rPr>
          <w:color w:val="000000" w:themeColor="text1"/>
        </w:rPr>
        <w:t xml:space="preserve">ADC frequency response) is checked including SIN wave more than outside in </w:t>
      </w:r>
      <w:r w:rsidRPr="009E1E9B">
        <w:rPr>
          <w:rFonts w:hint="eastAsia"/>
          <w:color w:val="000000" w:themeColor="text1"/>
        </w:rPr>
        <w:t xml:space="preserve">Delta-Sigma </w:t>
      </w:r>
      <w:r w:rsidRPr="009E1E9B">
        <w:rPr>
          <w:color w:val="000000" w:themeColor="text1"/>
        </w:rPr>
        <w:t>ADC for temperature sensors.</w:t>
      </w:r>
    </w:p>
    <w:p w14:paraId="74A474FE" w14:textId="77777777" w:rsidR="00AC0DA7" w:rsidRPr="00C54CBE" w:rsidRDefault="00AC0DA7" w:rsidP="002D51A4">
      <w:pPr>
        <w:pStyle w:val="BodyText"/>
        <w:rPr>
          <w:color w:val="00B0F0"/>
        </w:rPr>
      </w:pPr>
    </w:p>
    <w:p w14:paraId="1ACA7D2C" w14:textId="77777777" w:rsidR="002B6A7E" w:rsidRPr="00C54CBE" w:rsidRDefault="002B6A7E">
      <w:pPr>
        <w:widowControl/>
        <w:adjustRightInd/>
        <w:snapToGrid/>
        <w:spacing w:line="240" w:lineRule="auto"/>
        <w:textAlignment w:val="auto"/>
        <w:rPr>
          <w:rFonts w:ascii="Arial" w:eastAsia="MS Gothic" w:hAnsi="Arial"/>
          <w:noProof/>
          <w:snapToGrid/>
          <w:color w:val="00B0F0"/>
          <w:sz w:val="28"/>
          <w:szCs w:val="24"/>
        </w:rPr>
      </w:pPr>
      <w:r w:rsidRPr="00C54CBE">
        <w:rPr>
          <w:color w:val="00B0F0"/>
        </w:rPr>
        <w:br w:type="page"/>
      </w:r>
    </w:p>
    <w:p w14:paraId="50541EE4" w14:textId="0F248891" w:rsidR="004F2B60" w:rsidRPr="009E1E9B" w:rsidRDefault="00AC0DA7" w:rsidP="00E75B98">
      <w:pPr>
        <w:pStyle w:val="Heading2"/>
        <w:rPr>
          <w:color w:val="000000" w:themeColor="text1"/>
        </w:rPr>
      </w:pPr>
      <w:bookmarkStart w:id="50" w:name="_Toc443438182"/>
      <w:r w:rsidRPr="009E1E9B">
        <w:rPr>
          <w:color w:val="000000" w:themeColor="text1"/>
        </w:rPr>
        <w:lastRenderedPageBreak/>
        <w:t xml:space="preserve">Related RFQ </w:t>
      </w:r>
      <w:r w:rsidR="00695849" w:rsidRPr="009E1E9B">
        <w:rPr>
          <w:color w:val="000000" w:themeColor="text1"/>
        </w:rPr>
        <w:t>I</w:t>
      </w:r>
      <w:r w:rsidRPr="009E1E9B">
        <w:rPr>
          <w:color w:val="000000" w:themeColor="text1"/>
        </w:rPr>
        <w:t>tems</w:t>
      </w:r>
      <w:bookmarkEnd w:id="50"/>
    </w:p>
    <w:tbl>
      <w:tblPr>
        <w:tblStyle w:val="TableGrid"/>
        <w:tblW w:w="0" w:type="auto"/>
        <w:tblLook w:val="04A0" w:firstRow="1" w:lastRow="0" w:firstColumn="1" w:lastColumn="0" w:noHBand="0" w:noVBand="1"/>
      </w:tblPr>
      <w:tblGrid>
        <w:gridCol w:w="2425"/>
        <w:gridCol w:w="7203"/>
      </w:tblGrid>
      <w:tr w:rsidR="00A5520A" w14:paraId="054C2C77" w14:textId="77777777" w:rsidTr="00A5520A">
        <w:tc>
          <w:tcPr>
            <w:tcW w:w="2425" w:type="dxa"/>
          </w:tcPr>
          <w:p w14:paraId="36D66B85" w14:textId="5D0AF988" w:rsidR="00A5520A" w:rsidRDefault="00A5520A" w:rsidP="002D51A4">
            <w:pPr>
              <w:pStyle w:val="BodyText"/>
              <w:rPr>
                <w:color w:val="000000" w:themeColor="text1"/>
              </w:rPr>
            </w:pPr>
            <w:r>
              <w:rPr>
                <w:color w:val="000000" w:themeColor="text1"/>
              </w:rPr>
              <w:t>Document</w:t>
            </w:r>
          </w:p>
        </w:tc>
        <w:tc>
          <w:tcPr>
            <w:tcW w:w="7203" w:type="dxa"/>
          </w:tcPr>
          <w:p w14:paraId="5AE7AFB2" w14:textId="0913C168" w:rsidR="00A5520A" w:rsidRDefault="00A5520A" w:rsidP="002D51A4">
            <w:pPr>
              <w:pStyle w:val="BodyText"/>
              <w:rPr>
                <w:color w:val="000000" w:themeColor="text1"/>
              </w:rPr>
            </w:pPr>
            <w:r>
              <w:rPr>
                <w:color w:val="000000" w:themeColor="text1"/>
              </w:rPr>
              <w:t>File name w/ hyperlink</w:t>
            </w:r>
          </w:p>
        </w:tc>
      </w:tr>
      <w:tr w:rsidR="00A5520A" w14:paraId="3854C66C" w14:textId="77777777" w:rsidTr="00A5520A">
        <w:tc>
          <w:tcPr>
            <w:tcW w:w="2425" w:type="dxa"/>
          </w:tcPr>
          <w:p w14:paraId="56527AD1" w14:textId="1F7CED4F" w:rsidR="00A5520A" w:rsidRDefault="000168AF" w:rsidP="002D51A4">
            <w:pPr>
              <w:pStyle w:val="BodyText"/>
              <w:rPr>
                <w:color w:val="000000" w:themeColor="text1"/>
              </w:rPr>
            </w:pPr>
            <w:r>
              <w:rPr>
                <w:color w:val="000000" w:themeColor="text1"/>
              </w:rPr>
              <w:t>Requirement S</w:t>
            </w:r>
            <w:r w:rsidR="00A5520A">
              <w:rPr>
                <w:color w:val="000000" w:themeColor="text1"/>
              </w:rPr>
              <w:t>pec</w:t>
            </w:r>
            <w:r>
              <w:rPr>
                <w:color w:val="000000" w:themeColor="text1"/>
              </w:rPr>
              <w:t>.</w:t>
            </w:r>
          </w:p>
        </w:tc>
        <w:tc>
          <w:tcPr>
            <w:tcW w:w="7203" w:type="dxa"/>
          </w:tcPr>
          <w:p w14:paraId="353E767F" w14:textId="40590940" w:rsidR="00A5520A" w:rsidRPr="00A5520A" w:rsidRDefault="002213E8" w:rsidP="002D51A4">
            <w:pPr>
              <w:pStyle w:val="BodyText"/>
              <w:rPr>
                <w:color w:val="000000" w:themeColor="text1"/>
              </w:rPr>
            </w:pPr>
            <w:hyperlink r:id="rId24" w:history="1">
              <w:r w:rsidR="00A5520A" w:rsidRPr="00A5520A">
                <w:rPr>
                  <w:rStyle w:val="Hyperlink"/>
                  <w:color w:val="000000" w:themeColor="text1"/>
                  <w:u w:val="none"/>
                </w:rPr>
                <w:t>ACC-BD-17-0020_P2x-EVA1_RequirementSpec_Rev2.0_release</w:t>
              </w:r>
            </w:hyperlink>
            <w:r w:rsidR="00A5520A" w:rsidRPr="00A5520A">
              <w:rPr>
                <w:color w:val="000000" w:themeColor="text1"/>
              </w:rPr>
              <w:t>.docx</w:t>
            </w:r>
          </w:p>
        </w:tc>
      </w:tr>
      <w:tr w:rsidR="00A5520A" w14:paraId="34813CEC" w14:textId="77777777" w:rsidTr="00A5520A">
        <w:tc>
          <w:tcPr>
            <w:tcW w:w="2425" w:type="dxa"/>
          </w:tcPr>
          <w:p w14:paraId="274CE05F" w14:textId="1071A344" w:rsidR="00A5520A" w:rsidRDefault="00A5520A" w:rsidP="002D51A4">
            <w:pPr>
              <w:pStyle w:val="BodyText"/>
              <w:rPr>
                <w:color w:val="000000" w:themeColor="text1"/>
              </w:rPr>
            </w:pPr>
            <w:r>
              <w:rPr>
                <w:color w:val="000000" w:themeColor="text1"/>
              </w:rPr>
              <w:t>RIDERS IP Spec.</w:t>
            </w:r>
          </w:p>
        </w:tc>
        <w:tc>
          <w:tcPr>
            <w:tcW w:w="7203" w:type="dxa"/>
          </w:tcPr>
          <w:p w14:paraId="5BA3656A" w14:textId="77777777" w:rsidR="00A5520A" w:rsidRDefault="00A5520A" w:rsidP="00A5520A">
            <w:pPr>
              <w:pStyle w:val="BodyText"/>
              <w:rPr>
                <w:color w:val="000000" w:themeColor="text1"/>
              </w:rPr>
            </w:pPr>
            <w:r>
              <w:rPr>
                <w:color w:val="000000" w:themeColor="text1"/>
              </w:rPr>
              <w:t>[SM] M40PF</w:t>
            </w:r>
            <w:r w:rsidRPr="00A5520A">
              <w:rPr>
                <w:rFonts w:hint="eastAsia"/>
                <w:color w:val="000000" w:themeColor="text1"/>
              </w:rPr>
              <w:t>周辺</w:t>
            </w:r>
            <w:r>
              <w:rPr>
                <w:color w:val="000000" w:themeColor="text1"/>
              </w:rPr>
              <w:t>IP</w:t>
            </w:r>
            <w:r w:rsidRPr="00A5520A">
              <w:rPr>
                <w:rFonts w:hint="eastAsia"/>
                <w:color w:val="000000" w:themeColor="text1"/>
              </w:rPr>
              <w:t>温度センサ設計説明資料兼機能仕様書</w:t>
            </w:r>
            <w:r w:rsidRPr="00A5520A">
              <w:rPr>
                <w:color w:val="000000" w:themeColor="text1"/>
              </w:rPr>
              <w:t>V00R04</w:t>
            </w:r>
          </w:p>
          <w:p w14:paraId="4B486CC2" w14:textId="1793ABD5" w:rsidR="000168AF" w:rsidRDefault="000168AF" w:rsidP="00A5520A">
            <w:pPr>
              <w:pStyle w:val="BodyText"/>
              <w:rPr>
                <w:color w:val="000000" w:themeColor="text1"/>
              </w:rPr>
            </w:pPr>
            <w:r>
              <w:rPr>
                <w:color w:val="000000" w:themeColor="text1"/>
              </w:rPr>
              <w:t xml:space="preserve">[HM] </w:t>
            </w:r>
            <w:r w:rsidRPr="000168AF">
              <w:rPr>
                <w:color w:val="000000" w:themeColor="text1"/>
              </w:rPr>
              <w:t>ARV28TPS0000AKGLTS2K30T55A0_LSI_implement_guide_V00 00 01E_170413</w:t>
            </w:r>
            <w:r>
              <w:rPr>
                <w:color w:val="000000" w:themeColor="text1"/>
              </w:rPr>
              <w:t>.pdf</w:t>
            </w:r>
          </w:p>
        </w:tc>
      </w:tr>
    </w:tbl>
    <w:p w14:paraId="0797CDC3" w14:textId="7C01652D" w:rsidR="00E75B98" w:rsidRDefault="00E75B98" w:rsidP="002D51A4">
      <w:pPr>
        <w:pStyle w:val="BodyText"/>
        <w:rPr>
          <w:color w:val="000000" w:themeColor="text1"/>
        </w:rPr>
      </w:pPr>
    </w:p>
    <w:p w14:paraId="1631D1DF" w14:textId="77777777" w:rsidR="00A5520A" w:rsidRDefault="00A5520A" w:rsidP="002D51A4">
      <w:pPr>
        <w:pStyle w:val="BodyText"/>
        <w:rPr>
          <w:color w:val="000000" w:themeColor="text1"/>
        </w:rPr>
      </w:pPr>
    </w:p>
    <w:p w14:paraId="104D1A67" w14:textId="77777777" w:rsidR="00A5520A" w:rsidRPr="009E1E9B" w:rsidRDefault="00A5520A" w:rsidP="002D51A4">
      <w:pPr>
        <w:pStyle w:val="BodyText"/>
        <w:rPr>
          <w:color w:val="000000" w:themeColor="text1"/>
        </w:rPr>
      </w:pPr>
    </w:p>
    <w:sectPr w:rsidR="00A5520A" w:rsidRPr="009E1E9B" w:rsidSect="00773E8B">
      <w:headerReference w:type="default" r:id="rId25"/>
      <w:footerReference w:type="default" r:id="rId26"/>
      <w:pgSz w:w="11906" w:h="16838" w:code="9"/>
      <w:pgMar w:top="1701" w:right="1134" w:bottom="1247" w:left="1134" w:header="1077" w:footer="454" w:gutter="0"/>
      <w:cols w:space="425"/>
      <w:docGrid w:type="lines" w:linePitch="3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B5046" w14:textId="77777777" w:rsidR="002213E8" w:rsidRDefault="002213E8" w:rsidP="00852C94">
      <w:r>
        <w:separator/>
      </w:r>
    </w:p>
  </w:endnote>
  <w:endnote w:type="continuationSeparator" w:id="0">
    <w:p w14:paraId="656EE9AA" w14:textId="77777777" w:rsidR="002213E8" w:rsidRDefault="002213E8" w:rsidP="00852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w:panose1 w:val="02020609040205080304"/>
    <w:charset w:val="80"/>
    <w:family w:val="roman"/>
    <w:notTrueType/>
    <w:pitch w:val="fixed"/>
    <w:sig w:usb0="00000003" w:usb1="08070000" w:usb2="00000010" w:usb3="00000000" w:csb0="00020001" w:csb1="00000000"/>
  </w:font>
  <w:font w:name="Century">
    <w:panose1 w:val="02040604050505020304"/>
    <w:charset w:val="00"/>
    <w:family w:val="roman"/>
    <w:pitch w:val="variable"/>
    <w:sig w:usb0="00000287" w:usb1="00000000" w:usb2="00000000" w:usb3="00000000" w:csb0="0000009F" w:csb1="00000000"/>
  </w:font>
  <w:font w:name="MS Gothic">
    <w:altName w:val="MS"/>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Meiryo UI">
    <w:altName w:val="MS UI Gothic"/>
    <w:charset w:val="80"/>
    <w:family w:val="swiss"/>
    <w:pitch w:val="variable"/>
    <w:sig w:usb0="E10102FF" w:usb1="EAC7FFFF" w:usb2="00010012" w:usb3="00000000" w:csb0="000200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 w:name="Arial Unicode MS">
    <w:altName w:val="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79332" w14:textId="177388E1" w:rsidR="002213E8" w:rsidRDefault="002213E8" w:rsidP="00A16649">
    <w:pPr>
      <w:pStyle w:val="Footer"/>
    </w:pPr>
    <w:r>
      <w:rPr>
        <w:noProof/>
        <w:lang w:eastAsia="en-US"/>
      </w:rPr>
      <mc:AlternateContent>
        <mc:Choice Requires="wps">
          <w:drawing>
            <wp:anchor distT="0" distB="0" distL="114300" distR="114300" simplePos="0" relativeHeight="251660288" behindDoc="0" locked="0" layoutInCell="1" allowOverlap="1" wp14:anchorId="1FC3D4E3" wp14:editId="36CAD412">
              <wp:simplePos x="0" y="0"/>
              <wp:positionH relativeFrom="page">
                <wp:posOffset>612140</wp:posOffset>
              </wp:positionH>
              <wp:positionV relativeFrom="page">
                <wp:posOffset>10009505</wp:posOffset>
              </wp:positionV>
              <wp:extent cx="6336030" cy="0"/>
              <wp:effectExtent l="0" t="0" r="0" b="0"/>
              <wp:wrapNone/>
              <wp:docPr id="5" name="直線コネクタ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6030" cy="0"/>
                      </a:xfrm>
                      <a:prstGeom prst="line">
                        <a:avLst/>
                      </a:prstGeom>
                      <a:noFill/>
                      <a:ln w="28575">
                        <a:solidFill>
                          <a:srgbClr val="2A289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cx1="http://schemas.microsoft.com/office/drawing/2015/9/8/chartex" xmlns:cx="http://schemas.microsoft.com/office/drawing/2014/chartex">
          <w:pict>
            <v:line w14:anchorId="63B72C57" id="直線コネクタ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pt,788.15pt" to="547.1pt,7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" strokecolor="#2a289d" strokeweight="2.25pt">
              <w10:wrap anchorx="page" anchory="page"/>
            </v:line>
          </w:pict>
        </mc:Fallback>
      </mc:AlternateContent>
    </w:r>
    <w:r>
      <w:rPr>
        <w:noProof/>
        <w:snapToGrid/>
        <w:lang w:eastAsia="en-US"/>
      </w:rPr>
      <w:drawing>
        <wp:anchor distT="0" distB="0" distL="114300" distR="114300" simplePos="0" relativeHeight="251662336" behindDoc="0" locked="0" layoutInCell="1" allowOverlap="1" wp14:anchorId="1E367495" wp14:editId="2A233AE4">
          <wp:simplePos x="0" y="0"/>
          <wp:positionH relativeFrom="page">
            <wp:align>center</wp:align>
          </wp:positionH>
          <wp:positionV relativeFrom="page">
            <wp:posOffset>10058400</wp:posOffset>
          </wp:positionV>
          <wp:extent cx="1004570" cy="191770"/>
          <wp:effectExtent l="0" t="0" r="5080" b="0"/>
          <wp:wrapNone/>
          <wp:docPr id="2" name="図 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4570" cy="191770"/>
                  </a:xfrm>
                  <a:prstGeom prst="rect">
                    <a:avLst/>
                  </a:prstGeom>
                  <a:noFill/>
                </pic:spPr>
              </pic:pic>
            </a:graphicData>
          </a:graphic>
          <wp14:sizeRelH relativeFrom="page">
            <wp14:pctWidth>0</wp14:pctWidth>
          </wp14:sizeRelH>
          <wp14:sizeRelV relativeFrom="page">
            <wp14:pctHeight>0</wp14:pctHeight>
          </wp14:sizeRelV>
        </wp:anchor>
      </w:drawing>
    </w:r>
    <w:fldSimple w:instr=" DOCPROPERTY  DocRNo.  \* MERGEFORMAT ">
      <w:r>
        <w:t>R01UH0641EJ0050</w:t>
      </w:r>
    </w:fldSimple>
    <w:r>
      <w:t> </w:t>
    </w:r>
    <w:r>
      <w:t> </w:t>
    </w:r>
    <w:fldSimple w:instr=" DOCPROPERTY  DocRevNo. \* MERGEFORMAT ">
      <w:r>
        <w:t>Rev.0.50</w:t>
      </w:r>
    </w:fldSimple>
    <w:r>
      <w:tab/>
    </w:r>
    <w:r>
      <w:rPr>
        <w:rFonts w:hint="eastAsia"/>
      </w:rPr>
      <w:t xml:space="preserve">Page </w:t>
    </w:r>
    <w:r>
      <w:fldChar w:fldCharType="begin"/>
    </w:r>
    <w:r>
      <w:instrText>PAGE   \* MERGEFORMAT</w:instrText>
    </w:r>
    <w:r>
      <w:fldChar w:fldCharType="separate"/>
    </w:r>
    <w:r w:rsidR="0097194D">
      <w:rPr>
        <w:noProof/>
      </w:rPr>
      <w:t>37</w:t>
    </w:r>
    <w:r>
      <w:fldChar w:fldCharType="end"/>
    </w:r>
    <w:r>
      <w:rPr>
        <w:rFonts w:hint="eastAsia"/>
      </w:rPr>
      <w:t xml:space="preserve"> of </w:t>
    </w:r>
    <w:fldSimple w:instr=" DOCPROPERTY  Comments  \* MERGEFORMAT ">
      <w:r>
        <w:t>0000</w:t>
      </w:r>
    </w:fldSimple>
  </w:p>
  <w:p w14:paraId="2A013806" w14:textId="54EB5ECD" w:rsidR="002213E8" w:rsidRDefault="002213E8" w:rsidP="005402AE">
    <w:pPr>
      <w:pStyle w:val="Footer"/>
    </w:pPr>
    <w:fldSimple w:instr=" DOCPROPERTY DocReleaseDate  \* MERGEFORMAT ">
      <w:r>
        <w:t>Dec 26, 2016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FA4F58" w14:textId="77777777" w:rsidR="002213E8" w:rsidRDefault="002213E8" w:rsidP="00852C94">
      <w:r>
        <w:separator/>
      </w:r>
    </w:p>
  </w:footnote>
  <w:footnote w:type="continuationSeparator" w:id="0">
    <w:p w14:paraId="4B2D9C34" w14:textId="77777777" w:rsidR="002213E8" w:rsidRDefault="002213E8" w:rsidP="00852C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9FDB6" w14:textId="2890BA66" w:rsidR="002213E8" w:rsidRDefault="002213E8" w:rsidP="00CC0D5B">
    <w:pPr>
      <w:pStyle w:val="Header"/>
    </w:pPr>
    <w:r>
      <w:rPr>
        <w:noProof/>
        <w:snapToGrid/>
        <w:lang w:eastAsia="en-US"/>
      </w:rPr>
      <mc:AlternateContent>
        <mc:Choice Requires="wps">
          <w:drawing>
            <wp:anchor distT="0" distB="0" distL="114300" distR="114300" simplePos="0" relativeHeight="251658240" behindDoc="0" locked="0" layoutInCell="1" allowOverlap="1" wp14:anchorId="371E97B0" wp14:editId="2BAE1EAB">
              <wp:simplePos x="0" y="0"/>
              <wp:positionH relativeFrom="page">
                <wp:posOffset>1764030</wp:posOffset>
              </wp:positionH>
              <wp:positionV relativeFrom="paragraph">
                <wp:posOffset>-321310</wp:posOffset>
              </wp:positionV>
              <wp:extent cx="3029040" cy="216000"/>
              <wp:effectExtent l="0" t="0" r="0" b="12700"/>
              <wp:wrapNone/>
              <wp:docPr id="14" name="テキスト ボックス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904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7109A" w14:textId="77777777" w:rsidR="002213E8" w:rsidRPr="00651739" w:rsidRDefault="002213E8" w:rsidP="003B637E">
                          <w:pPr>
                            <w:pStyle w:val="afd"/>
                          </w:pPr>
                          <w:r w:rsidRPr="00651739">
                            <w:t>Preliminary document</w:t>
                          </w:r>
                        </w:p>
                        <w:p w14:paraId="52649A44" w14:textId="77777777" w:rsidR="002213E8" w:rsidRPr="00651739" w:rsidRDefault="002213E8" w:rsidP="003B637E">
                          <w:pPr>
                            <w:pStyle w:val="afd"/>
                          </w:pPr>
                          <w:r w:rsidRPr="00651739">
                            <w:t>Specifications in this document are tentative and subject to change.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E97B0" id="_x0000_t202" coordsize="21600,21600" o:spt="202" path="m,l,21600r21600,l21600,xe">
              <v:stroke joinstyle="miter"/>
              <v:path gradientshapeok="t" o:connecttype="rect"/>
            </v:shapetype>
            <v:shape id="テキスト ボックス 14" o:spid="_x0000_s1026" type="#_x0000_t202" style="position:absolute;left:0;text-align:left;margin-left:138.9pt;margin-top:-25.3pt;width:238.5pt;height:1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" filled="f" stroked="f">
              <v:textbox inset="0,0,0,0">
                <w:txbxContent>
                  <w:p w14:paraId="2497109A" w14:textId="77777777" w:rsidR="002213E8" w:rsidRPr="00651739" w:rsidRDefault="002213E8" w:rsidP="003B637E">
                    <w:pPr>
                      <w:pStyle w:val="afd"/>
                    </w:pPr>
                    <w:r w:rsidRPr="00651739">
                      <w:t>Preliminary document</w:t>
                    </w:r>
                  </w:p>
                  <w:p w14:paraId="52649A44" w14:textId="77777777" w:rsidR="002213E8" w:rsidRPr="00651739" w:rsidRDefault="002213E8" w:rsidP="003B637E">
                    <w:pPr>
                      <w:pStyle w:val="afd"/>
                    </w:pPr>
                    <w:r w:rsidRPr="00651739">
                      <w:t>Specifications in this document are tentative and subject to change.</w:t>
                    </w:r>
                  </w:p>
                </w:txbxContent>
              </v:textbox>
              <w10:wrap anchorx="page"/>
            </v:shape>
          </w:pict>
        </mc:Fallback>
      </mc:AlternateContent>
    </w:r>
    <w:r>
      <w:rPr>
        <w:noProof/>
        <w:snapToGrid/>
        <w:lang w:eastAsia="en-US"/>
      </w:rPr>
      <mc:AlternateContent>
        <mc:Choice Requires="wps">
          <w:drawing>
            <wp:anchor distT="0" distB="0" distL="114300" distR="114300" simplePos="0" relativeHeight="251656192" behindDoc="0" locked="0" layoutInCell="1" allowOverlap="1" wp14:anchorId="51DB56E5" wp14:editId="66A161AF">
              <wp:simplePos x="0" y="0"/>
              <wp:positionH relativeFrom="page">
                <wp:posOffset>647205</wp:posOffset>
              </wp:positionH>
              <wp:positionV relativeFrom="page">
                <wp:posOffset>362197</wp:posOffset>
              </wp:positionV>
              <wp:extent cx="1157844" cy="215900"/>
              <wp:effectExtent l="0" t="0" r="4445" b="0"/>
              <wp:wrapNone/>
              <wp:docPr id="1" name="テキスト ボックス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844"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1E484" w14:textId="77777777" w:rsidR="002213E8" w:rsidRPr="00651739" w:rsidRDefault="002213E8" w:rsidP="00AF01BD">
                          <w:pPr>
                            <w:pStyle w:val="afc"/>
                          </w:pPr>
                          <w:r w:rsidRPr="00651739">
                            <w:t>Under development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B56E5" id="テキスト ボックス 1" o:spid="_x0000_s1027" type="#_x0000_t202" style="position:absolute;left:0;text-align:left;margin-left:50.95pt;margin-top:28.5pt;width:91.15pt;height:1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" stroked="f">
              <v:textbox inset="0,0,0,0">
                <w:txbxContent>
                  <w:p w14:paraId="3EA1E484" w14:textId="77777777" w:rsidR="002213E8" w:rsidRPr="00651739" w:rsidRDefault="002213E8" w:rsidP="00AF01BD">
                    <w:pPr>
                      <w:pStyle w:val="afc"/>
                    </w:pPr>
                    <w:r w:rsidRPr="00651739">
                      <w:t>Under development</w:t>
                    </w:r>
                  </w:p>
                </w:txbxContent>
              </v:textbox>
              <w10:wrap anchorx="page" anchory="page"/>
            </v:shape>
          </w:pict>
        </mc:Fallback>
      </mc:AlternateContent>
    </w:r>
    <w:fldSimple w:instr=" DOCPROPERTY  cover_01  \* MERGEFORMAT ">
      <w:r>
        <w:t>RH850/E2x-FCC1</w:t>
      </w:r>
    </w:fldSimple>
    <w:r w:rsidRPr="00651739">
      <w:rPr>
        <w:rFonts w:hint="eastAsia"/>
        <w:noProof/>
        <w:snapToGrid/>
        <w:lang w:eastAsia="en-US"/>
      </w:rPr>
      <mc:AlternateContent>
        <mc:Choice Requires="wps">
          <w:drawing>
            <wp:anchor distT="0" distB="0" distL="114300" distR="114300" simplePos="0" relativeHeight="251654144" behindDoc="1" locked="1" layoutInCell="1" allowOverlap="1" wp14:anchorId="582D7640" wp14:editId="631E62DE">
              <wp:simplePos x="0" y="0"/>
              <wp:positionH relativeFrom="page">
                <wp:posOffset>612140</wp:posOffset>
              </wp:positionH>
              <wp:positionV relativeFrom="page">
                <wp:posOffset>896620</wp:posOffset>
              </wp:positionV>
              <wp:extent cx="6334920" cy="0"/>
              <wp:effectExtent l="0" t="19050" r="27940" b="19050"/>
              <wp:wrapNone/>
              <wp:docPr id="4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920" cy="0"/>
                      </a:xfrm>
                      <a:prstGeom prst="line">
                        <a:avLst/>
                      </a:prstGeom>
                      <a:noFill/>
                      <a:ln w="28575">
                        <a:solidFill>
                          <a:srgbClr val="2A289D"/>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cx1="http://schemas.microsoft.com/office/drawing/2015/9/8/chartex" xmlns:cx="http://schemas.microsoft.com/office/drawing/2014/chartex">
          <w:pict>
            <v:line w14:anchorId="124944DB" id="Line 7" o:spid="_x0000_s1026" style="position:absolute;left:0;text-align:left;z-index:-2516623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8.2pt,70.6pt" to="547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" strokecolor="#2a289d" strokeweight="2.25pt">
              <w10:wrap anchorx="page" anchory="page"/>
              <w10:anchorlock/>
            </v:line>
          </w:pict>
        </mc:Fallback>
      </mc:AlternateContent>
    </w:r>
    <w:r w:rsidRPr="00651739">
      <w:tab/>
    </w:r>
    <w:r w:rsidRPr="00F221BA">
      <w:fldChar w:fldCharType="begin"/>
    </w:r>
    <w:r w:rsidRPr="00F221BA">
      <w:instrText xml:space="preserve"> STYLEREF  "</w:instrText>
    </w:r>
    <w:r w:rsidRPr="00F221BA">
      <w:instrText>見出し</w:instrText>
    </w:r>
    <w:r w:rsidRPr="00F221BA">
      <w:instrText xml:space="preserve"> 1" \n  \* MERGEFORMAT </w:instrText>
    </w:r>
    <w:r w:rsidRPr="00F221BA">
      <w:fldChar w:fldCharType="separate"/>
    </w:r>
    <w:r w:rsidR="0097194D">
      <w:rPr>
        <w:b/>
        <w:bCs/>
        <w:noProof/>
      </w:rPr>
      <w:t xml:space="preserve">Error! Use the Home tab to apply </w:t>
    </w:r>
    <w:r w:rsidR="0097194D">
      <w:rPr>
        <w:b/>
        <w:bCs/>
        <w:noProof/>
      </w:rPr>
      <w:t>見出し</w:t>
    </w:r>
    <w:r w:rsidR="0097194D">
      <w:rPr>
        <w:b/>
        <w:bCs/>
        <w:noProof/>
      </w:rPr>
      <w:t xml:space="preserve"> 1 to the text that you want to appear here.</w:t>
    </w:r>
    <w:r w:rsidRPr="00F221BA">
      <w:fldChar w:fldCharType="end"/>
    </w:r>
    <w:r>
      <w:t> </w:t>
    </w:r>
    <w:r w:rsidRPr="00F221BA">
      <w:fldChar w:fldCharType="begin"/>
    </w:r>
    <w:r w:rsidRPr="00F221BA">
      <w:instrText xml:space="preserve"> STYLEREF  "</w:instrText>
    </w:r>
    <w:r w:rsidRPr="00F221BA">
      <w:instrText>見出し</w:instrText>
    </w:r>
    <w:r w:rsidRPr="00F221BA">
      <w:instrText xml:space="preserve"> 1"  \* MERGEFORMAT </w:instrText>
    </w:r>
    <w:r w:rsidRPr="00F221BA">
      <w:fldChar w:fldCharType="separate"/>
    </w:r>
    <w:r w:rsidR="0097194D">
      <w:rPr>
        <w:b/>
        <w:bCs/>
        <w:noProof/>
      </w:rPr>
      <w:t xml:space="preserve">Error! Use the Home tab to apply </w:t>
    </w:r>
    <w:r w:rsidR="0097194D">
      <w:rPr>
        <w:b/>
        <w:bCs/>
        <w:noProof/>
      </w:rPr>
      <w:t>見出し</w:t>
    </w:r>
    <w:r w:rsidR="0097194D">
      <w:rPr>
        <w:b/>
        <w:bCs/>
        <w:noProof/>
      </w:rPr>
      <w:t xml:space="preserve"> 1 to the text that you want to appear here.</w:t>
    </w:r>
    <w:r w:rsidRPr="00F221BA">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46AAE0A"/>
    <w:lvl w:ilvl="0">
      <w:start w:val="1"/>
      <w:numFmt w:val="decimal"/>
      <w:pStyle w:val="ListNumber5"/>
      <w:lvlText w:val="%1."/>
      <w:lvlJc w:val="left"/>
      <w:pPr>
        <w:tabs>
          <w:tab w:val="num" w:pos="2061"/>
        </w:tabs>
        <w:ind w:left="2061" w:hanging="360"/>
      </w:pPr>
    </w:lvl>
  </w:abstractNum>
  <w:abstractNum w:abstractNumId="1" w15:restartNumberingAfterBreak="0">
    <w:nsid w:val="FFFFFF7D"/>
    <w:multiLevelType w:val="singleLevel"/>
    <w:tmpl w:val="AB34737C"/>
    <w:lvl w:ilvl="0">
      <w:start w:val="1"/>
      <w:numFmt w:val="decimal"/>
      <w:pStyle w:val="ListNumber4"/>
      <w:lvlText w:val="%1."/>
      <w:lvlJc w:val="left"/>
      <w:pPr>
        <w:tabs>
          <w:tab w:val="num" w:pos="1636"/>
        </w:tabs>
        <w:ind w:left="1636" w:hanging="360"/>
      </w:pPr>
    </w:lvl>
  </w:abstractNum>
  <w:abstractNum w:abstractNumId="2" w15:restartNumberingAfterBreak="0">
    <w:nsid w:val="FFFFFF7E"/>
    <w:multiLevelType w:val="singleLevel"/>
    <w:tmpl w:val="83BC6A20"/>
    <w:lvl w:ilvl="0">
      <w:start w:val="1"/>
      <w:numFmt w:val="decimal"/>
      <w:pStyle w:val="ListNumber3"/>
      <w:lvlText w:val="%1."/>
      <w:lvlJc w:val="left"/>
      <w:pPr>
        <w:tabs>
          <w:tab w:val="num" w:pos="1211"/>
        </w:tabs>
        <w:ind w:left="1211" w:hanging="360"/>
      </w:pPr>
    </w:lvl>
  </w:abstractNum>
  <w:abstractNum w:abstractNumId="3" w15:restartNumberingAfterBreak="0">
    <w:nsid w:val="FFFFFF7F"/>
    <w:multiLevelType w:val="singleLevel"/>
    <w:tmpl w:val="CF2427CE"/>
    <w:lvl w:ilvl="0">
      <w:start w:val="1"/>
      <w:numFmt w:val="decimal"/>
      <w:pStyle w:val="ListNumber2"/>
      <w:lvlText w:val="%1."/>
      <w:lvlJc w:val="left"/>
      <w:pPr>
        <w:tabs>
          <w:tab w:val="num" w:pos="785"/>
        </w:tabs>
        <w:ind w:left="785" w:hanging="360"/>
      </w:pPr>
    </w:lvl>
  </w:abstractNum>
  <w:abstractNum w:abstractNumId="4" w15:restartNumberingAfterBreak="0">
    <w:nsid w:val="FFFFFF80"/>
    <w:multiLevelType w:val="singleLevel"/>
    <w:tmpl w:val="9A9A9108"/>
    <w:lvl w:ilvl="0">
      <w:start w:val="1"/>
      <w:numFmt w:val="bullet"/>
      <w:pStyle w:val="ListBullet5"/>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DD8A8200"/>
    <w:lvl w:ilvl="0">
      <w:start w:val="1"/>
      <w:numFmt w:val="bullet"/>
      <w:pStyle w:val="ListBullet4"/>
      <w:lvlText w:val=""/>
      <w:lvlJc w:val="left"/>
      <w:pPr>
        <w:tabs>
          <w:tab w:val="num" w:pos="1636"/>
        </w:tabs>
        <w:ind w:left="1636" w:hanging="360"/>
      </w:pPr>
      <w:rPr>
        <w:rFonts w:ascii="Wingdings" w:hAnsi="Wingdings" w:hint="default"/>
      </w:rPr>
    </w:lvl>
  </w:abstractNum>
  <w:abstractNum w:abstractNumId="6" w15:restartNumberingAfterBreak="0">
    <w:nsid w:val="FFFFFF82"/>
    <w:multiLevelType w:val="singleLevel"/>
    <w:tmpl w:val="22E291C6"/>
    <w:lvl w:ilvl="0">
      <w:start w:val="1"/>
      <w:numFmt w:val="bullet"/>
      <w:pStyle w:val="ListBullet3"/>
      <w:lvlText w:val=""/>
      <w:lvlJc w:val="left"/>
      <w:pPr>
        <w:tabs>
          <w:tab w:val="num" w:pos="1211"/>
        </w:tabs>
        <w:ind w:left="1211" w:hanging="360"/>
      </w:pPr>
      <w:rPr>
        <w:rFonts w:ascii="Wingdings" w:hAnsi="Wingdings" w:hint="default"/>
      </w:rPr>
    </w:lvl>
  </w:abstractNum>
  <w:abstractNum w:abstractNumId="7" w15:restartNumberingAfterBreak="0">
    <w:nsid w:val="FFFFFF83"/>
    <w:multiLevelType w:val="singleLevel"/>
    <w:tmpl w:val="C8B20430"/>
    <w:lvl w:ilvl="0">
      <w:start w:val="1"/>
      <w:numFmt w:val="bullet"/>
      <w:pStyle w:val="ListBullet2"/>
      <w:lvlText w:val=""/>
      <w:lvlJc w:val="left"/>
      <w:pPr>
        <w:tabs>
          <w:tab w:val="num" w:pos="785"/>
        </w:tabs>
        <w:ind w:left="785" w:hanging="360"/>
      </w:pPr>
      <w:rPr>
        <w:rFonts w:ascii="Wingdings" w:hAnsi="Wingdings" w:hint="default"/>
      </w:rPr>
    </w:lvl>
  </w:abstractNum>
  <w:abstractNum w:abstractNumId="8" w15:restartNumberingAfterBreak="0">
    <w:nsid w:val="FFFFFF88"/>
    <w:multiLevelType w:val="singleLevel"/>
    <w:tmpl w:val="78B4F8A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BB4C4CE"/>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016359AF"/>
    <w:multiLevelType w:val="multilevel"/>
    <w:tmpl w:val="67AA7F1C"/>
    <w:lvl w:ilvl="0">
      <w:start w:val="1"/>
      <w:numFmt w:val="decimal"/>
      <w:pStyle w:val="1"/>
      <w:lvlText w:val="Note %1."/>
      <w:lvlJc w:val="left"/>
      <w:pPr>
        <w:tabs>
          <w:tab w:val="num" w:pos="851"/>
        </w:tabs>
        <w:ind w:left="851" w:hanging="851"/>
      </w:pPr>
      <w:rPr>
        <w:rFonts w:hint="eastAsia"/>
        <w:b/>
        <w:i w:val="0"/>
      </w:rPr>
    </w:lvl>
    <w:lvl w:ilvl="1">
      <w:start w:val="1"/>
      <w:numFmt w:val="aiueoFullWidth"/>
      <w:lvlText w:val="(%2)"/>
      <w:lvlJc w:val="left"/>
      <w:pPr>
        <w:ind w:left="2241" w:hanging="420"/>
      </w:pPr>
      <w:rPr>
        <w:rFonts w:hint="eastAsia"/>
      </w:rPr>
    </w:lvl>
    <w:lvl w:ilvl="2">
      <w:start w:val="1"/>
      <w:numFmt w:val="decimalEnclosedCircle"/>
      <w:lvlText w:val="%3"/>
      <w:lvlJc w:val="left"/>
      <w:pPr>
        <w:ind w:left="2661" w:hanging="420"/>
      </w:pPr>
      <w:rPr>
        <w:rFonts w:hint="eastAsia"/>
      </w:rPr>
    </w:lvl>
    <w:lvl w:ilvl="3">
      <w:start w:val="1"/>
      <w:numFmt w:val="decimal"/>
      <w:lvlText w:val="%4."/>
      <w:lvlJc w:val="left"/>
      <w:pPr>
        <w:ind w:left="3081" w:hanging="420"/>
      </w:pPr>
      <w:rPr>
        <w:rFonts w:hint="eastAsia"/>
      </w:rPr>
    </w:lvl>
    <w:lvl w:ilvl="4">
      <w:start w:val="1"/>
      <w:numFmt w:val="aiueoFullWidth"/>
      <w:lvlText w:val="(%5)"/>
      <w:lvlJc w:val="left"/>
      <w:pPr>
        <w:ind w:left="3501" w:hanging="420"/>
      </w:pPr>
      <w:rPr>
        <w:rFonts w:hint="eastAsia"/>
      </w:rPr>
    </w:lvl>
    <w:lvl w:ilvl="5">
      <w:start w:val="1"/>
      <w:numFmt w:val="decimalEnclosedCircle"/>
      <w:lvlText w:val="%6"/>
      <w:lvlJc w:val="left"/>
      <w:pPr>
        <w:ind w:left="3921" w:hanging="420"/>
      </w:pPr>
      <w:rPr>
        <w:rFonts w:hint="eastAsia"/>
      </w:rPr>
    </w:lvl>
    <w:lvl w:ilvl="6">
      <w:start w:val="1"/>
      <w:numFmt w:val="decimal"/>
      <w:lvlText w:val="%7."/>
      <w:lvlJc w:val="left"/>
      <w:pPr>
        <w:ind w:left="4341" w:hanging="420"/>
      </w:pPr>
      <w:rPr>
        <w:rFonts w:hint="eastAsia"/>
      </w:rPr>
    </w:lvl>
    <w:lvl w:ilvl="7">
      <w:start w:val="1"/>
      <w:numFmt w:val="aiueoFullWidth"/>
      <w:lvlText w:val="(%8)"/>
      <w:lvlJc w:val="left"/>
      <w:pPr>
        <w:ind w:left="4761" w:hanging="420"/>
      </w:pPr>
      <w:rPr>
        <w:rFonts w:hint="eastAsia"/>
      </w:rPr>
    </w:lvl>
    <w:lvl w:ilvl="8">
      <w:start w:val="1"/>
      <w:numFmt w:val="decimalEnclosedCircle"/>
      <w:lvlText w:val="%9"/>
      <w:lvlJc w:val="left"/>
      <w:pPr>
        <w:ind w:left="5181" w:hanging="420"/>
      </w:pPr>
      <w:rPr>
        <w:rFonts w:hint="eastAsia"/>
      </w:rPr>
    </w:lvl>
  </w:abstractNum>
  <w:abstractNum w:abstractNumId="11" w15:restartNumberingAfterBreak="0">
    <w:nsid w:val="08D7603F"/>
    <w:multiLevelType w:val="multilevel"/>
    <w:tmpl w:val="6BBC70D2"/>
    <w:lvl w:ilvl="0">
      <w:start w:val="1"/>
      <w:numFmt w:val="decimal"/>
      <w:pStyle w:val="10"/>
      <w:lvlText w:val="%1."/>
      <w:lvlJc w:val="left"/>
      <w:pPr>
        <w:ind w:left="397" w:hanging="397"/>
      </w:pPr>
      <w:rPr>
        <w:rFonts w:hint="eastAsia"/>
        <w:b w:val="0"/>
        <w:i w:val="0"/>
        <w:snapToGrid w:val="0"/>
        <w:kern w:val="0"/>
        <w:sz w:val="18"/>
      </w:rPr>
    </w:lvl>
    <w:lvl w:ilvl="1">
      <w:start w:val="1"/>
      <w:numFmt w:val="aiueoFullWidth"/>
      <w:lvlText w:val="(%2)"/>
      <w:lvlJc w:val="left"/>
      <w:pPr>
        <w:ind w:left="2241" w:hanging="420"/>
      </w:pPr>
      <w:rPr>
        <w:rFonts w:hint="eastAsia"/>
      </w:rPr>
    </w:lvl>
    <w:lvl w:ilvl="2">
      <w:start w:val="1"/>
      <w:numFmt w:val="decimalEnclosedCircle"/>
      <w:lvlText w:val="%3"/>
      <w:lvlJc w:val="left"/>
      <w:pPr>
        <w:ind w:left="2661" w:hanging="420"/>
      </w:pPr>
      <w:rPr>
        <w:rFonts w:hint="eastAsia"/>
      </w:rPr>
    </w:lvl>
    <w:lvl w:ilvl="3">
      <w:start w:val="1"/>
      <w:numFmt w:val="decimal"/>
      <w:lvlText w:val="%4."/>
      <w:lvlJc w:val="left"/>
      <w:pPr>
        <w:ind w:left="3081" w:hanging="420"/>
      </w:pPr>
      <w:rPr>
        <w:rFonts w:hint="eastAsia"/>
      </w:rPr>
    </w:lvl>
    <w:lvl w:ilvl="4">
      <w:start w:val="1"/>
      <w:numFmt w:val="aiueoFullWidth"/>
      <w:lvlText w:val="(%5)"/>
      <w:lvlJc w:val="left"/>
      <w:pPr>
        <w:ind w:left="3501" w:hanging="420"/>
      </w:pPr>
      <w:rPr>
        <w:rFonts w:hint="eastAsia"/>
      </w:rPr>
    </w:lvl>
    <w:lvl w:ilvl="5">
      <w:start w:val="1"/>
      <w:numFmt w:val="decimalEnclosedCircle"/>
      <w:lvlText w:val="%6"/>
      <w:lvlJc w:val="left"/>
      <w:pPr>
        <w:ind w:left="3921" w:hanging="420"/>
      </w:pPr>
      <w:rPr>
        <w:rFonts w:hint="eastAsia"/>
      </w:rPr>
    </w:lvl>
    <w:lvl w:ilvl="6">
      <w:start w:val="1"/>
      <w:numFmt w:val="decimal"/>
      <w:lvlText w:val="%7."/>
      <w:lvlJc w:val="left"/>
      <w:pPr>
        <w:ind w:left="4341" w:hanging="420"/>
      </w:pPr>
      <w:rPr>
        <w:rFonts w:hint="eastAsia"/>
      </w:rPr>
    </w:lvl>
    <w:lvl w:ilvl="7">
      <w:start w:val="1"/>
      <w:numFmt w:val="aiueoFullWidth"/>
      <w:lvlText w:val="(%8)"/>
      <w:lvlJc w:val="left"/>
      <w:pPr>
        <w:ind w:left="4761" w:hanging="420"/>
      </w:pPr>
      <w:rPr>
        <w:rFonts w:hint="eastAsia"/>
      </w:rPr>
    </w:lvl>
    <w:lvl w:ilvl="8">
      <w:start w:val="1"/>
      <w:numFmt w:val="decimalEnclosedCircle"/>
      <w:lvlText w:val="%9"/>
      <w:lvlJc w:val="left"/>
      <w:pPr>
        <w:ind w:left="5181" w:hanging="420"/>
      </w:pPr>
      <w:rPr>
        <w:rFonts w:hint="eastAsia"/>
      </w:rPr>
    </w:lvl>
  </w:abstractNum>
  <w:abstractNum w:abstractNumId="12" w15:restartNumberingAfterBreak="0">
    <w:nsid w:val="0DD00DF2"/>
    <w:multiLevelType w:val="hybridMultilevel"/>
    <w:tmpl w:val="10C2211C"/>
    <w:lvl w:ilvl="0" w:tplc="A4AA88E4">
      <w:start w:val="1"/>
      <w:numFmt w:val="bullet"/>
      <w:pStyle w:val="a"/>
      <w:lvlText w:val="−"/>
      <w:lvlJc w:val="left"/>
      <w:pPr>
        <w:ind w:left="1821" w:hanging="420"/>
      </w:pPr>
      <w:rPr>
        <w:rFonts w:ascii="Times New Roman" w:hAnsi="Times New Roman" w:cs="Times New Roman" w:hint="default"/>
        <w:b w:val="0"/>
        <w:i w:val="0"/>
        <w:position w:val="2"/>
        <w:sz w:val="17"/>
      </w:rPr>
    </w:lvl>
    <w:lvl w:ilvl="1" w:tplc="0409000B" w:tentative="1">
      <w:start w:val="1"/>
      <w:numFmt w:val="bullet"/>
      <w:lvlText w:val=""/>
      <w:lvlJc w:val="left"/>
      <w:pPr>
        <w:ind w:left="2241" w:hanging="420"/>
      </w:pPr>
      <w:rPr>
        <w:rFonts w:ascii="Wingdings" w:hAnsi="Wingdings" w:hint="default"/>
      </w:rPr>
    </w:lvl>
    <w:lvl w:ilvl="2" w:tplc="0409000D" w:tentative="1">
      <w:start w:val="1"/>
      <w:numFmt w:val="bullet"/>
      <w:lvlText w:val=""/>
      <w:lvlJc w:val="left"/>
      <w:pPr>
        <w:ind w:left="2661" w:hanging="420"/>
      </w:pPr>
      <w:rPr>
        <w:rFonts w:ascii="Wingdings" w:hAnsi="Wingdings" w:hint="default"/>
      </w:rPr>
    </w:lvl>
    <w:lvl w:ilvl="3" w:tplc="04090001" w:tentative="1">
      <w:start w:val="1"/>
      <w:numFmt w:val="bullet"/>
      <w:lvlText w:val=""/>
      <w:lvlJc w:val="left"/>
      <w:pPr>
        <w:ind w:left="3081" w:hanging="420"/>
      </w:pPr>
      <w:rPr>
        <w:rFonts w:ascii="Wingdings" w:hAnsi="Wingdings" w:hint="default"/>
      </w:rPr>
    </w:lvl>
    <w:lvl w:ilvl="4" w:tplc="0409000B" w:tentative="1">
      <w:start w:val="1"/>
      <w:numFmt w:val="bullet"/>
      <w:lvlText w:val=""/>
      <w:lvlJc w:val="left"/>
      <w:pPr>
        <w:ind w:left="3501" w:hanging="420"/>
      </w:pPr>
      <w:rPr>
        <w:rFonts w:ascii="Wingdings" w:hAnsi="Wingdings" w:hint="default"/>
      </w:rPr>
    </w:lvl>
    <w:lvl w:ilvl="5" w:tplc="0409000D" w:tentative="1">
      <w:start w:val="1"/>
      <w:numFmt w:val="bullet"/>
      <w:lvlText w:val=""/>
      <w:lvlJc w:val="left"/>
      <w:pPr>
        <w:ind w:left="3921" w:hanging="420"/>
      </w:pPr>
      <w:rPr>
        <w:rFonts w:ascii="Wingdings" w:hAnsi="Wingdings" w:hint="default"/>
      </w:rPr>
    </w:lvl>
    <w:lvl w:ilvl="6" w:tplc="04090001" w:tentative="1">
      <w:start w:val="1"/>
      <w:numFmt w:val="bullet"/>
      <w:lvlText w:val=""/>
      <w:lvlJc w:val="left"/>
      <w:pPr>
        <w:ind w:left="4341" w:hanging="420"/>
      </w:pPr>
      <w:rPr>
        <w:rFonts w:ascii="Wingdings" w:hAnsi="Wingdings" w:hint="default"/>
      </w:rPr>
    </w:lvl>
    <w:lvl w:ilvl="7" w:tplc="0409000B" w:tentative="1">
      <w:start w:val="1"/>
      <w:numFmt w:val="bullet"/>
      <w:lvlText w:val=""/>
      <w:lvlJc w:val="left"/>
      <w:pPr>
        <w:ind w:left="4761" w:hanging="420"/>
      </w:pPr>
      <w:rPr>
        <w:rFonts w:ascii="Wingdings" w:hAnsi="Wingdings" w:hint="default"/>
      </w:rPr>
    </w:lvl>
    <w:lvl w:ilvl="8" w:tplc="0409000D" w:tentative="1">
      <w:start w:val="1"/>
      <w:numFmt w:val="bullet"/>
      <w:lvlText w:val=""/>
      <w:lvlJc w:val="left"/>
      <w:pPr>
        <w:ind w:left="5181" w:hanging="420"/>
      </w:pPr>
      <w:rPr>
        <w:rFonts w:ascii="Wingdings" w:hAnsi="Wingdings" w:hint="default"/>
      </w:rPr>
    </w:lvl>
  </w:abstractNum>
  <w:abstractNum w:abstractNumId="13" w15:restartNumberingAfterBreak="0">
    <w:nsid w:val="15AB05C4"/>
    <w:multiLevelType w:val="multilevel"/>
    <w:tmpl w:val="DC38D4BA"/>
    <w:lvl w:ilvl="0">
      <w:start w:val="1"/>
      <w:numFmt w:val="decimal"/>
      <w:pStyle w:val="11"/>
      <w:lvlText w:val="Note %1."/>
      <w:lvlJc w:val="left"/>
      <w:pPr>
        <w:tabs>
          <w:tab w:val="num" w:pos="737"/>
        </w:tabs>
        <w:ind w:left="737" w:hanging="737"/>
      </w:pPr>
      <w:rPr>
        <w:rFonts w:ascii="Arial" w:hAnsi="Arial" w:hint="default"/>
      </w:rPr>
    </w:lvl>
    <w:lvl w:ilvl="1">
      <w:start w:val="1"/>
      <w:numFmt w:val="aiueoFullWidth"/>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4" w15:restartNumberingAfterBreak="0">
    <w:nsid w:val="20396AA9"/>
    <w:multiLevelType w:val="multilevel"/>
    <w:tmpl w:val="B8DA12BC"/>
    <w:lvl w:ilvl="0">
      <w:start w:val="1"/>
      <w:numFmt w:val="decimal"/>
      <w:pStyle w:val="12"/>
      <w:lvlText w:val="Note %1."/>
      <w:lvlJc w:val="left"/>
      <w:pPr>
        <w:tabs>
          <w:tab w:val="num" w:pos="737"/>
        </w:tabs>
        <w:ind w:left="737" w:hanging="737"/>
      </w:pPr>
      <w:rPr>
        <w:rFonts w:ascii="Arial" w:hAnsi="Arial" w:hint="default"/>
      </w:rPr>
    </w:lvl>
    <w:lvl w:ilvl="1">
      <w:start w:val="1"/>
      <w:numFmt w:val="aiueoFullWidth"/>
      <w:lvlText w:val="(%2)"/>
      <w:lvlJc w:val="left"/>
      <w:pPr>
        <w:ind w:left="2241" w:hanging="420"/>
      </w:pPr>
      <w:rPr>
        <w:rFonts w:hint="eastAsia"/>
      </w:rPr>
    </w:lvl>
    <w:lvl w:ilvl="2">
      <w:start w:val="1"/>
      <w:numFmt w:val="decimalEnclosedCircle"/>
      <w:lvlText w:val="%3"/>
      <w:lvlJc w:val="left"/>
      <w:pPr>
        <w:ind w:left="2661" w:hanging="420"/>
      </w:pPr>
      <w:rPr>
        <w:rFonts w:hint="eastAsia"/>
      </w:rPr>
    </w:lvl>
    <w:lvl w:ilvl="3">
      <w:start w:val="1"/>
      <w:numFmt w:val="decimal"/>
      <w:lvlText w:val="%4."/>
      <w:lvlJc w:val="left"/>
      <w:pPr>
        <w:ind w:left="3081" w:hanging="420"/>
      </w:pPr>
      <w:rPr>
        <w:rFonts w:hint="eastAsia"/>
      </w:rPr>
    </w:lvl>
    <w:lvl w:ilvl="4">
      <w:start w:val="1"/>
      <w:numFmt w:val="aiueoFullWidth"/>
      <w:lvlText w:val="(%5)"/>
      <w:lvlJc w:val="left"/>
      <w:pPr>
        <w:ind w:left="3501" w:hanging="420"/>
      </w:pPr>
      <w:rPr>
        <w:rFonts w:hint="eastAsia"/>
      </w:rPr>
    </w:lvl>
    <w:lvl w:ilvl="5">
      <w:start w:val="1"/>
      <w:numFmt w:val="decimalEnclosedCircle"/>
      <w:lvlText w:val="%6"/>
      <w:lvlJc w:val="left"/>
      <w:pPr>
        <w:ind w:left="3921" w:hanging="420"/>
      </w:pPr>
      <w:rPr>
        <w:rFonts w:hint="eastAsia"/>
      </w:rPr>
    </w:lvl>
    <w:lvl w:ilvl="6">
      <w:start w:val="1"/>
      <w:numFmt w:val="decimal"/>
      <w:lvlText w:val="%7."/>
      <w:lvlJc w:val="left"/>
      <w:pPr>
        <w:ind w:left="4341" w:hanging="420"/>
      </w:pPr>
      <w:rPr>
        <w:rFonts w:hint="eastAsia"/>
      </w:rPr>
    </w:lvl>
    <w:lvl w:ilvl="7">
      <w:start w:val="1"/>
      <w:numFmt w:val="aiueoFullWidth"/>
      <w:lvlText w:val="(%8)"/>
      <w:lvlJc w:val="left"/>
      <w:pPr>
        <w:ind w:left="4761" w:hanging="420"/>
      </w:pPr>
      <w:rPr>
        <w:rFonts w:hint="eastAsia"/>
      </w:rPr>
    </w:lvl>
    <w:lvl w:ilvl="8">
      <w:start w:val="1"/>
      <w:numFmt w:val="decimalEnclosedCircle"/>
      <w:lvlText w:val="%9"/>
      <w:lvlJc w:val="left"/>
      <w:pPr>
        <w:ind w:left="5181" w:hanging="420"/>
      </w:pPr>
      <w:rPr>
        <w:rFonts w:hint="eastAsia"/>
      </w:rPr>
    </w:lvl>
  </w:abstractNum>
  <w:abstractNum w:abstractNumId="15" w15:restartNumberingAfterBreak="0">
    <w:nsid w:val="2C853496"/>
    <w:multiLevelType w:val="multilevel"/>
    <w:tmpl w:val="D4043074"/>
    <w:lvl w:ilvl="0">
      <w:start w:val="1"/>
      <w:numFmt w:val="decimal"/>
      <w:pStyle w:val="13"/>
      <w:lvlText w:val="(%1)"/>
      <w:lvlJc w:val="left"/>
      <w:pPr>
        <w:tabs>
          <w:tab w:val="num" w:pos="454"/>
        </w:tabs>
        <w:ind w:left="454" w:hanging="454"/>
      </w:pPr>
      <w:rPr>
        <w:rFonts w:ascii="Times New Roman" w:eastAsia="MS Mincho" w:hAnsi="Times New Roman" w:hint="default"/>
        <w:b w:val="0"/>
        <w:i w:val="0"/>
        <w:snapToGrid w:val="0"/>
        <w:kern w:val="0"/>
        <w:sz w:val="20"/>
      </w:rPr>
    </w:lvl>
    <w:lvl w:ilvl="1">
      <w:start w:val="1"/>
      <w:numFmt w:val="aiueoFullWidth"/>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6" w15:restartNumberingAfterBreak="0">
    <w:nsid w:val="33713A1F"/>
    <w:multiLevelType w:val="multilevel"/>
    <w:tmpl w:val="12BE89EE"/>
    <w:lvl w:ilvl="0">
      <w:start w:val="1"/>
      <w:numFmt w:val="decimal"/>
      <w:pStyle w:val="14"/>
      <w:lvlText w:val="%1."/>
      <w:lvlJc w:val="left"/>
      <w:pPr>
        <w:tabs>
          <w:tab w:val="num" w:pos="454"/>
        </w:tabs>
        <w:ind w:left="454" w:hanging="284"/>
      </w:pPr>
      <w:rPr>
        <w:rFonts w:hint="eastAsia"/>
      </w:rPr>
    </w:lvl>
    <w:lvl w:ilvl="1">
      <w:start w:val="1"/>
      <w:numFmt w:val="aiueoFullWidth"/>
      <w:lvlText w:val="(%2)"/>
      <w:lvlJc w:val="left"/>
      <w:pPr>
        <w:ind w:left="2439" w:hanging="420"/>
      </w:pPr>
      <w:rPr>
        <w:rFonts w:hint="eastAsia"/>
      </w:rPr>
    </w:lvl>
    <w:lvl w:ilvl="2">
      <w:start w:val="1"/>
      <w:numFmt w:val="decimalEnclosedCircle"/>
      <w:lvlText w:val="%3"/>
      <w:lvlJc w:val="left"/>
      <w:pPr>
        <w:ind w:left="2859" w:hanging="420"/>
      </w:pPr>
      <w:rPr>
        <w:rFonts w:hint="eastAsia"/>
      </w:rPr>
    </w:lvl>
    <w:lvl w:ilvl="3">
      <w:start w:val="1"/>
      <w:numFmt w:val="decimal"/>
      <w:lvlText w:val="%4."/>
      <w:lvlJc w:val="left"/>
      <w:pPr>
        <w:ind w:left="3279" w:hanging="420"/>
      </w:pPr>
      <w:rPr>
        <w:rFonts w:hint="eastAsia"/>
      </w:rPr>
    </w:lvl>
    <w:lvl w:ilvl="4">
      <w:start w:val="1"/>
      <w:numFmt w:val="aiueoFullWidth"/>
      <w:lvlText w:val="(%5)"/>
      <w:lvlJc w:val="left"/>
      <w:pPr>
        <w:ind w:left="3699" w:hanging="420"/>
      </w:pPr>
      <w:rPr>
        <w:rFonts w:hint="eastAsia"/>
      </w:rPr>
    </w:lvl>
    <w:lvl w:ilvl="5">
      <w:start w:val="1"/>
      <w:numFmt w:val="decimalEnclosedCircle"/>
      <w:lvlText w:val="%6"/>
      <w:lvlJc w:val="left"/>
      <w:pPr>
        <w:ind w:left="4119" w:hanging="420"/>
      </w:pPr>
      <w:rPr>
        <w:rFonts w:hint="eastAsia"/>
      </w:rPr>
    </w:lvl>
    <w:lvl w:ilvl="6">
      <w:start w:val="1"/>
      <w:numFmt w:val="decimal"/>
      <w:lvlText w:val="%7."/>
      <w:lvlJc w:val="left"/>
      <w:pPr>
        <w:ind w:left="4539" w:hanging="420"/>
      </w:pPr>
      <w:rPr>
        <w:rFonts w:hint="eastAsia"/>
      </w:rPr>
    </w:lvl>
    <w:lvl w:ilvl="7">
      <w:start w:val="1"/>
      <w:numFmt w:val="aiueoFullWidth"/>
      <w:lvlText w:val="(%8)"/>
      <w:lvlJc w:val="left"/>
      <w:pPr>
        <w:ind w:left="4959" w:hanging="420"/>
      </w:pPr>
      <w:rPr>
        <w:rFonts w:hint="eastAsia"/>
      </w:rPr>
    </w:lvl>
    <w:lvl w:ilvl="8">
      <w:start w:val="1"/>
      <w:numFmt w:val="decimalEnclosedCircle"/>
      <w:lvlText w:val="%9"/>
      <w:lvlJc w:val="left"/>
      <w:pPr>
        <w:ind w:left="5379" w:hanging="420"/>
      </w:pPr>
      <w:rPr>
        <w:rFonts w:hint="eastAsia"/>
      </w:rPr>
    </w:lvl>
  </w:abstractNum>
  <w:abstractNum w:abstractNumId="17" w15:restartNumberingAfterBreak="0">
    <w:nsid w:val="33CF5281"/>
    <w:multiLevelType w:val="hybridMultilevel"/>
    <w:tmpl w:val="9EB0446E"/>
    <w:lvl w:ilvl="0" w:tplc="05C22E7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4FF6656"/>
    <w:multiLevelType w:val="multilevel"/>
    <w:tmpl w:val="BF4A0FC8"/>
    <w:lvl w:ilvl="0">
      <w:start w:val="1"/>
      <w:numFmt w:val="decimal"/>
      <w:pStyle w:val="15"/>
      <w:lvlText w:val="Note %1."/>
      <w:lvlJc w:val="left"/>
      <w:pPr>
        <w:tabs>
          <w:tab w:val="num" w:pos="851"/>
        </w:tabs>
        <w:ind w:left="851" w:hanging="851"/>
      </w:pPr>
      <w:rPr>
        <w:rFonts w:hint="eastAsia"/>
        <w:b/>
        <w:i w:val="0"/>
      </w:rPr>
    </w:lvl>
    <w:lvl w:ilvl="1">
      <w:start w:val="1"/>
      <w:numFmt w:val="aiueoFullWidth"/>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19" w15:restartNumberingAfterBreak="0">
    <w:nsid w:val="3E755677"/>
    <w:multiLevelType w:val="multilevel"/>
    <w:tmpl w:val="9C7CB124"/>
    <w:lvl w:ilvl="0">
      <w:start w:val="1"/>
      <w:numFmt w:val="decimal"/>
      <w:pStyle w:val="16"/>
      <w:lvlText w:val="%1."/>
      <w:lvlJc w:val="left"/>
      <w:pPr>
        <w:ind w:left="284" w:hanging="284"/>
      </w:pPr>
      <w:rPr>
        <w:rFonts w:hint="eastAsia"/>
      </w:rPr>
    </w:lvl>
    <w:lvl w:ilvl="1">
      <w:start w:val="1"/>
      <w:numFmt w:val="aiueoFullWidth"/>
      <w:lvlText w:val="(%2)"/>
      <w:lvlJc w:val="left"/>
      <w:pPr>
        <w:ind w:left="840" w:hanging="420"/>
      </w:pPr>
      <w:rPr>
        <w:rFonts w:hint="eastAsia"/>
      </w:rPr>
    </w:lvl>
    <w:lvl w:ilvl="2">
      <w:start w:val="1"/>
      <w:numFmt w:val="decimalEnclosedCircle"/>
      <w:lvlText w:val="%3"/>
      <w:lvlJc w:val="left"/>
      <w:pPr>
        <w:ind w:left="1260" w:hanging="420"/>
      </w:pPr>
      <w:rPr>
        <w:rFonts w:hint="eastAsia"/>
      </w:rPr>
    </w:lvl>
    <w:lvl w:ilvl="3">
      <w:start w:val="1"/>
      <w:numFmt w:val="decimal"/>
      <w:lvlText w:val="%4."/>
      <w:lvlJc w:val="left"/>
      <w:pPr>
        <w:ind w:left="1680" w:hanging="420"/>
      </w:pPr>
      <w:rPr>
        <w:rFonts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20" w15:restartNumberingAfterBreak="0">
    <w:nsid w:val="56E37AE7"/>
    <w:multiLevelType w:val="multilevel"/>
    <w:tmpl w:val="C42C4F4E"/>
    <w:lvl w:ilvl="0">
      <w:start w:val="12"/>
      <w:numFmt w:val="decimal"/>
      <w:pStyle w:val="Heading1"/>
      <w:lvlText w:val="Section %1"/>
      <w:lvlJc w:val="left"/>
      <w:pPr>
        <w:ind w:left="1985" w:hanging="1985"/>
      </w:pPr>
      <w:rPr>
        <w:rFonts w:ascii="Arial" w:hAnsi="Arial" w:hint="default"/>
        <w:lang w:val="en-US"/>
      </w:rPr>
    </w:lvl>
    <w:lvl w:ilvl="1">
      <w:start w:val="1"/>
      <w:numFmt w:val="decimal"/>
      <w:pStyle w:val="Heading2"/>
      <w:lvlText w:val="%1.%2"/>
      <w:lvlJc w:val="left"/>
      <w:pPr>
        <w:tabs>
          <w:tab w:val="num" w:pos="856"/>
        </w:tabs>
        <w:ind w:left="856" w:hanging="856"/>
      </w:pPr>
      <w:rPr>
        <w:rFonts w:hint="eastAsia"/>
      </w:rPr>
    </w:lvl>
    <w:lvl w:ilvl="2">
      <w:start w:val="1"/>
      <w:numFmt w:val="decimal"/>
      <w:pStyle w:val="Heading3"/>
      <w:lvlText w:val="%1.%2.%3"/>
      <w:lvlJc w:val="left"/>
      <w:pPr>
        <w:tabs>
          <w:tab w:val="num" w:pos="1021"/>
        </w:tabs>
        <w:ind w:left="1021" w:hanging="1021"/>
      </w:pPr>
      <w:rPr>
        <w:rFonts w:hint="eastAsia"/>
      </w:rPr>
    </w:lvl>
    <w:lvl w:ilvl="3">
      <w:start w:val="1"/>
      <w:numFmt w:val="decimal"/>
      <w:pStyle w:val="Heading4"/>
      <w:lvlText w:val="%1.%2.%3.%4"/>
      <w:lvlJc w:val="left"/>
      <w:pPr>
        <w:ind w:left="1134" w:hanging="1134"/>
      </w:pPr>
      <w:rPr>
        <w:rFonts w:hint="eastAsia"/>
      </w:rPr>
    </w:lvl>
    <w:lvl w:ilvl="4">
      <w:start w:val="1"/>
      <w:numFmt w:val="decimal"/>
      <w:pStyle w:val="Heading5"/>
      <w:lvlText w:val="(%5)"/>
      <w:lvlJc w:val="left"/>
      <w:pPr>
        <w:ind w:left="397" w:hanging="397"/>
      </w:pPr>
      <w:rPr>
        <w:rFonts w:hint="eastAsia"/>
      </w:rPr>
    </w:lvl>
    <w:lvl w:ilvl="5">
      <w:start w:val="1"/>
      <w:numFmt w:val="lowerLetter"/>
      <w:pStyle w:val="Heading6"/>
      <w:lvlText w:val="(%6)"/>
      <w:lvlJc w:val="left"/>
      <w:pPr>
        <w:ind w:left="397" w:hanging="397"/>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A5651FB"/>
    <w:multiLevelType w:val="hybridMultilevel"/>
    <w:tmpl w:val="2E6436F8"/>
    <w:lvl w:ilvl="0" w:tplc="DE563AD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5CB67358"/>
    <w:multiLevelType w:val="hybridMultilevel"/>
    <w:tmpl w:val="6FBE629A"/>
    <w:lvl w:ilvl="0" w:tplc="1CDEDC3E">
      <w:start w:val="1"/>
      <w:numFmt w:val="decimal"/>
      <w:lvlText w:val="Note %1."/>
      <w:lvlJc w:val="left"/>
      <w:pPr>
        <w:ind w:left="8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21D4369"/>
    <w:multiLevelType w:val="hybridMultilevel"/>
    <w:tmpl w:val="1652AD58"/>
    <w:lvl w:ilvl="0" w:tplc="B2283AF2">
      <w:start w:val="1"/>
      <w:numFmt w:val="bullet"/>
      <w:pStyle w:val="a0"/>
      <w:lvlText w:val="─"/>
      <w:lvlJc w:val="left"/>
      <w:pPr>
        <w:ind w:left="420" w:hanging="420"/>
      </w:pPr>
      <w:rPr>
        <w:rFonts w:ascii="Times New Roman" w:hAnsi="Times New Roman" w:cs="Times New Roman" w:hint="default"/>
        <w:b w:val="0"/>
        <w:i w:val="0"/>
        <w:position w:val="2"/>
        <w:sz w:val="17"/>
      </w:rPr>
    </w:lvl>
    <w:lvl w:ilvl="1" w:tplc="0409000B" w:tentative="1">
      <w:start w:val="1"/>
      <w:numFmt w:val="bullet"/>
      <w:lvlText w:val=""/>
      <w:lvlJc w:val="left"/>
      <w:pPr>
        <w:ind w:left="2241" w:hanging="420"/>
      </w:pPr>
      <w:rPr>
        <w:rFonts w:ascii="Wingdings" w:hAnsi="Wingdings" w:hint="default"/>
      </w:rPr>
    </w:lvl>
    <w:lvl w:ilvl="2" w:tplc="0409000D" w:tentative="1">
      <w:start w:val="1"/>
      <w:numFmt w:val="bullet"/>
      <w:lvlText w:val=""/>
      <w:lvlJc w:val="left"/>
      <w:pPr>
        <w:ind w:left="2661" w:hanging="420"/>
      </w:pPr>
      <w:rPr>
        <w:rFonts w:ascii="Wingdings" w:hAnsi="Wingdings" w:hint="default"/>
      </w:rPr>
    </w:lvl>
    <w:lvl w:ilvl="3" w:tplc="04090001" w:tentative="1">
      <w:start w:val="1"/>
      <w:numFmt w:val="bullet"/>
      <w:lvlText w:val=""/>
      <w:lvlJc w:val="left"/>
      <w:pPr>
        <w:ind w:left="3081" w:hanging="420"/>
      </w:pPr>
      <w:rPr>
        <w:rFonts w:ascii="Wingdings" w:hAnsi="Wingdings" w:hint="default"/>
      </w:rPr>
    </w:lvl>
    <w:lvl w:ilvl="4" w:tplc="0409000B" w:tentative="1">
      <w:start w:val="1"/>
      <w:numFmt w:val="bullet"/>
      <w:lvlText w:val=""/>
      <w:lvlJc w:val="left"/>
      <w:pPr>
        <w:ind w:left="3501" w:hanging="420"/>
      </w:pPr>
      <w:rPr>
        <w:rFonts w:ascii="Wingdings" w:hAnsi="Wingdings" w:hint="default"/>
      </w:rPr>
    </w:lvl>
    <w:lvl w:ilvl="5" w:tplc="0409000D" w:tentative="1">
      <w:start w:val="1"/>
      <w:numFmt w:val="bullet"/>
      <w:lvlText w:val=""/>
      <w:lvlJc w:val="left"/>
      <w:pPr>
        <w:ind w:left="3921" w:hanging="420"/>
      </w:pPr>
      <w:rPr>
        <w:rFonts w:ascii="Wingdings" w:hAnsi="Wingdings" w:hint="default"/>
      </w:rPr>
    </w:lvl>
    <w:lvl w:ilvl="6" w:tplc="04090001" w:tentative="1">
      <w:start w:val="1"/>
      <w:numFmt w:val="bullet"/>
      <w:lvlText w:val=""/>
      <w:lvlJc w:val="left"/>
      <w:pPr>
        <w:ind w:left="4341" w:hanging="420"/>
      </w:pPr>
      <w:rPr>
        <w:rFonts w:ascii="Wingdings" w:hAnsi="Wingdings" w:hint="default"/>
      </w:rPr>
    </w:lvl>
    <w:lvl w:ilvl="7" w:tplc="0409000B" w:tentative="1">
      <w:start w:val="1"/>
      <w:numFmt w:val="bullet"/>
      <w:lvlText w:val=""/>
      <w:lvlJc w:val="left"/>
      <w:pPr>
        <w:ind w:left="4761" w:hanging="420"/>
      </w:pPr>
      <w:rPr>
        <w:rFonts w:ascii="Wingdings" w:hAnsi="Wingdings" w:hint="default"/>
      </w:rPr>
    </w:lvl>
    <w:lvl w:ilvl="8" w:tplc="0409000D" w:tentative="1">
      <w:start w:val="1"/>
      <w:numFmt w:val="bullet"/>
      <w:lvlText w:val=""/>
      <w:lvlJc w:val="left"/>
      <w:pPr>
        <w:ind w:left="5181" w:hanging="420"/>
      </w:pPr>
      <w:rPr>
        <w:rFonts w:ascii="Wingdings" w:hAnsi="Wingdings" w:hint="default"/>
      </w:rPr>
    </w:lvl>
  </w:abstractNum>
  <w:abstractNum w:abstractNumId="24" w15:restartNumberingAfterBreak="0">
    <w:nsid w:val="67381137"/>
    <w:multiLevelType w:val="hybridMultilevel"/>
    <w:tmpl w:val="B2A4DC92"/>
    <w:lvl w:ilvl="0" w:tplc="740EC84E">
      <w:start w:val="1"/>
      <w:numFmt w:val="bullet"/>
      <w:pStyle w:val="a1"/>
      <w:lvlText w:val="●"/>
      <w:lvlJc w:val="left"/>
      <w:pPr>
        <w:ind w:left="1821" w:hanging="420"/>
      </w:pPr>
      <w:rPr>
        <w:rFonts w:ascii="Times New Roman" w:hAnsi="Times New Roman" w:cs="Times New Roman" w:hint="default"/>
        <w:b w:val="0"/>
        <w:i w:val="0"/>
        <w:position w:val="2"/>
        <w:sz w:val="17"/>
      </w:rPr>
    </w:lvl>
    <w:lvl w:ilvl="1" w:tplc="0409000B" w:tentative="1">
      <w:start w:val="1"/>
      <w:numFmt w:val="bullet"/>
      <w:lvlText w:val=""/>
      <w:lvlJc w:val="left"/>
      <w:pPr>
        <w:ind w:left="2241" w:hanging="420"/>
      </w:pPr>
      <w:rPr>
        <w:rFonts w:ascii="Wingdings" w:hAnsi="Wingdings" w:hint="default"/>
      </w:rPr>
    </w:lvl>
    <w:lvl w:ilvl="2" w:tplc="0409000D" w:tentative="1">
      <w:start w:val="1"/>
      <w:numFmt w:val="bullet"/>
      <w:lvlText w:val=""/>
      <w:lvlJc w:val="left"/>
      <w:pPr>
        <w:ind w:left="2661" w:hanging="420"/>
      </w:pPr>
      <w:rPr>
        <w:rFonts w:ascii="Wingdings" w:hAnsi="Wingdings" w:hint="default"/>
      </w:rPr>
    </w:lvl>
    <w:lvl w:ilvl="3" w:tplc="04090001" w:tentative="1">
      <w:start w:val="1"/>
      <w:numFmt w:val="bullet"/>
      <w:lvlText w:val=""/>
      <w:lvlJc w:val="left"/>
      <w:pPr>
        <w:ind w:left="3081" w:hanging="420"/>
      </w:pPr>
      <w:rPr>
        <w:rFonts w:ascii="Wingdings" w:hAnsi="Wingdings" w:hint="default"/>
      </w:rPr>
    </w:lvl>
    <w:lvl w:ilvl="4" w:tplc="0409000B" w:tentative="1">
      <w:start w:val="1"/>
      <w:numFmt w:val="bullet"/>
      <w:lvlText w:val=""/>
      <w:lvlJc w:val="left"/>
      <w:pPr>
        <w:ind w:left="3501" w:hanging="420"/>
      </w:pPr>
      <w:rPr>
        <w:rFonts w:ascii="Wingdings" w:hAnsi="Wingdings" w:hint="default"/>
      </w:rPr>
    </w:lvl>
    <w:lvl w:ilvl="5" w:tplc="0409000D" w:tentative="1">
      <w:start w:val="1"/>
      <w:numFmt w:val="bullet"/>
      <w:lvlText w:val=""/>
      <w:lvlJc w:val="left"/>
      <w:pPr>
        <w:ind w:left="3921" w:hanging="420"/>
      </w:pPr>
      <w:rPr>
        <w:rFonts w:ascii="Wingdings" w:hAnsi="Wingdings" w:hint="default"/>
      </w:rPr>
    </w:lvl>
    <w:lvl w:ilvl="6" w:tplc="04090001" w:tentative="1">
      <w:start w:val="1"/>
      <w:numFmt w:val="bullet"/>
      <w:lvlText w:val=""/>
      <w:lvlJc w:val="left"/>
      <w:pPr>
        <w:ind w:left="4341" w:hanging="420"/>
      </w:pPr>
      <w:rPr>
        <w:rFonts w:ascii="Wingdings" w:hAnsi="Wingdings" w:hint="default"/>
      </w:rPr>
    </w:lvl>
    <w:lvl w:ilvl="7" w:tplc="0409000B" w:tentative="1">
      <w:start w:val="1"/>
      <w:numFmt w:val="bullet"/>
      <w:lvlText w:val=""/>
      <w:lvlJc w:val="left"/>
      <w:pPr>
        <w:ind w:left="4761" w:hanging="420"/>
      </w:pPr>
      <w:rPr>
        <w:rFonts w:ascii="Wingdings" w:hAnsi="Wingdings" w:hint="default"/>
      </w:rPr>
    </w:lvl>
    <w:lvl w:ilvl="8" w:tplc="0409000D" w:tentative="1">
      <w:start w:val="1"/>
      <w:numFmt w:val="bullet"/>
      <w:lvlText w:val=""/>
      <w:lvlJc w:val="left"/>
      <w:pPr>
        <w:ind w:left="5181" w:hanging="420"/>
      </w:pPr>
      <w:rPr>
        <w:rFonts w:ascii="Wingdings" w:hAnsi="Wingdings" w:hint="default"/>
      </w:rPr>
    </w:lvl>
  </w:abstractNum>
  <w:num w:numId="1">
    <w:abstractNumId w:val="23"/>
  </w:num>
  <w:num w:numId="2">
    <w:abstractNumId w:val="24"/>
  </w:num>
  <w:num w:numId="3">
    <w:abstractNumId w:val="12"/>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8"/>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2"/>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4"/>
  </w:num>
  <w:num w:numId="32">
    <w:abstractNumId w:val="11"/>
  </w:num>
  <w:num w:numId="33">
    <w:abstractNumId w:val="14"/>
    <w:lvlOverride w:ilvl="0">
      <w:startOverride w:val="1"/>
    </w:lvlOverride>
  </w:num>
  <w:num w:numId="34">
    <w:abstractNumId w:val="15"/>
  </w:num>
  <w:num w:numId="35">
    <w:abstractNumId w:val="11"/>
    <w:lvlOverride w:ilvl="0">
      <w:startOverride w:val="1"/>
    </w:lvlOverride>
  </w:num>
  <w:num w:numId="36">
    <w:abstractNumId w:val="19"/>
  </w:num>
  <w:num w:numId="37">
    <w:abstractNumId w:val="19"/>
    <w:lvlOverride w:ilvl="0">
      <w:startOverride w:val="1"/>
    </w:lvlOverride>
  </w:num>
  <w:num w:numId="38">
    <w:abstractNumId w:val="17"/>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at Truong">
    <w15:presenceInfo w15:providerId="None" w15:userId="Nhat Tru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hideGrammaticalError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851"/>
  <w:drawingGridHorizontalSpacing w:val="142"/>
  <w:drawingGridVerticalSpacing w:val="165"/>
  <w:displayHorizontalDrawingGridEvery w:val="0"/>
  <w:displayVerticalDrawingGridEvery w:val="2"/>
  <w:characterSpacingControl w:val="doNotCompress"/>
  <w:noLineBreaksAfter w:lang="ja-JP" w:val="$([\{£¥‘“〈《「『【〔＄（［｛｢￡￥"/>
  <w:noLineBreaksBefore w:lang="ja-JP" w:val="!%),.:;?]}¢°’”‰′″℃、。々〉》」』】〕゛゜ゝゞ・ーヽヾ！％），．：；？］｝｡｣､･ﾞﾟ￠"/>
  <w:hdrShapeDefaults>
    <o:shapedefaults v:ext="edit" spidmax="4097" style="mso-position-horizontal:left;mso-position-horizontal-relative:page;mso-position-vertical:top;mso-position-vertical-relative:page" fill="f" fillcolor="white" stroke="f">
      <v:fill color="white" on="f"/>
      <v:stroke on="f"/>
      <v:textbox inset="5.85pt,.7pt,5.85pt,.7pt"/>
    </o:shapedefaults>
  </w:hdrShapeDefaults>
  <w:footnotePr>
    <w:footnote w:id="-1"/>
    <w:footnote w:id="0"/>
  </w:footnotePr>
  <w:endnotePr>
    <w:endnote w:id="-1"/>
    <w:endnote w:id="0"/>
  </w:endnotePr>
  <w:compat>
    <w:balanceSingleByteDoubleByteWidth/>
    <w:doNotLeaveBackslashAlon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521"/>
    <w:rsid w:val="00000E6C"/>
    <w:rsid w:val="000010DE"/>
    <w:rsid w:val="00001A5A"/>
    <w:rsid w:val="00001B23"/>
    <w:rsid w:val="00001F3E"/>
    <w:rsid w:val="00003A6F"/>
    <w:rsid w:val="00005733"/>
    <w:rsid w:val="0000695F"/>
    <w:rsid w:val="000168AF"/>
    <w:rsid w:val="00026E9A"/>
    <w:rsid w:val="00027E8E"/>
    <w:rsid w:val="00030034"/>
    <w:rsid w:val="00030B3A"/>
    <w:rsid w:val="000337E3"/>
    <w:rsid w:val="00034824"/>
    <w:rsid w:val="00035659"/>
    <w:rsid w:val="00035D0F"/>
    <w:rsid w:val="00036412"/>
    <w:rsid w:val="000373D8"/>
    <w:rsid w:val="000377ED"/>
    <w:rsid w:val="00043C89"/>
    <w:rsid w:val="000440FA"/>
    <w:rsid w:val="00045252"/>
    <w:rsid w:val="000465DD"/>
    <w:rsid w:val="0005488E"/>
    <w:rsid w:val="00055581"/>
    <w:rsid w:val="00055592"/>
    <w:rsid w:val="000566D1"/>
    <w:rsid w:val="00057AA8"/>
    <w:rsid w:val="00060732"/>
    <w:rsid w:val="00061D4C"/>
    <w:rsid w:val="000649DE"/>
    <w:rsid w:val="00067494"/>
    <w:rsid w:val="00067DFC"/>
    <w:rsid w:val="000702D9"/>
    <w:rsid w:val="00072CCB"/>
    <w:rsid w:val="00073A8D"/>
    <w:rsid w:val="00074DC1"/>
    <w:rsid w:val="00074F6E"/>
    <w:rsid w:val="0008221A"/>
    <w:rsid w:val="00083F26"/>
    <w:rsid w:val="0008440F"/>
    <w:rsid w:val="00090902"/>
    <w:rsid w:val="0009117E"/>
    <w:rsid w:val="00094519"/>
    <w:rsid w:val="00094EB9"/>
    <w:rsid w:val="000A173F"/>
    <w:rsid w:val="000A31E0"/>
    <w:rsid w:val="000A5FF7"/>
    <w:rsid w:val="000A6571"/>
    <w:rsid w:val="000B1043"/>
    <w:rsid w:val="000B3571"/>
    <w:rsid w:val="000B35AA"/>
    <w:rsid w:val="000B39A0"/>
    <w:rsid w:val="000B40F7"/>
    <w:rsid w:val="000B5463"/>
    <w:rsid w:val="000B5A87"/>
    <w:rsid w:val="000B7AF8"/>
    <w:rsid w:val="000C004C"/>
    <w:rsid w:val="000C3AC3"/>
    <w:rsid w:val="000C578C"/>
    <w:rsid w:val="000C61EE"/>
    <w:rsid w:val="000C799A"/>
    <w:rsid w:val="000D0337"/>
    <w:rsid w:val="000D1C24"/>
    <w:rsid w:val="000D1EF6"/>
    <w:rsid w:val="000D2DD3"/>
    <w:rsid w:val="000D3362"/>
    <w:rsid w:val="000D3BF8"/>
    <w:rsid w:val="000D3E4E"/>
    <w:rsid w:val="000D5F8A"/>
    <w:rsid w:val="000E1C83"/>
    <w:rsid w:val="000E2C97"/>
    <w:rsid w:val="000E5211"/>
    <w:rsid w:val="000F3BBD"/>
    <w:rsid w:val="000F3CC0"/>
    <w:rsid w:val="000F48EB"/>
    <w:rsid w:val="000F4F0A"/>
    <w:rsid w:val="000F5169"/>
    <w:rsid w:val="000F5190"/>
    <w:rsid w:val="000F72B4"/>
    <w:rsid w:val="00100FB3"/>
    <w:rsid w:val="001035CC"/>
    <w:rsid w:val="0011063B"/>
    <w:rsid w:val="001110CD"/>
    <w:rsid w:val="001121D3"/>
    <w:rsid w:val="00115405"/>
    <w:rsid w:val="001159D9"/>
    <w:rsid w:val="001163FC"/>
    <w:rsid w:val="00117E81"/>
    <w:rsid w:val="001202DF"/>
    <w:rsid w:val="00122FBE"/>
    <w:rsid w:val="001244BC"/>
    <w:rsid w:val="001301CD"/>
    <w:rsid w:val="0013025C"/>
    <w:rsid w:val="00130336"/>
    <w:rsid w:val="001312AE"/>
    <w:rsid w:val="00135CD1"/>
    <w:rsid w:val="0014024F"/>
    <w:rsid w:val="00140EEC"/>
    <w:rsid w:val="001418DC"/>
    <w:rsid w:val="00142945"/>
    <w:rsid w:val="00144AAD"/>
    <w:rsid w:val="00145D72"/>
    <w:rsid w:val="00145D9B"/>
    <w:rsid w:val="0014640B"/>
    <w:rsid w:val="00146C16"/>
    <w:rsid w:val="00150BEF"/>
    <w:rsid w:val="0015411B"/>
    <w:rsid w:val="00156042"/>
    <w:rsid w:val="00157BC1"/>
    <w:rsid w:val="00162936"/>
    <w:rsid w:val="0016381B"/>
    <w:rsid w:val="00170622"/>
    <w:rsid w:val="00172001"/>
    <w:rsid w:val="00173589"/>
    <w:rsid w:val="00174029"/>
    <w:rsid w:val="00175896"/>
    <w:rsid w:val="00175FFB"/>
    <w:rsid w:val="00180A23"/>
    <w:rsid w:val="00180BE2"/>
    <w:rsid w:val="001861F4"/>
    <w:rsid w:val="001874E3"/>
    <w:rsid w:val="00187862"/>
    <w:rsid w:val="00187A84"/>
    <w:rsid w:val="00187BC1"/>
    <w:rsid w:val="00192230"/>
    <w:rsid w:val="00194489"/>
    <w:rsid w:val="00196CFF"/>
    <w:rsid w:val="001A15A8"/>
    <w:rsid w:val="001A212E"/>
    <w:rsid w:val="001A26F7"/>
    <w:rsid w:val="001A3B9A"/>
    <w:rsid w:val="001A4B94"/>
    <w:rsid w:val="001A64CA"/>
    <w:rsid w:val="001A6A73"/>
    <w:rsid w:val="001B1257"/>
    <w:rsid w:val="001B4009"/>
    <w:rsid w:val="001C054F"/>
    <w:rsid w:val="001C0FBF"/>
    <w:rsid w:val="001C2FA4"/>
    <w:rsid w:val="001C4347"/>
    <w:rsid w:val="001C4E35"/>
    <w:rsid w:val="001C6DD9"/>
    <w:rsid w:val="001D5CDE"/>
    <w:rsid w:val="001E06FC"/>
    <w:rsid w:val="001E07A0"/>
    <w:rsid w:val="001E2CE9"/>
    <w:rsid w:val="001E3932"/>
    <w:rsid w:val="001E44E0"/>
    <w:rsid w:val="001E5303"/>
    <w:rsid w:val="001E626E"/>
    <w:rsid w:val="001F1AF1"/>
    <w:rsid w:val="001F1C6D"/>
    <w:rsid w:val="001F1FB7"/>
    <w:rsid w:val="001F22C0"/>
    <w:rsid w:val="001F24EA"/>
    <w:rsid w:val="001F40CB"/>
    <w:rsid w:val="001F7889"/>
    <w:rsid w:val="002001B8"/>
    <w:rsid w:val="002027F3"/>
    <w:rsid w:val="00203D34"/>
    <w:rsid w:val="002044CC"/>
    <w:rsid w:val="0020632B"/>
    <w:rsid w:val="0020654E"/>
    <w:rsid w:val="00207087"/>
    <w:rsid w:val="00210A11"/>
    <w:rsid w:val="00210EF7"/>
    <w:rsid w:val="00211497"/>
    <w:rsid w:val="0021207F"/>
    <w:rsid w:val="002125C5"/>
    <w:rsid w:val="00212805"/>
    <w:rsid w:val="00214780"/>
    <w:rsid w:val="00220697"/>
    <w:rsid w:val="002208F9"/>
    <w:rsid w:val="00220E7B"/>
    <w:rsid w:val="002213E8"/>
    <w:rsid w:val="00223E06"/>
    <w:rsid w:val="002248CE"/>
    <w:rsid w:val="002250A9"/>
    <w:rsid w:val="00225379"/>
    <w:rsid w:val="00232EB1"/>
    <w:rsid w:val="00233A62"/>
    <w:rsid w:val="00234B77"/>
    <w:rsid w:val="002373E3"/>
    <w:rsid w:val="00241128"/>
    <w:rsid w:val="0024205B"/>
    <w:rsid w:val="0024397C"/>
    <w:rsid w:val="00244358"/>
    <w:rsid w:val="002446E8"/>
    <w:rsid w:val="0024684A"/>
    <w:rsid w:val="00246921"/>
    <w:rsid w:val="002472C1"/>
    <w:rsid w:val="00247AC8"/>
    <w:rsid w:val="002501F3"/>
    <w:rsid w:val="00250EA3"/>
    <w:rsid w:val="00250F8E"/>
    <w:rsid w:val="00251109"/>
    <w:rsid w:val="00251FBE"/>
    <w:rsid w:val="002548D3"/>
    <w:rsid w:val="00255865"/>
    <w:rsid w:val="002560C8"/>
    <w:rsid w:val="00256E5B"/>
    <w:rsid w:val="00261199"/>
    <w:rsid w:val="00261841"/>
    <w:rsid w:val="00262171"/>
    <w:rsid w:val="002624A8"/>
    <w:rsid w:val="00262ECE"/>
    <w:rsid w:val="002664E1"/>
    <w:rsid w:val="0027175A"/>
    <w:rsid w:val="002726B9"/>
    <w:rsid w:val="00273460"/>
    <w:rsid w:val="00274151"/>
    <w:rsid w:val="00274F56"/>
    <w:rsid w:val="00275A83"/>
    <w:rsid w:val="00277F5F"/>
    <w:rsid w:val="0028046C"/>
    <w:rsid w:val="00282119"/>
    <w:rsid w:val="00283D1E"/>
    <w:rsid w:val="00285464"/>
    <w:rsid w:val="00292E96"/>
    <w:rsid w:val="002947FB"/>
    <w:rsid w:val="00296B33"/>
    <w:rsid w:val="002A1495"/>
    <w:rsid w:val="002A30BF"/>
    <w:rsid w:val="002A4E28"/>
    <w:rsid w:val="002A5BEC"/>
    <w:rsid w:val="002B078C"/>
    <w:rsid w:val="002B43E8"/>
    <w:rsid w:val="002B6A7E"/>
    <w:rsid w:val="002B7B3B"/>
    <w:rsid w:val="002C1401"/>
    <w:rsid w:val="002C19C7"/>
    <w:rsid w:val="002C3C45"/>
    <w:rsid w:val="002C458D"/>
    <w:rsid w:val="002C4733"/>
    <w:rsid w:val="002C78BF"/>
    <w:rsid w:val="002D0072"/>
    <w:rsid w:val="002D0431"/>
    <w:rsid w:val="002D1851"/>
    <w:rsid w:val="002D26AF"/>
    <w:rsid w:val="002D2991"/>
    <w:rsid w:val="002D3B06"/>
    <w:rsid w:val="002D51A4"/>
    <w:rsid w:val="002D6947"/>
    <w:rsid w:val="002E078E"/>
    <w:rsid w:val="002E10E8"/>
    <w:rsid w:val="002E28A4"/>
    <w:rsid w:val="002E6768"/>
    <w:rsid w:val="002E7555"/>
    <w:rsid w:val="002F0284"/>
    <w:rsid w:val="002F0A4C"/>
    <w:rsid w:val="002F1153"/>
    <w:rsid w:val="002F24F3"/>
    <w:rsid w:val="002F58C6"/>
    <w:rsid w:val="002F633F"/>
    <w:rsid w:val="002F6D76"/>
    <w:rsid w:val="002F72DB"/>
    <w:rsid w:val="0030040D"/>
    <w:rsid w:val="00302109"/>
    <w:rsid w:val="003031BE"/>
    <w:rsid w:val="00303D8A"/>
    <w:rsid w:val="003059D0"/>
    <w:rsid w:val="00305B17"/>
    <w:rsid w:val="00307443"/>
    <w:rsid w:val="00311107"/>
    <w:rsid w:val="00312EC1"/>
    <w:rsid w:val="003134C8"/>
    <w:rsid w:val="00316CEF"/>
    <w:rsid w:val="0031773D"/>
    <w:rsid w:val="00317D68"/>
    <w:rsid w:val="003207CF"/>
    <w:rsid w:val="00320E33"/>
    <w:rsid w:val="00323E70"/>
    <w:rsid w:val="0032462D"/>
    <w:rsid w:val="00325C53"/>
    <w:rsid w:val="003260A6"/>
    <w:rsid w:val="00326395"/>
    <w:rsid w:val="00326A2C"/>
    <w:rsid w:val="00330056"/>
    <w:rsid w:val="00330597"/>
    <w:rsid w:val="0033163D"/>
    <w:rsid w:val="00331A65"/>
    <w:rsid w:val="0033419A"/>
    <w:rsid w:val="00335DA1"/>
    <w:rsid w:val="00337960"/>
    <w:rsid w:val="00341F4E"/>
    <w:rsid w:val="003438E0"/>
    <w:rsid w:val="00343E91"/>
    <w:rsid w:val="003466B0"/>
    <w:rsid w:val="00347037"/>
    <w:rsid w:val="003471BE"/>
    <w:rsid w:val="003507C9"/>
    <w:rsid w:val="00351874"/>
    <w:rsid w:val="00354986"/>
    <w:rsid w:val="00356644"/>
    <w:rsid w:val="0035769B"/>
    <w:rsid w:val="003629EB"/>
    <w:rsid w:val="00362D02"/>
    <w:rsid w:val="003630C1"/>
    <w:rsid w:val="00364DBF"/>
    <w:rsid w:val="00370860"/>
    <w:rsid w:val="00372A46"/>
    <w:rsid w:val="00375588"/>
    <w:rsid w:val="003811FB"/>
    <w:rsid w:val="00381B53"/>
    <w:rsid w:val="00383AE3"/>
    <w:rsid w:val="003854B2"/>
    <w:rsid w:val="00386543"/>
    <w:rsid w:val="00387515"/>
    <w:rsid w:val="0039085D"/>
    <w:rsid w:val="003928FE"/>
    <w:rsid w:val="00392B59"/>
    <w:rsid w:val="003A0C78"/>
    <w:rsid w:val="003A1210"/>
    <w:rsid w:val="003A253B"/>
    <w:rsid w:val="003A367B"/>
    <w:rsid w:val="003A53FC"/>
    <w:rsid w:val="003A5AE8"/>
    <w:rsid w:val="003A61C0"/>
    <w:rsid w:val="003A7F24"/>
    <w:rsid w:val="003B0BB7"/>
    <w:rsid w:val="003B11AA"/>
    <w:rsid w:val="003B18E2"/>
    <w:rsid w:val="003B344D"/>
    <w:rsid w:val="003B5607"/>
    <w:rsid w:val="003B60EB"/>
    <w:rsid w:val="003B637E"/>
    <w:rsid w:val="003B6439"/>
    <w:rsid w:val="003B6BBC"/>
    <w:rsid w:val="003B6C90"/>
    <w:rsid w:val="003B7D66"/>
    <w:rsid w:val="003C189B"/>
    <w:rsid w:val="003C2EE5"/>
    <w:rsid w:val="003C3E9A"/>
    <w:rsid w:val="003C4334"/>
    <w:rsid w:val="003C444A"/>
    <w:rsid w:val="003C5F8D"/>
    <w:rsid w:val="003C673B"/>
    <w:rsid w:val="003D0338"/>
    <w:rsid w:val="003D09BA"/>
    <w:rsid w:val="003D269C"/>
    <w:rsid w:val="003D4090"/>
    <w:rsid w:val="003D4DCB"/>
    <w:rsid w:val="003D736F"/>
    <w:rsid w:val="003E360F"/>
    <w:rsid w:val="003E3F8C"/>
    <w:rsid w:val="003E5131"/>
    <w:rsid w:val="003E7369"/>
    <w:rsid w:val="003F2F1B"/>
    <w:rsid w:val="003F31A1"/>
    <w:rsid w:val="003F3D32"/>
    <w:rsid w:val="003F743B"/>
    <w:rsid w:val="003F778F"/>
    <w:rsid w:val="004002E5"/>
    <w:rsid w:val="004012F2"/>
    <w:rsid w:val="00402B2B"/>
    <w:rsid w:val="004051BD"/>
    <w:rsid w:val="004071CE"/>
    <w:rsid w:val="00410CC9"/>
    <w:rsid w:val="004170BC"/>
    <w:rsid w:val="00417E5F"/>
    <w:rsid w:val="004201E0"/>
    <w:rsid w:val="00421706"/>
    <w:rsid w:val="004243E0"/>
    <w:rsid w:val="004277B3"/>
    <w:rsid w:val="00431350"/>
    <w:rsid w:val="00431DE7"/>
    <w:rsid w:val="00433521"/>
    <w:rsid w:val="004338D2"/>
    <w:rsid w:val="00433BF9"/>
    <w:rsid w:val="00435616"/>
    <w:rsid w:val="00437337"/>
    <w:rsid w:val="00443A4A"/>
    <w:rsid w:val="0044465B"/>
    <w:rsid w:val="00445D16"/>
    <w:rsid w:val="00450817"/>
    <w:rsid w:val="004516A2"/>
    <w:rsid w:val="00451B98"/>
    <w:rsid w:val="00455131"/>
    <w:rsid w:val="00457F61"/>
    <w:rsid w:val="00460833"/>
    <w:rsid w:val="00462FDE"/>
    <w:rsid w:val="0046350C"/>
    <w:rsid w:val="0046367B"/>
    <w:rsid w:val="00463F81"/>
    <w:rsid w:val="00465EC1"/>
    <w:rsid w:val="00470625"/>
    <w:rsid w:val="00472439"/>
    <w:rsid w:val="00473C60"/>
    <w:rsid w:val="00473EA1"/>
    <w:rsid w:val="00473EF6"/>
    <w:rsid w:val="0047409A"/>
    <w:rsid w:val="00474D84"/>
    <w:rsid w:val="00474DFD"/>
    <w:rsid w:val="004754DA"/>
    <w:rsid w:val="004769AA"/>
    <w:rsid w:val="00477417"/>
    <w:rsid w:val="00477642"/>
    <w:rsid w:val="00480C82"/>
    <w:rsid w:val="00480EB1"/>
    <w:rsid w:val="004822E1"/>
    <w:rsid w:val="0048339F"/>
    <w:rsid w:val="0048411A"/>
    <w:rsid w:val="0048514D"/>
    <w:rsid w:val="00485E43"/>
    <w:rsid w:val="00491075"/>
    <w:rsid w:val="004911D7"/>
    <w:rsid w:val="004934A9"/>
    <w:rsid w:val="004967D0"/>
    <w:rsid w:val="00496CE8"/>
    <w:rsid w:val="004973FE"/>
    <w:rsid w:val="004A09C4"/>
    <w:rsid w:val="004A4DF4"/>
    <w:rsid w:val="004A5969"/>
    <w:rsid w:val="004A6F30"/>
    <w:rsid w:val="004B0771"/>
    <w:rsid w:val="004B11B2"/>
    <w:rsid w:val="004B2D7D"/>
    <w:rsid w:val="004B4D66"/>
    <w:rsid w:val="004B4F34"/>
    <w:rsid w:val="004B514D"/>
    <w:rsid w:val="004B635F"/>
    <w:rsid w:val="004B7A6D"/>
    <w:rsid w:val="004C1176"/>
    <w:rsid w:val="004C44BF"/>
    <w:rsid w:val="004C61A1"/>
    <w:rsid w:val="004C6709"/>
    <w:rsid w:val="004C7B97"/>
    <w:rsid w:val="004D04F8"/>
    <w:rsid w:val="004D0EF5"/>
    <w:rsid w:val="004D22E9"/>
    <w:rsid w:val="004D449F"/>
    <w:rsid w:val="004D4747"/>
    <w:rsid w:val="004D5E4C"/>
    <w:rsid w:val="004D63A9"/>
    <w:rsid w:val="004D6B6F"/>
    <w:rsid w:val="004D74F5"/>
    <w:rsid w:val="004E12CC"/>
    <w:rsid w:val="004E13CF"/>
    <w:rsid w:val="004E59B2"/>
    <w:rsid w:val="004E6B8F"/>
    <w:rsid w:val="004E72DB"/>
    <w:rsid w:val="004F0099"/>
    <w:rsid w:val="004F0AA2"/>
    <w:rsid w:val="004F2B60"/>
    <w:rsid w:val="004F35A1"/>
    <w:rsid w:val="005012AE"/>
    <w:rsid w:val="0050195B"/>
    <w:rsid w:val="00505338"/>
    <w:rsid w:val="00505847"/>
    <w:rsid w:val="00505B93"/>
    <w:rsid w:val="00506527"/>
    <w:rsid w:val="005102F6"/>
    <w:rsid w:val="0051065D"/>
    <w:rsid w:val="00511D85"/>
    <w:rsid w:val="0051200A"/>
    <w:rsid w:val="005120D9"/>
    <w:rsid w:val="00514171"/>
    <w:rsid w:val="00514A61"/>
    <w:rsid w:val="005158BE"/>
    <w:rsid w:val="00515CA7"/>
    <w:rsid w:val="00515D00"/>
    <w:rsid w:val="00516B03"/>
    <w:rsid w:val="0052404B"/>
    <w:rsid w:val="0052780D"/>
    <w:rsid w:val="0053288F"/>
    <w:rsid w:val="0053407F"/>
    <w:rsid w:val="00534950"/>
    <w:rsid w:val="00534B94"/>
    <w:rsid w:val="00535327"/>
    <w:rsid w:val="00535CD5"/>
    <w:rsid w:val="00535D09"/>
    <w:rsid w:val="00536597"/>
    <w:rsid w:val="005400FC"/>
    <w:rsid w:val="005402AE"/>
    <w:rsid w:val="005416D3"/>
    <w:rsid w:val="00541DB9"/>
    <w:rsid w:val="0054303D"/>
    <w:rsid w:val="00545830"/>
    <w:rsid w:val="005465A0"/>
    <w:rsid w:val="00547F90"/>
    <w:rsid w:val="005509A8"/>
    <w:rsid w:val="00550F8D"/>
    <w:rsid w:val="005519B8"/>
    <w:rsid w:val="00551B14"/>
    <w:rsid w:val="00551B54"/>
    <w:rsid w:val="00551FFD"/>
    <w:rsid w:val="00552174"/>
    <w:rsid w:val="0055269A"/>
    <w:rsid w:val="005528E2"/>
    <w:rsid w:val="00553EBE"/>
    <w:rsid w:val="005552CB"/>
    <w:rsid w:val="00555319"/>
    <w:rsid w:val="00555EBD"/>
    <w:rsid w:val="00556579"/>
    <w:rsid w:val="00557E5B"/>
    <w:rsid w:val="005617B9"/>
    <w:rsid w:val="00563155"/>
    <w:rsid w:val="00564791"/>
    <w:rsid w:val="00564930"/>
    <w:rsid w:val="00571155"/>
    <w:rsid w:val="0057148F"/>
    <w:rsid w:val="005722CB"/>
    <w:rsid w:val="00574977"/>
    <w:rsid w:val="00574A39"/>
    <w:rsid w:val="00576F01"/>
    <w:rsid w:val="00583890"/>
    <w:rsid w:val="00584EA0"/>
    <w:rsid w:val="00585F5A"/>
    <w:rsid w:val="005870D9"/>
    <w:rsid w:val="00587198"/>
    <w:rsid w:val="00587597"/>
    <w:rsid w:val="00587751"/>
    <w:rsid w:val="00593758"/>
    <w:rsid w:val="00593A96"/>
    <w:rsid w:val="00594D53"/>
    <w:rsid w:val="00595126"/>
    <w:rsid w:val="00595BFF"/>
    <w:rsid w:val="00596BC9"/>
    <w:rsid w:val="005A0B36"/>
    <w:rsid w:val="005A0C17"/>
    <w:rsid w:val="005A1C2F"/>
    <w:rsid w:val="005A44F0"/>
    <w:rsid w:val="005A5697"/>
    <w:rsid w:val="005A7230"/>
    <w:rsid w:val="005B07E6"/>
    <w:rsid w:val="005B1FEB"/>
    <w:rsid w:val="005B5460"/>
    <w:rsid w:val="005B625F"/>
    <w:rsid w:val="005B72C8"/>
    <w:rsid w:val="005C2B23"/>
    <w:rsid w:val="005D1B0B"/>
    <w:rsid w:val="005D1DDF"/>
    <w:rsid w:val="005D384B"/>
    <w:rsid w:val="005D3CC5"/>
    <w:rsid w:val="005D5067"/>
    <w:rsid w:val="005D62D5"/>
    <w:rsid w:val="005D78BA"/>
    <w:rsid w:val="005E1A60"/>
    <w:rsid w:val="005E2C27"/>
    <w:rsid w:val="005E4453"/>
    <w:rsid w:val="005E4DE6"/>
    <w:rsid w:val="005E55DC"/>
    <w:rsid w:val="005E5B4B"/>
    <w:rsid w:val="005E7E5B"/>
    <w:rsid w:val="005F06BE"/>
    <w:rsid w:val="005F0CF1"/>
    <w:rsid w:val="005F7C3A"/>
    <w:rsid w:val="0060229A"/>
    <w:rsid w:val="00602BC4"/>
    <w:rsid w:val="00605A57"/>
    <w:rsid w:val="00607D32"/>
    <w:rsid w:val="0061009D"/>
    <w:rsid w:val="006101EE"/>
    <w:rsid w:val="006114CF"/>
    <w:rsid w:val="00616A7A"/>
    <w:rsid w:val="00620B8D"/>
    <w:rsid w:val="00622950"/>
    <w:rsid w:val="0062733A"/>
    <w:rsid w:val="0062758F"/>
    <w:rsid w:val="00627CDF"/>
    <w:rsid w:val="00630802"/>
    <w:rsid w:val="00630826"/>
    <w:rsid w:val="006329EB"/>
    <w:rsid w:val="006337FD"/>
    <w:rsid w:val="00635E73"/>
    <w:rsid w:val="0064265D"/>
    <w:rsid w:val="00643C15"/>
    <w:rsid w:val="00645170"/>
    <w:rsid w:val="00647BEF"/>
    <w:rsid w:val="0065127E"/>
    <w:rsid w:val="00651662"/>
    <w:rsid w:val="00651739"/>
    <w:rsid w:val="00652BB2"/>
    <w:rsid w:val="0065348C"/>
    <w:rsid w:val="00654FC7"/>
    <w:rsid w:val="00657E0B"/>
    <w:rsid w:val="006600CB"/>
    <w:rsid w:val="00661FBB"/>
    <w:rsid w:val="00662000"/>
    <w:rsid w:val="00664D2A"/>
    <w:rsid w:val="006657BA"/>
    <w:rsid w:val="00666F61"/>
    <w:rsid w:val="0066718E"/>
    <w:rsid w:val="00670363"/>
    <w:rsid w:val="006727D8"/>
    <w:rsid w:val="006764DF"/>
    <w:rsid w:val="006767FF"/>
    <w:rsid w:val="00682675"/>
    <w:rsid w:val="00685102"/>
    <w:rsid w:val="00686EC2"/>
    <w:rsid w:val="00690036"/>
    <w:rsid w:val="006903CA"/>
    <w:rsid w:val="00690DE1"/>
    <w:rsid w:val="00693D91"/>
    <w:rsid w:val="00695849"/>
    <w:rsid w:val="00696244"/>
    <w:rsid w:val="006969B4"/>
    <w:rsid w:val="006A0812"/>
    <w:rsid w:val="006A17AD"/>
    <w:rsid w:val="006A3048"/>
    <w:rsid w:val="006A589F"/>
    <w:rsid w:val="006B0053"/>
    <w:rsid w:val="006B51DD"/>
    <w:rsid w:val="006B5929"/>
    <w:rsid w:val="006B62B9"/>
    <w:rsid w:val="006C2BB7"/>
    <w:rsid w:val="006C3B0E"/>
    <w:rsid w:val="006C52FB"/>
    <w:rsid w:val="006C5A08"/>
    <w:rsid w:val="006C6370"/>
    <w:rsid w:val="006D0AFF"/>
    <w:rsid w:val="006D0CEE"/>
    <w:rsid w:val="006D0D91"/>
    <w:rsid w:val="006D0E46"/>
    <w:rsid w:val="006D5F9C"/>
    <w:rsid w:val="006D6FB3"/>
    <w:rsid w:val="006E2467"/>
    <w:rsid w:val="006E2C9D"/>
    <w:rsid w:val="006E331D"/>
    <w:rsid w:val="006E57A5"/>
    <w:rsid w:val="006E5A8A"/>
    <w:rsid w:val="006F1888"/>
    <w:rsid w:val="006F20F3"/>
    <w:rsid w:val="006F29C7"/>
    <w:rsid w:val="006F321D"/>
    <w:rsid w:val="006F4A11"/>
    <w:rsid w:val="006F55B7"/>
    <w:rsid w:val="006F6642"/>
    <w:rsid w:val="00701F46"/>
    <w:rsid w:val="0070246D"/>
    <w:rsid w:val="00710414"/>
    <w:rsid w:val="007154C4"/>
    <w:rsid w:val="00716A9E"/>
    <w:rsid w:val="00717C05"/>
    <w:rsid w:val="0072281B"/>
    <w:rsid w:val="007228CC"/>
    <w:rsid w:val="00722CC2"/>
    <w:rsid w:val="00724AD8"/>
    <w:rsid w:val="00725B07"/>
    <w:rsid w:val="00727FAB"/>
    <w:rsid w:val="0074050C"/>
    <w:rsid w:val="00741A5F"/>
    <w:rsid w:val="00742783"/>
    <w:rsid w:val="0074383B"/>
    <w:rsid w:val="0074390D"/>
    <w:rsid w:val="007473BB"/>
    <w:rsid w:val="00750E63"/>
    <w:rsid w:val="0075243D"/>
    <w:rsid w:val="0075315B"/>
    <w:rsid w:val="00755D43"/>
    <w:rsid w:val="00763639"/>
    <w:rsid w:val="00763B09"/>
    <w:rsid w:val="0076489B"/>
    <w:rsid w:val="0077111F"/>
    <w:rsid w:val="00773769"/>
    <w:rsid w:val="00773D72"/>
    <w:rsid w:val="00773E8B"/>
    <w:rsid w:val="00776E0F"/>
    <w:rsid w:val="00782124"/>
    <w:rsid w:val="0078218D"/>
    <w:rsid w:val="00783800"/>
    <w:rsid w:val="00786A9F"/>
    <w:rsid w:val="00787885"/>
    <w:rsid w:val="00790A7E"/>
    <w:rsid w:val="00790DC0"/>
    <w:rsid w:val="00792329"/>
    <w:rsid w:val="007926D1"/>
    <w:rsid w:val="0079286D"/>
    <w:rsid w:val="00794DFC"/>
    <w:rsid w:val="007A0894"/>
    <w:rsid w:val="007A15F7"/>
    <w:rsid w:val="007A2F53"/>
    <w:rsid w:val="007A55EE"/>
    <w:rsid w:val="007A56F5"/>
    <w:rsid w:val="007B0F08"/>
    <w:rsid w:val="007B1154"/>
    <w:rsid w:val="007B1980"/>
    <w:rsid w:val="007B1D8E"/>
    <w:rsid w:val="007B5E7B"/>
    <w:rsid w:val="007C02AC"/>
    <w:rsid w:val="007C07A7"/>
    <w:rsid w:val="007C1857"/>
    <w:rsid w:val="007C20BE"/>
    <w:rsid w:val="007C4439"/>
    <w:rsid w:val="007C5113"/>
    <w:rsid w:val="007C5393"/>
    <w:rsid w:val="007C5E44"/>
    <w:rsid w:val="007C712D"/>
    <w:rsid w:val="007D45ED"/>
    <w:rsid w:val="007D4B07"/>
    <w:rsid w:val="007D5525"/>
    <w:rsid w:val="007D70F3"/>
    <w:rsid w:val="007E0267"/>
    <w:rsid w:val="007E062B"/>
    <w:rsid w:val="007E0F44"/>
    <w:rsid w:val="007E1E65"/>
    <w:rsid w:val="007E4E32"/>
    <w:rsid w:val="007E5843"/>
    <w:rsid w:val="007E697F"/>
    <w:rsid w:val="007F0356"/>
    <w:rsid w:val="007F1597"/>
    <w:rsid w:val="007F21AA"/>
    <w:rsid w:val="007F4AB9"/>
    <w:rsid w:val="007F7657"/>
    <w:rsid w:val="00804F3C"/>
    <w:rsid w:val="00812BB6"/>
    <w:rsid w:val="008165CC"/>
    <w:rsid w:val="00816AB7"/>
    <w:rsid w:val="00817812"/>
    <w:rsid w:val="00822C64"/>
    <w:rsid w:val="0082409A"/>
    <w:rsid w:val="00826D64"/>
    <w:rsid w:val="00826EB8"/>
    <w:rsid w:val="00827990"/>
    <w:rsid w:val="00827DB6"/>
    <w:rsid w:val="00830524"/>
    <w:rsid w:val="00832F13"/>
    <w:rsid w:val="00835EB0"/>
    <w:rsid w:val="00843867"/>
    <w:rsid w:val="008503C9"/>
    <w:rsid w:val="00850442"/>
    <w:rsid w:val="00852C94"/>
    <w:rsid w:val="008534EC"/>
    <w:rsid w:val="00856D9C"/>
    <w:rsid w:val="0085709F"/>
    <w:rsid w:val="00860825"/>
    <w:rsid w:val="00862A06"/>
    <w:rsid w:val="008650A7"/>
    <w:rsid w:val="008679B4"/>
    <w:rsid w:val="00874FE6"/>
    <w:rsid w:val="00880A79"/>
    <w:rsid w:val="0088282E"/>
    <w:rsid w:val="00886ACE"/>
    <w:rsid w:val="00890203"/>
    <w:rsid w:val="00890ACB"/>
    <w:rsid w:val="00890F9E"/>
    <w:rsid w:val="008914C6"/>
    <w:rsid w:val="00891C52"/>
    <w:rsid w:val="00892DD5"/>
    <w:rsid w:val="008961F5"/>
    <w:rsid w:val="0089632A"/>
    <w:rsid w:val="008973B8"/>
    <w:rsid w:val="008A031E"/>
    <w:rsid w:val="008A0390"/>
    <w:rsid w:val="008A6944"/>
    <w:rsid w:val="008A6B0E"/>
    <w:rsid w:val="008B15E3"/>
    <w:rsid w:val="008B2700"/>
    <w:rsid w:val="008B2D53"/>
    <w:rsid w:val="008B2D5D"/>
    <w:rsid w:val="008B6B77"/>
    <w:rsid w:val="008B716B"/>
    <w:rsid w:val="008C260A"/>
    <w:rsid w:val="008C27D1"/>
    <w:rsid w:val="008C2DEE"/>
    <w:rsid w:val="008C45FD"/>
    <w:rsid w:val="008C4808"/>
    <w:rsid w:val="008C4E49"/>
    <w:rsid w:val="008D0670"/>
    <w:rsid w:val="008D24A9"/>
    <w:rsid w:val="008D305F"/>
    <w:rsid w:val="008D35D7"/>
    <w:rsid w:val="008D6172"/>
    <w:rsid w:val="008E22B1"/>
    <w:rsid w:val="008E2980"/>
    <w:rsid w:val="008E2EF0"/>
    <w:rsid w:val="008E5C09"/>
    <w:rsid w:val="008E7A68"/>
    <w:rsid w:val="008F4036"/>
    <w:rsid w:val="008F49B2"/>
    <w:rsid w:val="008F6C91"/>
    <w:rsid w:val="0090000A"/>
    <w:rsid w:val="00901B7D"/>
    <w:rsid w:val="00902474"/>
    <w:rsid w:val="00907941"/>
    <w:rsid w:val="00910552"/>
    <w:rsid w:val="00913029"/>
    <w:rsid w:val="00917E4C"/>
    <w:rsid w:val="00917F72"/>
    <w:rsid w:val="00920250"/>
    <w:rsid w:val="0092145C"/>
    <w:rsid w:val="0092167B"/>
    <w:rsid w:val="00921F40"/>
    <w:rsid w:val="009220F7"/>
    <w:rsid w:val="00922A2D"/>
    <w:rsid w:val="0092383D"/>
    <w:rsid w:val="00925560"/>
    <w:rsid w:val="00925E75"/>
    <w:rsid w:val="00926F78"/>
    <w:rsid w:val="00931A50"/>
    <w:rsid w:val="00935B7E"/>
    <w:rsid w:val="00935C37"/>
    <w:rsid w:val="00940630"/>
    <w:rsid w:val="00941367"/>
    <w:rsid w:val="00942E21"/>
    <w:rsid w:val="00945626"/>
    <w:rsid w:val="009468BE"/>
    <w:rsid w:val="00951DFB"/>
    <w:rsid w:val="00953815"/>
    <w:rsid w:val="00953EE5"/>
    <w:rsid w:val="00954163"/>
    <w:rsid w:val="00954DDC"/>
    <w:rsid w:val="00956555"/>
    <w:rsid w:val="00960D72"/>
    <w:rsid w:val="009615CF"/>
    <w:rsid w:val="00961B37"/>
    <w:rsid w:val="00962F18"/>
    <w:rsid w:val="009655E6"/>
    <w:rsid w:val="00966F48"/>
    <w:rsid w:val="0097194D"/>
    <w:rsid w:val="00972F9B"/>
    <w:rsid w:val="009747B0"/>
    <w:rsid w:val="00976565"/>
    <w:rsid w:val="0097678E"/>
    <w:rsid w:val="00976C9A"/>
    <w:rsid w:val="00981C33"/>
    <w:rsid w:val="00982260"/>
    <w:rsid w:val="0098471F"/>
    <w:rsid w:val="00986CC1"/>
    <w:rsid w:val="00987D33"/>
    <w:rsid w:val="009900F8"/>
    <w:rsid w:val="009904C1"/>
    <w:rsid w:val="00992D8F"/>
    <w:rsid w:val="00993816"/>
    <w:rsid w:val="009947C0"/>
    <w:rsid w:val="0099692C"/>
    <w:rsid w:val="009A0B30"/>
    <w:rsid w:val="009A1354"/>
    <w:rsid w:val="009A236B"/>
    <w:rsid w:val="009A3C0F"/>
    <w:rsid w:val="009A4D07"/>
    <w:rsid w:val="009B0E79"/>
    <w:rsid w:val="009B23AB"/>
    <w:rsid w:val="009B3ED5"/>
    <w:rsid w:val="009B535D"/>
    <w:rsid w:val="009B7A71"/>
    <w:rsid w:val="009C1491"/>
    <w:rsid w:val="009C14FA"/>
    <w:rsid w:val="009C315F"/>
    <w:rsid w:val="009C73C7"/>
    <w:rsid w:val="009D19CF"/>
    <w:rsid w:val="009D2DF3"/>
    <w:rsid w:val="009D3D4F"/>
    <w:rsid w:val="009D46E5"/>
    <w:rsid w:val="009D5A0A"/>
    <w:rsid w:val="009D6D4C"/>
    <w:rsid w:val="009D780C"/>
    <w:rsid w:val="009E08C0"/>
    <w:rsid w:val="009E0B57"/>
    <w:rsid w:val="009E1E9B"/>
    <w:rsid w:val="009E5A3B"/>
    <w:rsid w:val="009F0224"/>
    <w:rsid w:val="009F0FA1"/>
    <w:rsid w:val="009F1149"/>
    <w:rsid w:val="009F16ED"/>
    <w:rsid w:val="009F2832"/>
    <w:rsid w:val="009F4047"/>
    <w:rsid w:val="009F59F4"/>
    <w:rsid w:val="009F5FF0"/>
    <w:rsid w:val="009F6487"/>
    <w:rsid w:val="009F7CBC"/>
    <w:rsid w:val="00A00470"/>
    <w:rsid w:val="00A0163D"/>
    <w:rsid w:val="00A019BE"/>
    <w:rsid w:val="00A0357B"/>
    <w:rsid w:val="00A041B1"/>
    <w:rsid w:val="00A045F3"/>
    <w:rsid w:val="00A0465A"/>
    <w:rsid w:val="00A04A1C"/>
    <w:rsid w:val="00A077DD"/>
    <w:rsid w:val="00A10024"/>
    <w:rsid w:val="00A1335D"/>
    <w:rsid w:val="00A13CB0"/>
    <w:rsid w:val="00A14898"/>
    <w:rsid w:val="00A14A91"/>
    <w:rsid w:val="00A14FF7"/>
    <w:rsid w:val="00A15CE1"/>
    <w:rsid w:val="00A16649"/>
    <w:rsid w:val="00A17087"/>
    <w:rsid w:val="00A170C4"/>
    <w:rsid w:val="00A21514"/>
    <w:rsid w:val="00A2170C"/>
    <w:rsid w:val="00A238D6"/>
    <w:rsid w:val="00A24BC1"/>
    <w:rsid w:val="00A30FD1"/>
    <w:rsid w:val="00A32585"/>
    <w:rsid w:val="00A35318"/>
    <w:rsid w:val="00A40B06"/>
    <w:rsid w:val="00A45088"/>
    <w:rsid w:val="00A4694C"/>
    <w:rsid w:val="00A5066A"/>
    <w:rsid w:val="00A51AB1"/>
    <w:rsid w:val="00A51DA0"/>
    <w:rsid w:val="00A52FA2"/>
    <w:rsid w:val="00A53E66"/>
    <w:rsid w:val="00A5520A"/>
    <w:rsid w:val="00A600DE"/>
    <w:rsid w:val="00A618DC"/>
    <w:rsid w:val="00A65137"/>
    <w:rsid w:val="00A66C34"/>
    <w:rsid w:val="00A71AB0"/>
    <w:rsid w:val="00A71E17"/>
    <w:rsid w:val="00A7430F"/>
    <w:rsid w:val="00A755CF"/>
    <w:rsid w:val="00A7739B"/>
    <w:rsid w:val="00A800B3"/>
    <w:rsid w:val="00A81229"/>
    <w:rsid w:val="00A819B3"/>
    <w:rsid w:val="00A82440"/>
    <w:rsid w:val="00A83BD1"/>
    <w:rsid w:val="00A84B44"/>
    <w:rsid w:val="00A857EA"/>
    <w:rsid w:val="00A860E6"/>
    <w:rsid w:val="00A905B0"/>
    <w:rsid w:val="00A91A4B"/>
    <w:rsid w:val="00A92602"/>
    <w:rsid w:val="00A9373C"/>
    <w:rsid w:val="00A94C56"/>
    <w:rsid w:val="00A95CFE"/>
    <w:rsid w:val="00A95E3B"/>
    <w:rsid w:val="00AA1226"/>
    <w:rsid w:val="00AA15A5"/>
    <w:rsid w:val="00AA28FD"/>
    <w:rsid w:val="00AA417D"/>
    <w:rsid w:val="00AA4B38"/>
    <w:rsid w:val="00AA69D8"/>
    <w:rsid w:val="00AA6A2E"/>
    <w:rsid w:val="00AA6CAA"/>
    <w:rsid w:val="00AA7D04"/>
    <w:rsid w:val="00AB0B69"/>
    <w:rsid w:val="00AB12D4"/>
    <w:rsid w:val="00AC00A0"/>
    <w:rsid w:val="00AC07C9"/>
    <w:rsid w:val="00AC0DA7"/>
    <w:rsid w:val="00AC1713"/>
    <w:rsid w:val="00AC598C"/>
    <w:rsid w:val="00AC7082"/>
    <w:rsid w:val="00AC7539"/>
    <w:rsid w:val="00AC75C5"/>
    <w:rsid w:val="00AD1D1E"/>
    <w:rsid w:val="00AD3E28"/>
    <w:rsid w:val="00AD4E53"/>
    <w:rsid w:val="00AD546E"/>
    <w:rsid w:val="00AD7F8C"/>
    <w:rsid w:val="00AE0E34"/>
    <w:rsid w:val="00AE1233"/>
    <w:rsid w:val="00AE2A4B"/>
    <w:rsid w:val="00AE43B0"/>
    <w:rsid w:val="00AE7894"/>
    <w:rsid w:val="00AF01BD"/>
    <w:rsid w:val="00AF2027"/>
    <w:rsid w:val="00B005EE"/>
    <w:rsid w:val="00B012FC"/>
    <w:rsid w:val="00B01F1E"/>
    <w:rsid w:val="00B0752A"/>
    <w:rsid w:val="00B07FCE"/>
    <w:rsid w:val="00B10691"/>
    <w:rsid w:val="00B126ED"/>
    <w:rsid w:val="00B1394B"/>
    <w:rsid w:val="00B20EF4"/>
    <w:rsid w:val="00B239E5"/>
    <w:rsid w:val="00B34561"/>
    <w:rsid w:val="00B359A2"/>
    <w:rsid w:val="00B35A42"/>
    <w:rsid w:val="00B35CDD"/>
    <w:rsid w:val="00B369FF"/>
    <w:rsid w:val="00B36F2E"/>
    <w:rsid w:val="00B37859"/>
    <w:rsid w:val="00B37CC6"/>
    <w:rsid w:val="00B43B10"/>
    <w:rsid w:val="00B4488A"/>
    <w:rsid w:val="00B506F5"/>
    <w:rsid w:val="00B5156F"/>
    <w:rsid w:val="00B5280E"/>
    <w:rsid w:val="00B52B44"/>
    <w:rsid w:val="00B53B2D"/>
    <w:rsid w:val="00B552C1"/>
    <w:rsid w:val="00B63AC7"/>
    <w:rsid w:val="00B6704B"/>
    <w:rsid w:val="00B670D4"/>
    <w:rsid w:val="00B70ACA"/>
    <w:rsid w:val="00B70B9C"/>
    <w:rsid w:val="00B805CD"/>
    <w:rsid w:val="00B83FE2"/>
    <w:rsid w:val="00B86427"/>
    <w:rsid w:val="00B8735C"/>
    <w:rsid w:val="00B874DA"/>
    <w:rsid w:val="00B9166B"/>
    <w:rsid w:val="00B91FE1"/>
    <w:rsid w:val="00B93747"/>
    <w:rsid w:val="00B9705F"/>
    <w:rsid w:val="00BA0CEF"/>
    <w:rsid w:val="00BA3353"/>
    <w:rsid w:val="00BA57BA"/>
    <w:rsid w:val="00BA5C25"/>
    <w:rsid w:val="00BA6773"/>
    <w:rsid w:val="00BB5AB3"/>
    <w:rsid w:val="00BB6342"/>
    <w:rsid w:val="00BB7535"/>
    <w:rsid w:val="00BB7604"/>
    <w:rsid w:val="00BB7BCE"/>
    <w:rsid w:val="00BC2BF7"/>
    <w:rsid w:val="00BC530C"/>
    <w:rsid w:val="00BC717C"/>
    <w:rsid w:val="00BC7209"/>
    <w:rsid w:val="00BC73BD"/>
    <w:rsid w:val="00BC7656"/>
    <w:rsid w:val="00BC7B7C"/>
    <w:rsid w:val="00BD1A42"/>
    <w:rsid w:val="00BD4021"/>
    <w:rsid w:val="00BD424C"/>
    <w:rsid w:val="00BD5005"/>
    <w:rsid w:val="00BD5CF7"/>
    <w:rsid w:val="00BD77E4"/>
    <w:rsid w:val="00BE1F80"/>
    <w:rsid w:val="00BE29D2"/>
    <w:rsid w:val="00BE7185"/>
    <w:rsid w:val="00BF6C01"/>
    <w:rsid w:val="00C01C9C"/>
    <w:rsid w:val="00C03F7D"/>
    <w:rsid w:val="00C04F1F"/>
    <w:rsid w:val="00C05FED"/>
    <w:rsid w:val="00C06212"/>
    <w:rsid w:val="00C0766C"/>
    <w:rsid w:val="00C14105"/>
    <w:rsid w:val="00C1667C"/>
    <w:rsid w:val="00C22DF6"/>
    <w:rsid w:val="00C22F43"/>
    <w:rsid w:val="00C2418A"/>
    <w:rsid w:val="00C24383"/>
    <w:rsid w:val="00C25943"/>
    <w:rsid w:val="00C275C3"/>
    <w:rsid w:val="00C31902"/>
    <w:rsid w:val="00C32ACF"/>
    <w:rsid w:val="00C33B15"/>
    <w:rsid w:val="00C3432D"/>
    <w:rsid w:val="00C35F42"/>
    <w:rsid w:val="00C36CA0"/>
    <w:rsid w:val="00C377EF"/>
    <w:rsid w:val="00C42946"/>
    <w:rsid w:val="00C42A52"/>
    <w:rsid w:val="00C43F9D"/>
    <w:rsid w:val="00C44A5E"/>
    <w:rsid w:val="00C45AF4"/>
    <w:rsid w:val="00C50243"/>
    <w:rsid w:val="00C5150C"/>
    <w:rsid w:val="00C54CBE"/>
    <w:rsid w:val="00C5550C"/>
    <w:rsid w:val="00C57B57"/>
    <w:rsid w:val="00C60289"/>
    <w:rsid w:val="00C605A1"/>
    <w:rsid w:val="00C60FBA"/>
    <w:rsid w:val="00C62389"/>
    <w:rsid w:val="00C63A80"/>
    <w:rsid w:val="00C6595F"/>
    <w:rsid w:val="00C70FBD"/>
    <w:rsid w:val="00C71004"/>
    <w:rsid w:val="00C730B9"/>
    <w:rsid w:val="00C73ADB"/>
    <w:rsid w:val="00C73E14"/>
    <w:rsid w:val="00C74D0A"/>
    <w:rsid w:val="00C75A02"/>
    <w:rsid w:val="00C765E5"/>
    <w:rsid w:val="00C801A5"/>
    <w:rsid w:val="00C80D5C"/>
    <w:rsid w:val="00C81760"/>
    <w:rsid w:val="00C84958"/>
    <w:rsid w:val="00C8496E"/>
    <w:rsid w:val="00C91CB0"/>
    <w:rsid w:val="00C92B7D"/>
    <w:rsid w:val="00C931A9"/>
    <w:rsid w:val="00C93C16"/>
    <w:rsid w:val="00C9517E"/>
    <w:rsid w:val="00C95422"/>
    <w:rsid w:val="00C979F2"/>
    <w:rsid w:val="00CA1CE3"/>
    <w:rsid w:val="00CA3E81"/>
    <w:rsid w:val="00CA4DDA"/>
    <w:rsid w:val="00CA4F2E"/>
    <w:rsid w:val="00CA692A"/>
    <w:rsid w:val="00CA692F"/>
    <w:rsid w:val="00CA7F37"/>
    <w:rsid w:val="00CB1AF0"/>
    <w:rsid w:val="00CB23F5"/>
    <w:rsid w:val="00CB2F53"/>
    <w:rsid w:val="00CB414A"/>
    <w:rsid w:val="00CB572A"/>
    <w:rsid w:val="00CC0D5B"/>
    <w:rsid w:val="00CC2108"/>
    <w:rsid w:val="00CC5FEF"/>
    <w:rsid w:val="00CC6321"/>
    <w:rsid w:val="00CC7F9E"/>
    <w:rsid w:val="00CD2B39"/>
    <w:rsid w:val="00CD31CB"/>
    <w:rsid w:val="00CD4E55"/>
    <w:rsid w:val="00CD6F08"/>
    <w:rsid w:val="00CE011D"/>
    <w:rsid w:val="00CE270F"/>
    <w:rsid w:val="00CE33A6"/>
    <w:rsid w:val="00CE43DA"/>
    <w:rsid w:val="00CF0391"/>
    <w:rsid w:val="00CF039C"/>
    <w:rsid w:val="00CF3FB6"/>
    <w:rsid w:val="00CF4BDB"/>
    <w:rsid w:val="00CF57C8"/>
    <w:rsid w:val="00CF5982"/>
    <w:rsid w:val="00CF6F25"/>
    <w:rsid w:val="00CF71E7"/>
    <w:rsid w:val="00D0173D"/>
    <w:rsid w:val="00D03B0C"/>
    <w:rsid w:val="00D141A1"/>
    <w:rsid w:val="00D1458E"/>
    <w:rsid w:val="00D14E98"/>
    <w:rsid w:val="00D17C9D"/>
    <w:rsid w:val="00D20A13"/>
    <w:rsid w:val="00D22EE9"/>
    <w:rsid w:val="00D23247"/>
    <w:rsid w:val="00D2373B"/>
    <w:rsid w:val="00D26403"/>
    <w:rsid w:val="00D306AB"/>
    <w:rsid w:val="00D31F23"/>
    <w:rsid w:val="00D3628F"/>
    <w:rsid w:val="00D41F6B"/>
    <w:rsid w:val="00D43DD6"/>
    <w:rsid w:val="00D45424"/>
    <w:rsid w:val="00D456E4"/>
    <w:rsid w:val="00D4597C"/>
    <w:rsid w:val="00D46107"/>
    <w:rsid w:val="00D5279C"/>
    <w:rsid w:val="00D54012"/>
    <w:rsid w:val="00D54C4F"/>
    <w:rsid w:val="00D619DC"/>
    <w:rsid w:val="00D62AC9"/>
    <w:rsid w:val="00D63D1C"/>
    <w:rsid w:val="00D64544"/>
    <w:rsid w:val="00D669F3"/>
    <w:rsid w:val="00D700D6"/>
    <w:rsid w:val="00D71979"/>
    <w:rsid w:val="00D71AF1"/>
    <w:rsid w:val="00D71CA3"/>
    <w:rsid w:val="00D73072"/>
    <w:rsid w:val="00D73195"/>
    <w:rsid w:val="00D7505E"/>
    <w:rsid w:val="00D81D8C"/>
    <w:rsid w:val="00D81FDA"/>
    <w:rsid w:val="00D82A14"/>
    <w:rsid w:val="00D86F67"/>
    <w:rsid w:val="00D87FBB"/>
    <w:rsid w:val="00D935A4"/>
    <w:rsid w:val="00D9394D"/>
    <w:rsid w:val="00D9426D"/>
    <w:rsid w:val="00D94BFE"/>
    <w:rsid w:val="00D95457"/>
    <w:rsid w:val="00D95ADF"/>
    <w:rsid w:val="00D961D8"/>
    <w:rsid w:val="00D96B98"/>
    <w:rsid w:val="00D97B92"/>
    <w:rsid w:val="00D97CC4"/>
    <w:rsid w:val="00DA1CF2"/>
    <w:rsid w:val="00DA2D08"/>
    <w:rsid w:val="00DA394D"/>
    <w:rsid w:val="00DA46D0"/>
    <w:rsid w:val="00DA6757"/>
    <w:rsid w:val="00DB5FEA"/>
    <w:rsid w:val="00DB7474"/>
    <w:rsid w:val="00DB76BB"/>
    <w:rsid w:val="00DC17CC"/>
    <w:rsid w:val="00DC3CDB"/>
    <w:rsid w:val="00DC3FE7"/>
    <w:rsid w:val="00DC440C"/>
    <w:rsid w:val="00DC4EF5"/>
    <w:rsid w:val="00DC6C2D"/>
    <w:rsid w:val="00DD059B"/>
    <w:rsid w:val="00DD1AFA"/>
    <w:rsid w:val="00DD5CBF"/>
    <w:rsid w:val="00DD70E0"/>
    <w:rsid w:val="00DD73A8"/>
    <w:rsid w:val="00DE1FA3"/>
    <w:rsid w:val="00DE2C55"/>
    <w:rsid w:val="00DE2EDD"/>
    <w:rsid w:val="00DE3F6F"/>
    <w:rsid w:val="00DE63A4"/>
    <w:rsid w:val="00DE6E70"/>
    <w:rsid w:val="00DE7309"/>
    <w:rsid w:val="00DF0E22"/>
    <w:rsid w:val="00DF4B90"/>
    <w:rsid w:val="00DF54B4"/>
    <w:rsid w:val="00DF5672"/>
    <w:rsid w:val="00DF57F0"/>
    <w:rsid w:val="00E00567"/>
    <w:rsid w:val="00E0121B"/>
    <w:rsid w:val="00E0122B"/>
    <w:rsid w:val="00E0251C"/>
    <w:rsid w:val="00E0326A"/>
    <w:rsid w:val="00E06BD2"/>
    <w:rsid w:val="00E108A1"/>
    <w:rsid w:val="00E11262"/>
    <w:rsid w:val="00E13CC6"/>
    <w:rsid w:val="00E17D68"/>
    <w:rsid w:val="00E21E6A"/>
    <w:rsid w:val="00E237AB"/>
    <w:rsid w:val="00E25407"/>
    <w:rsid w:val="00E27663"/>
    <w:rsid w:val="00E27A49"/>
    <w:rsid w:val="00E27CA2"/>
    <w:rsid w:val="00E3244E"/>
    <w:rsid w:val="00E32D8A"/>
    <w:rsid w:val="00E3398D"/>
    <w:rsid w:val="00E35462"/>
    <w:rsid w:val="00E357A2"/>
    <w:rsid w:val="00E37EFB"/>
    <w:rsid w:val="00E436AB"/>
    <w:rsid w:val="00E43811"/>
    <w:rsid w:val="00E438DB"/>
    <w:rsid w:val="00E44059"/>
    <w:rsid w:val="00E4623B"/>
    <w:rsid w:val="00E50C56"/>
    <w:rsid w:val="00E53C99"/>
    <w:rsid w:val="00E54616"/>
    <w:rsid w:val="00E54B6E"/>
    <w:rsid w:val="00E55B55"/>
    <w:rsid w:val="00E56F64"/>
    <w:rsid w:val="00E6096F"/>
    <w:rsid w:val="00E613AC"/>
    <w:rsid w:val="00E6235B"/>
    <w:rsid w:val="00E636D5"/>
    <w:rsid w:val="00E66779"/>
    <w:rsid w:val="00E674B8"/>
    <w:rsid w:val="00E70BE3"/>
    <w:rsid w:val="00E70C29"/>
    <w:rsid w:val="00E71993"/>
    <w:rsid w:val="00E72B9E"/>
    <w:rsid w:val="00E7524C"/>
    <w:rsid w:val="00E75B98"/>
    <w:rsid w:val="00E77A8F"/>
    <w:rsid w:val="00E8001A"/>
    <w:rsid w:val="00E805A1"/>
    <w:rsid w:val="00E87E09"/>
    <w:rsid w:val="00E9049A"/>
    <w:rsid w:val="00E90809"/>
    <w:rsid w:val="00E90832"/>
    <w:rsid w:val="00E9290F"/>
    <w:rsid w:val="00E95CB7"/>
    <w:rsid w:val="00EA1A57"/>
    <w:rsid w:val="00EA5184"/>
    <w:rsid w:val="00EA74ED"/>
    <w:rsid w:val="00EB0758"/>
    <w:rsid w:val="00EB0D78"/>
    <w:rsid w:val="00EB4DEE"/>
    <w:rsid w:val="00EB54E8"/>
    <w:rsid w:val="00EB6462"/>
    <w:rsid w:val="00EB6579"/>
    <w:rsid w:val="00EB704B"/>
    <w:rsid w:val="00EB7CF6"/>
    <w:rsid w:val="00EC179C"/>
    <w:rsid w:val="00EC30C2"/>
    <w:rsid w:val="00EC462D"/>
    <w:rsid w:val="00EC4B8E"/>
    <w:rsid w:val="00EC5601"/>
    <w:rsid w:val="00EC60A9"/>
    <w:rsid w:val="00EC7C57"/>
    <w:rsid w:val="00ED2467"/>
    <w:rsid w:val="00ED253D"/>
    <w:rsid w:val="00ED45BF"/>
    <w:rsid w:val="00ED4EF2"/>
    <w:rsid w:val="00ED5873"/>
    <w:rsid w:val="00ED6A79"/>
    <w:rsid w:val="00EE03C5"/>
    <w:rsid w:val="00EE37E9"/>
    <w:rsid w:val="00EE5132"/>
    <w:rsid w:val="00EE6150"/>
    <w:rsid w:val="00EE62F9"/>
    <w:rsid w:val="00EE720F"/>
    <w:rsid w:val="00EF076A"/>
    <w:rsid w:val="00EF11D2"/>
    <w:rsid w:val="00EF4149"/>
    <w:rsid w:val="00EF57AE"/>
    <w:rsid w:val="00EF66C5"/>
    <w:rsid w:val="00F000FE"/>
    <w:rsid w:val="00F01762"/>
    <w:rsid w:val="00F01AE7"/>
    <w:rsid w:val="00F01B4D"/>
    <w:rsid w:val="00F0366B"/>
    <w:rsid w:val="00F03E10"/>
    <w:rsid w:val="00F10CEC"/>
    <w:rsid w:val="00F126D4"/>
    <w:rsid w:val="00F1422B"/>
    <w:rsid w:val="00F2061E"/>
    <w:rsid w:val="00F21FB6"/>
    <w:rsid w:val="00F221BA"/>
    <w:rsid w:val="00F22875"/>
    <w:rsid w:val="00F23BF1"/>
    <w:rsid w:val="00F24E79"/>
    <w:rsid w:val="00F2512C"/>
    <w:rsid w:val="00F30409"/>
    <w:rsid w:val="00F31002"/>
    <w:rsid w:val="00F310AB"/>
    <w:rsid w:val="00F33CAE"/>
    <w:rsid w:val="00F3497D"/>
    <w:rsid w:val="00F34DE6"/>
    <w:rsid w:val="00F375B1"/>
    <w:rsid w:val="00F37B67"/>
    <w:rsid w:val="00F404FD"/>
    <w:rsid w:val="00F40E66"/>
    <w:rsid w:val="00F47CE1"/>
    <w:rsid w:val="00F51C2F"/>
    <w:rsid w:val="00F522CB"/>
    <w:rsid w:val="00F54228"/>
    <w:rsid w:val="00F6235B"/>
    <w:rsid w:val="00F6385F"/>
    <w:rsid w:val="00F63DE8"/>
    <w:rsid w:val="00F6406E"/>
    <w:rsid w:val="00F64C5E"/>
    <w:rsid w:val="00F6585A"/>
    <w:rsid w:val="00F65D70"/>
    <w:rsid w:val="00F66FF9"/>
    <w:rsid w:val="00F67CC8"/>
    <w:rsid w:val="00F73723"/>
    <w:rsid w:val="00F738E0"/>
    <w:rsid w:val="00F74F74"/>
    <w:rsid w:val="00F7506B"/>
    <w:rsid w:val="00F75FC7"/>
    <w:rsid w:val="00F82B1D"/>
    <w:rsid w:val="00F84605"/>
    <w:rsid w:val="00F8502A"/>
    <w:rsid w:val="00F8509B"/>
    <w:rsid w:val="00F90462"/>
    <w:rsid w:val="00F948A2"/>
    <w:rsid w:val="00FA13D6"/>
    <w:rsid w:val="00FA1671"/>
    <w:rsid w:val="00FA1AA5"/>
    <w:rsid w:val="00FA1F04"/>
    <w:rsid w:val="00FA3CCA"/>
    <w:rsid w:val="00FA4E59"/>
    <w:rsid w:val="00FB09C5"/>
    <w:rsid w:val="00FB2735"/>
    <w:rsid w:val="00FB3B87"/>
    <w:rsid w:val="00FC0295"/>
    <w:rsid w:val="00FC3258"/>
    <w:rsid w:val="00FC6C9E"/>
    <w:rsid w:val="00FC7B60"/>
    <w:rsid w:val="00FD1137"/>
    <w:rsid w:val="00FD128B"/>
    <w:rsid w:val="00FD504F"/>
    <w:rsid w:val="00FD576F"/>
    <w:rsid w:val="00FD5ED4"/>
    <w:rsid w:val="00FD6829"/>
    <w:rsid w:val="00FD68D5"/>
    <w:rsid w:val="00FD6FC5"/>
    <w:rsid w:val="00FE0A35"/>
    <w:rsid w:val="00FF3ECB"/>
    <w:rsid w:val="00FF54F9"/>
    <w:rsid w:val="00FF7A2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4097" style="mso-position-horizontal:left;mso-position-horizontal-relative:page;mso-position-vertical:top;mso-position-vertical-relative:page" fill="f" fillcolor="white" stroke="f">
      <v:fill color="white" on="f"/>
      <v:stroke on="f"/>
      <v:textbox inset="5.85pt,.7pt,5.85pt,.7pt"/>
    </o:shapedefaults>
    <o:shapelayout v:ext="edit">
      <o:idmap v:ext="edit" data="1"/>
    </o:shapelayout>
  </w:shapeDefaults>
  <w:decimalSymbol w:val="."/>
  <w:listSeparator w:val=","/>
  <w14:docId w14:val="4AB6372E"/>
  <w15:docId w15:val="{D023B745-FC97-4E4D-88A4-AC35CC896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E66"/>
    <w:pPr>
      <w:widowControl w:val="0"/>
      <w:adjustRightInd w:val="0"/>
      <w:snapToGrid w:val="0"/>
      <w:spacing w:line="330" w:lineRule="exact"/>
      <w:textAlignment w:val="baseline"/>
    </w:pPr>
    <w:rPr>
      <w:rFonts w:ascii="Times New Roman" w:hAnsi="Times New Roman"/>
      <w:snapToGrid w:val="0"/>
      <w:szCs w:val="22"/>
    </w:rPr>
  </w:style>
  <w:style w:type="paragraph" w:styleId="Heading1">
    <w:name w:val="heading 1"/>
    <w:next w:val="BodyText"/>
    <w:link w:val="Heading1Char"/>
    <w:uiPriority w:val="9"/>
    <w:qFormat/>
    <w:rsid w:val="00A53E66"/>
    <w:pPr>
      <w:keepNext/>
      <w:pageBreakBefore/>
      <w:numPr>
        <w:numId w:val="20"/>
      </w:numPr>
      <w:tabs>
        <w:tab w:val="left" w:pos="1985"/>
      </w:tabs>
      <w:suppressAutoHyphens/>
      <w:adjustRightInd w:val="0"/>
      <w:snapToGrid w:val="0"/>
      <w:spacing w:after="300" w:line="330" w:lineRule="exact"/>
      <w:textAlignment w:val="baseline"/>
      <w:outlineLvl w:val="0"/>
    </w:pPr>
    <w:rPr>
      <w:rFonts w:ascii="Arial" w:eastAsia="MS Gothic" w:hAnsi="Arial"/>
      <w:noProof/>
      <w:sz w:val="32"/>
      <w:szCs w:val="24"/>
    </w:rPr>
  </w:style>
  <w:style w:type="paragraph" w:styleId="Heading2">
    <w:name w:val="heading 2"/>
    <w:basedOn w:val="Heading1"/>
    <w:next w:val="BodyText"/>
    <w:link w:val="Heading2Char"/>
    <w:uiPriority w:val="9"/>
    <w:unhideWhenUsed/>
    <w:qFormat/>
    <w:rsid w:val="00A53E66"/>
    <w:pPr>
      <w:pageBreakBefore w:val="0"/>
      <w:numPr>
        <w:ilvl w:val="1"/>
      </w:numPr>
      <w:tabs>
        <w:tab w:val="clear" w:pos="856"/>
        <w:tab w:val="clear" w:pos="1985"/>
        <w:tab w:val="left" w:pos="854"/>
      </w:tabs>
      <w:spacing w:after="200"/>
      <w:outlineLvl w:val="1"/>
    </w:pPr>
    <w:rPr>
      <w:sz w:val="28"/>
    </w:rPr>
  </w:style>
  <w:style w:type="paragraph" w:styleId="Heading3">
    <w:name w:val="heading 3"/>
    <w:basedOn w:val="Heading2"/>
    <w:next w:val="BodyText"/>
    <w:link w:val="Heading3Char"/>
    <w:uiPriority w:val="9"/>
    <w:unhideWhenUsed/>
    <w:qFormat/>
    <w:rsid w:val="00A53E66"/>
    <w:pPr>
      <w:numPr>
        <w:ilvl w:val="2"/>
      </w:numPr>
      <w:tabs>
        <w:tab w:val="clear" w:pos="854"/>
        <w:tab w:val="clear" w:pos="1021"/>
        <w:tab w:val="left" w:pos="1022"/>
      </w:tabs>
      <w:spacing w:after="160" w:line="280" w:lineRule="exact"/>
      <w:outlineLvl w:val="2"/>
    </w:pPr>
    <w:rPr>
      <w:sz w:val="24"/>
    </w:rPr>
  </w:style>
  <w:style w:type="paragraph" w:styleId="Heading4">
    <w:name w:val="heading 4"/>
    <w:basedOn w:val="Heading3"/>
    <w:next w:val="BodyText"/>
    <w:link w:val="Heading4Char"/>
    <w:uiPriority w:val="9"/>
    <w:unhideWhenUsed/>
    <w:qFormat/>
    <w:rsid w:val="00A53E66"/>
    <w:pPr>
      <w:numPr>
        <w:ilvl w:val="3"/>
      </w:numPr>
      <w:tabs>
        <w:tab w:val="clear" w:pos="1022"/>
        <w:tab w:val="left" w:pos="1134"/>
      </w:tabs>
      <w:outlineLvl w:val="3"/>
    </w:pPr>
    <w:rPr>
      <w:sz w:val="22"/>
    </w:rPr>
  </w:style>
  <w:style w:type="paragraph" w:styleId="Heading5">
    <w:name w:val="heading 5"/>
    <w:basedOn w:val="Heading4"/>
    <w:link w:val="Heading5Char"/>
    <w:uiPriority w:val="9"/>
    <w:unhideWhenUsed/>
    <w:qFormat/>
    <w:rsid w:val="00A53E66"/>
    <w:pPr>
      <w:numPr>
        <w:ilvl w:val="4"/>
      </w:numPr>
      <w:tabs>
        <w:tab w:val="clear" w:pos="1134"/>
        <w:tab w:val="left" w:pos="397"/>
      </w:tabs>
      <w:outlineLvl w:val="4"/>
    </w:pPr>
    <w:rPr>
      <w:sz w:val="20"/>
    </w:rPr>
  </w:style>
  <w:style w:type="paragraph" w:styleId="Heading6">
    <w:name w:val="heading 6"/>
    <w:basedOn w:val="BodyText"/>
    <w:next w:val="BodyText"/>
    <w:link w:val="Heading6Char"/>
    <w:uiPriority w:val="9"/>
    <w:unhideWhenUsed/>
    <w:qFormat/>
    <w:rsid w:val="00A53E66"/>
    <w:pPr>
      <w:keepNext/>
      <w:numPr>
        <w:ilvl w:val="5"/>
        <w:numId w:val="20"/>
      </w:numPr>
      <w:outlineLvl w:val="5"/>
    </w:pPr>
    <w:rPr>
      <w:rFonts w:ascii="Arial" w:eastAsia="MS Gothic" w:hAnsi="Arial"/>
      <w:bCs/>
    </w:rPr>
  </w:style>
  <w:style w:type="paragraph" w:styleId="Heading7">
    <w:name w:val="heading 7"/>
    <w:basedOn w:val="Normal"/>
    <w:next w:val="Normal"/>
    <w:link w:val="Heading7Char"/>
    <w:uiPriority w:val="9"/>
    <w:unhideWhenUsed/>
    <w:qFormat/>
    <w:rsid w:val="00A53E66"/>
    <w:pPr>
      <w:keepNext/>
      <w:ind w:left="1701"/>
      <w:outlineLvl w:val="6"/>
    </w:pPr>
  </w:style>
  <w:style w:type="paragraph" w:styleId="Heading8">
    <w:name w:val="heading 8"/>
    <w:basedOn w:val="Normal"/>
    <w:next w:val="Normal"/>
    <w:link w:val="Heading8Char"/>
    <w:uiPriority w:val="9"/>
    <w:unhideWhenUsed/>
    <w:qFormat/>
    <w:rsid w:val="00A53E66"/>
    <w:pPr>
      <w:keepNext/>
      <w:ind w:left="2551"/>
      <w:outlineLvl w:val="7"/>
    </w:pPr>
  </w:style>
  <w:style w:type="paragraph" w:styleId="Heading9">
    <w:name w:val="heading 9"/>
    <w:basedOn w:val="Normal"/>
    <w:next w:val="Normal"/>
    <w:link w:val="Heading9Char"/>
    <w:uiPriority w:val="9"/>
    <w:semiHidden/>
    <w:unhideWhenUsed/>
    <w:qFormat/>
    <w:rsid w:val="00A53E66"/>
    <w:pPr>
      <w:keepNext/>
      <w:ind w:left="255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unhideWhenUsed/>
    <w:rsid w:val="00A53E66"/>
    <w:pPr>
      <w:suppressAutoHyphens/>
      <w:adjustRightInd w:val="0"/>
      <w:snapToGrid w:val="0"/>
      <w:spacing w:after="100" w:line="284" w:lineRule="exact"/>
      <w:textAlignment w:val="baseline"/>
    </w:pPr>
    <w:rPr>
      <w:rFonts w:ascii="Times New Roman" w:hAnsi="Times New Roman"/>
      <w:snapToGrid w:val="0"/>
      <w:szCs w:val="22"/>
    </w:rPr>
  </w:style>
  <w:style w:type="character" w:customStyle="1" w:styleId="BodyTextChar">
    <w:name w:val="Body Text Char"/>
    <w:link w:val="BodyText"/>
    <w:uiPriority w:val="99"/>
    <w:rsid w:val="00A53E66"/>
    <w:rPr>
      <w:rFonts w:ascii="Times New Roman" w:hAnsi="Times New Roman"/>
      <w:snapToGrid w:val="0"/>
      <w:szCs w:val="22"/>
    </w:rPr>
  </w:style>
  <w:style w:type="character" w:customStyle="1" w:styleId="Heading1Char">
    <w:name w:val="Heading 1 Char"/>
    <w:link w:val="Heading1"/>
    <w:uiPriority w:val="9"/>
    <w:rsid w:val="00A53E66"/>
    <w:rPr>
      <w:rFonts w:ascii="Arial" w:eastAsia="MS Gothic" w:hAnsi="Arial"/>
      <w:noProof/>
      <w:sz w:val="32"/>
      <w:szCs w:val="24"/>
    </w:rPr>
  </w:style>
  <w:style w:type="character" w:customStyle="1" w:styleId="Heading2Char">
    <w:name w:val="Heading 2 Char"/>
    <w:link w:val="Heading2"/>
    <w:uiPriority w:val="9"/>
    <w:rsid w:val="00A53E66"/>
    <w:rPr>
      <w:rFonts w:ascii="Arial" w:eastAsia="MS Gothic" w:hAnsi="Arial"/>
      <w:noProof/>
      <w:sz w:val="28"/>
      <w:szCs w:val="24"/>
    </w:rPr>
  </w:style>
  <w:style w:type="character" w:customStyle="1" w:styleId="Heading3Char">
    <w:name w:val="Heading 3 Char"/>
    <w:link w:val="Heading3"/>
    <w:uiPriority w:val="9"/>
    <w:rsid w:val="00A53E66"/>
    <w:rPr>
      <w:rFonts w:ascii="Arial" w:eastAsia="MS Gothic" w:hAnsi="Arial"/>
      <w:noProof/>
      <w:sz w:val="24"/>
      <w:szCs w:val="24"/>
    </w:rPr>
  </w:style>
  <w:style w:type="character" w:customStyle="1" w:styleId="Heading4Char">
    <w:name w:val="Heading 4 Char"/>
    <w:link w:val="Heading4"/>
    <w:uiPriority w:val="9"/>
    <w:rsid w:val="00A53E66"/>
    <w:rPr>
      <w:rFonts w:ascii="Arial" w:eastAsia="MS Gothic" w:hAnsi="Arial"/>
      <w:noProof/>
      <w:sz w:val="22"/>
      <w:szCs w:val="24"/>
    </w:rPr>
  </w:style>
  <w:style w:type="character" w:customStyle="1" w:styleId="Heading5Char">
    <w:name w:val="Heading 5 Char"/>
    <w:link w:val="Heading5"/>
    <w:uiPriority w:val="9"/>
    <w:rsid w:val="00A53E66"/>
    <w:rPr>
      <w:rFonts w:ascii="Arial" w:eastAsia="MS Gothic" w:hAnsi="Arial"/>
      <w:noProof/>
      <w:szCs w:val="24"/>
    </w:rPr>
  </w:style>
  <w:style w:type="character" w:customStyle="1" w:styleId="Heading6Char">
    <w:name w:val="Heading 6 Char"/>
    <w:basedOn w:val="DefaultParagraphFont"/>
    <w:link w:val="Heading6"/>
    <w:uiPriority w:val="9"/>
    <w:rsid w:val="00A53E66"/>
    <w:rPr>
      <w:rFonts w:ascii="Arial" w:eastAsia="MS Gothic" w:hAnsi="Arial"/>
      <w:bCs/>
      <w:snapToGrid w:val="0"/>
      <w:szCs w:val="22"/>
    </w:rPr>
  </w:style>
  <w:style w:type="character" w:customStyle="1" w:styleId="Heading7Char">
    <w:name w:val="Heading 7 Char"/>
    <w:basedOn w:val="DefaultParagraphFont"/>
    <w:link w:val="Heading7"/>
    <w:uiPriority w:val="9"/>
    <w:rsid w:val="00A53E66"/>
    <w:rPr>
      <w:rFonts w:ascii="Times New Roman" w:hAnsi="Times New Roman"/>
      <w:snapToGrid w:val="0"/>
      <w:szCs w:val="22"/>
    </w:rPr>
  </w:style>
  <w:style w:type="character" w:customStyle="1" w:styleId="Heading8Char">
    <w:name w:val="Heading 8 Char"/>
    <w:basedOn w:val="DefaultParagraphFont"/>
    <w:link w:val="Heading8"/>
    <w:uiPriority w:val="9"/>
    <w:rsid w:val="00A53E66"/>
    <w:rPr>
      <w:rFonts w:ascii="Times New Roman" w:hAnsi="Times New Roman"/>
      <w:snapToGrid w:val="0"/>
      <w:szCs w:val="22"/>
    </w:rPr>
  </w:style>
  <w:style w:type="character" w:customStyle="1" w:styleId="Heading9Char">
    <w:name w:val="Heading 9 Char"/>
    <w:basedOn w:val="DefaultParagraphFont"/>
    <w:link w:val="Heading9"/>
    <w:uiPriority w:val="9"/>
    <w:semiHidden/>
    <w:rsid w:val="00A53E66"/>
    <w:rPr>
      <w:rFonts w:ascii="Times New Roman" w:hAnsi="Times New Roman"/>
      <w:snapToGrid w:val="0"/>
      <w:szCs w:val="22"/>
    </w:rPr>
  </w:style>
  <w:style w:type="paragraph" w:styleId="Header">
    <w:name w:val="header"/>
    <w:basedOn w:val="Footer"/>
    <w:link w:val="HeaderChar"/>
    <w:uiPriority w:val="99"/>
    <w:unhideWhenUsed/>
    <w:rsid w:val="00A53E66"/>
    <w:pPr>
      <w:spacing w:line="200" w:lineRule="exact"/>
      <w:ind w:right="-187"/>
    </w:pPr>
  </w:style>
  <w:style w:type="paragraph" w:styleId="Footer">
    <w:name w:val="footer"/>
    <w:link w:val="FooterChar"/>
    <w:uiPriority w:val="99"/>
    <w:unhideWhenUsed/>
    <w:rsid w:val="00A53E66"/>
    <w:pPr>
      <w:widowControl w:val="0"/>
      <w:tabs>
        <w:tab w:val="right" w:pos="9809"/>
      </w:tabs>
      <w:spacing w:line="280" w:lineRule="exact"/>
      <w:ind w:left="-113" w:right="-113"/>
      <w:textAlignment w:val="baseline"/>
    </w:pPr>
    <w:rPr>
      <w:rFonts w:ascii="Arial" w:eastAsia="MS Gothic" w:hAnsi="Arial"/>
      <w:snapToGrid w:val="0"/>
      <w:szCs w:val="22"/>
    </w:rPr>
  </w:style>
  <w:style w:type="character" w:customStyle="1" w:styleId="FooterChar">
    <w:name w:val="Footer Char"/>
    <w:link w:val="Footer"/>
    <w:uiPriority w:val="99"/>
    <w:rsid w:val="00A53E66"/>
    <w:rPr>
      <w:rFonts w:ascii="Arial" w:eastAsia="MS Gothic" w:hAnsi="Arial"/>
      <w:snapToGrid w:val="0"/>
      <w:szCs w:val="22"/>
    </w:rPr>
  </w:style>
  <w:style w:type="character" w:customStyle="1" w:styleId="HeaderChar">
    <w:name w:val="Header Char"/>
    <w:link w:val="Header"/>
    <w:uiPriority w:val="99"/>
    <w:rsid w:val="00A53E66"/>
    <w:rPr>
      <w:rFonts w:ascii="Arial" w:eastAsia="MS Gothic" w:hAnsi="Arial"/>
      <w:snapToGrid w:val="0"/>
      <w:szCs w:val="22"/>
    </w:rPr>
  </w:style>
  <w:style w:type="paragraph" w:customStyle="1" w:styleId="7pt">
    <w:name w:val="表本文　7pt上線用"/>
    <w:basedOn w:val="a2"/>
    <w:qFormat/>
    <w:rsid w:val="00A53E66"/>
    <w:pPr>
      <w:ind w:left="0"/>
    </w:pPr>
    <w:rPr>
      <w:sz w:val="14"/>
    </w:rPr>
  </w:style>
  <w:style w:type="paragraph" w:customStyle="1" w:styleId="a2">
    <w:name w:val="表本文　上線用"/>
    <w:basedOn w:val="a3"/>
    <w:qFormat/>
    <w:rsid w:val="00A53E66"/>
    <w:pPr>
      <w:spacing w:before="60" w:after="20"/>
    </w:pPr>
  </w:style>
  <w:style w:type="paragraph" w:customStyle="1" w:styleId="a3">
    <w:name w:val="表ヘッダ"/>
    <w:basedOn w:val="a4"/>
    <w:qFormat/>
    <w:rsid w:val="00A53E66"/>
  </w:style>
  <w:style w:type="paragraph" w:customStyle="1" w:styleId="a4">
    <w:name w:val="表本文"/>
    <w:qFormat/>
    <w:rsid w:val="00A53E66"/>
    <w:pPr>
      <w:suppressAutoHyphens/>
      <w:adjustRightInd w:val="0"/>
      <w:snapToGrid w:val="0"/>
      <w:spacing w:before="40" w:after="40" w:line="200" w:lineRule="exact"/>
      <w:ind w:left="57" w:right="57"/>
    </w:pPr>
    <w:rPr>
      <w:rFonts w:ascii="Arial" w:eastAsia="MS Gothic" w:hAnsi="Arial"/>
      <w:snapToGrid w:val="0"/>
      <w:sz w:val="16"/>
      <w:szCs w:val="22"/>
    </w:rPr>
  </w:style>
  <w:style w:type="paragraph" w:customStyle="1" w:styleId="H1UsersManual">
    <w:name w:val="H1_User's Manual"/>
    <w:basedOn w:val="Normal"/>
    <w:qFormat/>
    <w:rsid w:val="00A53E66"/>
    <w:pPr>
      <w:spacing w:line="240" w:lineRule="auto"/>
    </w:pPr>
    <w:rPr>
      <w:rFonts w:ascii="Arial" w:hAnsi="Arial" w:cs="Arial"/>
      <w:color w:val="FFFFFF"/>
      <w:sz w:val="52"/>
      <w:szCs w:val="52"/>
    </w:rPr>
  </w:style>
  <w:style w:type="paragraph" w:customStyle="1" w:styleId="SP">
    <w:name w:val="SP"/>
    <w:basedOn w:val="BodyText"/>
    <w:next w:val="BodyText"/>
    <w:qFormat/>
    <w:rsid w:val="00A53E66"/>
    <w:pPr>
      <w:spacing w:after="0" w:line="240" w:lineRule="exact"/>
    </w:pPr>
  </w:style>
  <w:style w:type="paragraph" w:customStyle="1" w:styleId="H2TableofContents">
    <w:name w:val="H2_Table of Contents"/>
    <w:rsid w:val="00A53E66"/>
    <w:pPr>
      <w:snapToGrid w:val="0"/>
      <w:spacing w:line="360" w:lineRule="exact"/>
      <w:jc w:val="center"/>
    </w:pPr>
    <w:rPr>
      <w:rFonts w:ascii="Arial" w:eastAsia="MS Gothic" w:hAnsi="Arial"/>
      <w:snapToGrid w:val="0"/>
      <w:sz w:val="36"/>
      <w:szCs w:val="36"/>
    </w:rPr>
  </w:style>
  <w:style w:type="paragraph" w:styleId="TOC1">
    <w:name w:val="toc 1"/>
    <w:basedOn w:val="Normal"/>
    <w:next w:val="Normal"/>
    <w:uiPriority w:val="39"/>
    <w:unhideWhenUsed/>
    <w:rsid w:val="00A53E66"/>
    <w:pPr>
      <w:keepNext/>
      <w:tabs>
        <w:tab w:val="left" w:pos="1304"/>
        <w:tab w:val="right" w:leader="dot" w:pos="9639"/>
      </w:tabs>
      <w:spacing w:beforeLines="60" w:before="198" w:line="360" w:lineRule="exact"/>
    </w:pPr>
    <w:rPr>
      <w:rFonts w:ascii="Arial" w:eastAsia="MS Gothic" w:hAnsi="Arial"/>
      <w:sz w:val="24"/>
    </w:rPr>
  </w:style>
  <w:style w:type="paragraph" w:styleId="TOC2">
    <w:name w:val="toc 2"/>
    <w:basedOn w:val="TOC1"/>
    <w:next w:val="Normal"/>
    <w:uiPriority w:val="39"/>
    <w:unhideWhenUsed/>
    <w:rsid w:val="00A53E66"/>
    <w:pPr>
      <w:tabs>
        <w:tab w:val="left" w:pos="994"/>
      </w:tabs>
      <w:spacing w:beforeLines="0" w:before="0"/>
      <w:ind w:left="323"/>
    </w:pPr>
    <w:rPr>
      <w:sz w:val="20"/>
    </w:rPr>
  </w:style>
  <w:style w:type="paragraph" w:styleId="TOC3">
    <w:name w:val="toc 3"/>
    <w:basedOn w:val="Normal"/>
    <w:next w:val="Normal"/>
    <w:autoRedefine/>
    <w:uiPriority w:val="39"/>
    <w:unhideWhenUsed/>
    <w:rsid w:val="00A53E66"/>
    <w:pPr>
      <w:tabs>
        <w:tab w:val="left" w:pos="1588"/>
        <w:tab w:val="right" w:leader="dot" w:pos="9639"/>
      </w:tabs>
      <w:ind w:left="737"/>
    </w:pPr>
    <w:rPr>
      <w:rFonts w:ascii="Arial" w:eastAsia="MS Gothic" w:hAnsi="Arial"/>
    </w:rPr>
  </w:style>
  <w:style w:type="paragraph" w:styleId="TOC4">
    <w:name w:val="toc 4"/>
    <w:basedOn w:val="Normal"/>
    <w:next w:val="Normal"/>
    <w:autoRedefine/>
    <w:uiPriority w:val="39"/>
    <w:unhideWhenUsed/>
    <w:rsid w:val="00A53E66"/>
    <w:pPr>
      <w:keepNext/>
      <w:tabs>
        <w:tab w:val="left" w:pos="2198"/>
        <w:tab w:val="right" w:leader="dot" w:pos="9639"/>
      </w:tabs>
      <w:spacing w:line="260" w:lineRule="exact"/>
      <w:ind w:leftChars="595" w:left="1190"/>
    </w:pPr>
    <w:rPr>
      <w:rFonts w:ascii="Arial" w:eastAsia="MS Gothic" w:hAnsi="Arial"/>
    </w:rPr>
  </w:style>
  <w:style w:type="paragraph" w:customStyle="1" w:styleId="H3ProductName">
    <w:name w:val="H3_Product Name"/>
    <w:basedOn w:val="Normal"/>
    <w:rsid w:val="00A53E66"/>
    <w:pPr>
      <w:kinsoku w:val="0"/>
      <w:overflowPunct w:val="0"/>
      <w:autoSpaceDE w:val="0"/>
      <w:spacing w:line="360" w:lineRule="exact"/>
      <w:textAlignment w:val="auto"/>
    </w:pPr>
    <w:rPr>
      <w:rFonts w:ascii="Arial" w:eastAsia="MS Gothic" w:hAnsi="Arial"/>
      <w:snapToGrid/>
      <w:sz w:val="28"/>
      <w:szCs w:val="32"/>
    </w:rPr>
  </w:style>
  <w:style w:type="paragraph" w:customStyle="1" w:styleId="H3DocProperty">
    <w:name w:val="H3_DocProperty"/>
    <w:basedOn w:val="H3ProductName"/>
    <w:rsid w:val="00A53E66"/>
    <w:pPr>
      <w:spacing w:line="200" w:lineRule="atLeast"/>
      <w:jc w:val="right"/>
      <w:textAlignment w:val="baseline"/>
    </w:pPr>
    <w:rPr>
      <w:position w:val="2"/>
      <w:sz w:val="18"/>
    </w:rPr>
  </w:style>
  <w:style w:type="paragraph" w:customStyle="1" w:styleId="H3Function">
    <w:name w:val="H3_Function"/>
    <w:basedOn w:val="H3ProductName"/>
    <w:rsid w:val="00A53E66"/>
    <w:pPr>
      <w:spacing w:beforeLines="25" w:before="82"/>
    </w:pPr>
    <w:rPr>
      <w:sz w:val="22"/>
    </w:rPr>
  </w:style>
  <w:style w:type="paragraph" w:styleId="HTMLAddress">
    <w:name w:val="HTML Address"/>
    <w:basedOn w:val="Normal"/>
    <w:link w:val="HTMLAddressChar"/>
    <w:uiPriority w:val="99"/>
    <w:semiHidden/>
    <w:unhideWhenUsed/>
    <w:rsid w:val="00A53E66"/>
    <w:rPr>
      <w:i/>
      <w:iCs/>
    </w:rPr>
  </w:style>
  <w:style w:type="character" w:customStyle="1" w:styleId="HTMLAddressChar">
    <w:name w:val="HTML Address Char"/>
    <w:basedOn w:val="DefaultParagraphFont"/>
    <w:link w:val="HTMLAddress"/>
    <w:uiPriority w:val="99"/>
    <w:semiHidden/>
    <w:rsid w:val="00A53E66"/>
    <w:rPr>
      <w:rFonts w:ascii="Times New Roman" w:hAnsi="Times New Roman"/>
      <w:i/>
      <w:iCs/>
      <w:snapToGrid w:val="0"/>
      <w:szCs w:val="22"/>
    </w:rPr>
  </w:style>
  <w:style w:type="paragraph" w:customStyle="1" w:styleId="a5">
    <w:name w:val="小見出し"/>
    <w:basedOn w:val="BodyText"/>
    <w:next w:val="BodyText"/>
    <w:qFormat/>
    <w:rsid w:val="00A53E66"/>
    <w:pPr>
      <w:spacing w:after="0" w:line="330" w:lineRule="exact"/>
    </w:pPr>
    <w:rPr>
      <w:rFonts w:ascii="Arial" w:eastAsia="MS Gothic" w:hAnsi="Arial"/>
      <w:b/>
      <w:position w:val="6"/>
    </w:rPr>
  </w:style>
  <w:style w:type="paragraph" w:styleId="Caption">
    <w:name w:val="caption"/>
    <w:basedOn w:val="BodyText"/>
    <w:next w:val="BodyText"/>
    <w:link w:val="CaptionChar"/>
    <w:uiPriority w:val="35"/>
    <w:unhideWhenUsed/>
    <w:qFormat/>
    <w:rsid w:val="00A53E66"/>
    <w:pPr>
      <w:keepNext/>
      <w:spacing w:before="160"/>
      <w:ind w:left="1247" w:hanging="1247"/>
    </w:pPr>
    <w:rPr>
      <w:rFonts w:ascii="Arial" w:eastAsia="MS Gothic" w:hAnsi="Arial"/>
      <w:bCs/>
      <w:sz w:val="18"/>
      <w:szCs w:val="21"/>
    </w:rPr>
  </w:style>
  <w:style w:type="table" w:styleId="TableGrid">
    <w:name w:val="Table Grid"/>
    <w:basedOn w:val="TableNormal"/>
    <w:uiPriority w:val="39"/>
    <w:rsid w:val="00A53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センター"/>
    <w:basedOn w:val="a3"/>
    <w:qFormat/>
    <w:rsid w:val="00A53E66"/>
    <w:pPr>
      <w:jc w:val="center"/>
    </w:pPr>
  </w:style>
  <w:style w:type="paragraph" w:customStyle="1" w:styleId="a7">
    <w:name w:val="表右揃え"/>
    <w:basedOn w:val="a4"/>
    <w:qFormat/>
    <w:rsid w:val="00A53E66"/>
    <w:pPr>
      <w:spacing w:line="240" w:lineRule="exact"/>
      <w:jc w:val="right"/>
    </w:pPr>
  </w:style>
  <w:style w:type="character" w:customStyle="1" w:styleId="a8">
    <w:name w:val="下付き"/>
    <w:uiPriority w:val="1"/>
    <w:qFormat/>
    <w:rsid w:val="00A53E66"/>
    <w:rPr>
      <w:vertAlign w:val="subscript"/>
    </w:rPr>
  </w:style>
  <w:style w:type="character" w:customStyle="1" w:styleId="a9">
    <w:name w:val="ボールド"/>
    <w:uiPriority w:val="1"/>
    <w:qFormat/>
    <w:rsid w:val="00A53E66"/>
    <w:rPr>
      <w:rFonts w:ascii="Arial" w:eastAsia="MS Gothic" w:hAnsi="Arial"/>
      <w:b/>
      <w:i w:val="0"/>
    </w:rPr>
  </w:style>
  <w:style w:type="paragraph" w:customStyle="1" w:styleId="aa">
    <w:name w:val="備考"/>
    <w:basedOn w:val="a5"/>
    <w:next w:val="ab"/>
    <w:qFormat/>
    <w:rsid w:val="00A53E66"/>
    <w:pPr>
      <w:pBdr>
        <w:bottom w:val="single" w:sz="12" w:space="0" w:color="auto"/>
      </w:pBdr>
      <w:spacing w:before="60"/>
    </w:pPr>
    <w:rPr>
      <w:b w:val="0"/>
      <w:position w:val="3"/>
      <w:sz w:val="18"/>
    </w:rPr>
  </w:style>
  <w:style w:type="paragraph" w:customStyle="1" w:styleId="ab">
    <w:name w:val="備考と注意　本文"/>
    <w:basedOn w:val="BodyText"/>
    <w:qFormat/>
    <w:rsid w:val="00A53E66"/>
    <w:pPr>
      <w:spacing w:before="40" w:line="260" w:lineRule="exact"/>
    </w:pPr>
    <w:rPr>
      <w:rFonts w:ascii="Arial" w:eastAsia="MS Gothic" w:hAnsi="Arial"/>
      <w:sz w:val="18"/>
    </w:rPr>
  </w:style>
  <w:style w:type="paragraph" w:customStyle="1" w:styleId="a1">
    <w:name w:val="本文　中黒"/>
    <w:basedOn w:val="BodyText"/>
    <w:qFormat/>
    <w:rsid w:val="00A53E66"/>
    <w:pPr>
      <w:numPr>
        <w:numId w:val="2"/>
      </w:numPr>
      <w:tabs>
        <w:tab w:val="left" w:pos="199"/>
      </w:tabs>
      <w:ind w:left="198" w:hanging="170"/>
    </w:pPr>
  </w:style>
  <w:style w:type="paragraph" w:customStyle="1" w:styleId="ac">
    <w:name w:val="備考と注意"/>
    <w:basedOn w:val="aa"/>
    <w:qFormat/>
    <w:rsid w:val="00A53E66"/>
    <w:rPr>
      <w:b/>
    </w:rPr>
  </w:style>
  <w:style w:type="paragraph" w:customStyle="1" w:styleId="ad">
    <w:name w:val="備考と注意　終わり"/>
    <w:basedOn w:val="ab"/>
    <w:qFormat/>
    <w:rsid w:val="00A53E66"/>
    <w:pPr>
      <w:pBdr>
        <w:top w:val="single" w:sz="12" w:space="1" w:color="auto"/>
      </w:pBdr>
    </w:pPr>
    <w:rPr>
      <w:rFonts w:eastAsia="Arial"/>
    </w:rPr>
  </w:style>
  <w:style w:type="paragraph" w:customStyle="1" w:styleId="a0">
    <w:name w:val="備考と注意　ー"/>
    <w:basedOn w:val="ad"/>
    <w:qFormat/>
    <w:rsid w:val="00A53E66"/>
    <w:pPr>
      <w:numPr>
        <w:numId w:val="1"/>
      </w:numPr>
      <w:pBdr>
        <w:top w:val="none" w:sz="0" w:space="0" w:color="auto"/>
      </w:pBdr>
      <w:tabs>
        <w:tab w:val="left" w:pos="397"/>
      </w:tabs>
      <w:ind w:left="398" w:hanging="199"/>
    </w:pPr>
  </w:style>
  <w:style w:type="paragraph" w:customStyle="1" w:styleId="1">
    <w:name w:val="本文　脚注1.～"/>
    <w:basedOn w:val="BodyText"/>
    <w:qFormat/>
    <w:rsid w:val="00A53E66"/>
    <w:pPr>
      <w:keepNext/>
      <w:numPr>
        <w:numId w:val="19"/>
      </w:numPr>
      <w:spacing w:before="200" w:line="280" w:lineRule="exact"/>
      <w:contextualSpacing/>
    </w:pPr>
    <w:rPr>
      <w:rFonts w:ascii="Arial" w:eastAsia="MS Gothic" w:hAnsi="Arial" w:cs="MS Mincho"/>
      <w:sz w:val="18"/>
      <w:szCs w:val="20"/>
    </w:rPr>
  </w:style>
  <w:style w:type="paragraph" w:customStyle="1" w:styleId="12">
    <w:name w:val="表脚注1.～"/>
    <w:basedOn w:val="BodyText"/>
    <w:qFormat/>
    <w:rsid w:val="00A53E66"/>
    <w:pPr>
      <w:keepNext/>
      <w:numPr>
        <w:numId w:val="17"/>
      </w:numPr>
      <w:spacing w:after="40" w:line="260" w:lineRule="exact"/>
      <w:contextualSpacing/>
    </w:pPr>
    <w:rPr>
      <w:rFonts w:ascii="Arial" w:eastAsia="MS Gothic" w:hAnsi="Arial"/>
      <w:bCs/>
      <w:sz w:val="16"/>
    </w:rPr>
  </w:style>
  <w:style w:type="paragraph" w:customStyle="1" w:styleId="H1Dateofissue">
    <w:name w:val="H1_Date of issue"/>
    <w:basedOn w:val="Normal"/>
    <w:rsid w:val="00A53E66"/>
    <w:pPr>
      <w:adjustRightInd/>
      <w:snapToGrid/>
      <w:spacing w:line="360" w:lineRule="exact"/>
      <w:jc w:val="right"/>
      <w:textAlignment w:val="auto"/>
    </w:pPr>
    <w:rPr>
      <w:rFonts w:ascii="Arial" w:eastAsia="MS Gothic" w:hAnsi="Arial" w:cs="Arial"/>
      <w:snapToGrid/>
      <w:color w:val="4B4B4B"/>
      <w:kern w:val="2"/>
      <w:sz w:val="34"/>
      <w:szCs w:val="68"/>
    </w:rPr>
  </w:style>
  <w:style w:type="paragraph" w:customStyle="1" w:styleId="ae">
    <w:name w:val="表脚備考"/>
    <w:basedOn w:val="12"/>
    <w:next w:val="BodyText"/>
    <w:qFormat/>
    <w:rsid w:val="00A53E66"/>
    <w:pPr>
      <w:numPr>
        <w:numId w:val="0"/>
      </w:numPr>
      <w:tabs>
        <w:tab w:val="left" w:pos="567"/>
      </w:tabs>
      <w:spacing w:before="60" w:after="0"/>
      <w:ind w:left="567" w:hanging="567"/>
    </w:pPr>
    <w:rPr>
      <w:bCs w:val="0"/>
    </w:rPr>
  </w:style>
  <w:style w:type="paragraph" w:customStyle="1" w:styleId="a">
    <w:name w:val="本文　中線"/>
    <w:basedOn w:val="a1"/>
    <w:qFormat/>
    <w:rsid w:val="00A53E66"/>
    <w:pPr>
      <w:numPr>
        <w:numId w:val="3"/>
      </w:numPr>
      <w:tabs>
        <w:tab w:val="left" w:pos="454"/>
      </w:tabs>
      <w:ind w:left="454" w:hanging="255"/>
    </w:pPr>
  </w:style>
  <w:style w:type="paragraph" w:customStyle="1" w:styleId="10">
    <w:name w:val="備考と注意1.～"/>
    <w:basedOn w:val="a0"/>
    <w:qFormat/>
    <w:rsid w:val="00A53E66"/>
    <w:pPr>
      <w:numPr>
        <w:numId w:val="18"/>
      </w:numPr>
    </w:pPr>
  </w:style>
  <w:style w:type="paragraph" w:customStyle="1" w:styleId="17">
    <w:name w:val="備考1.～"/>
    <w:basedOn w:val="10"/>
    <w:qFormat/>
    <w:rsid w:val="00A53E66"/>
    <w:pPr>
      <w:tabs>
        <w:tab w:val="left" w:pos="301"/>
      </w:tabs>
      <w:ind w:left="301" w:hanging="301"/>
    </w:pPr>
    <w:rPr>
      <w:b/>
    </w:rPr>
  </w:style>
  <w:style w:type="paragraph" w:customStyle="1" w:styleId="14">
    <w:name w:val="中黒_　1.～"/>
    <w:basedOn w:val="a"/>
    <w:qFormat/>
    <w:rsid w:val="00A53E66"/>
    <w:pPr>
      <w:numPr>
        <w:numId w:val="4"/>
      </w:numPr>
    </w:pPr>
  </w:style>
  <w:style w:type="paragraph" w:styleId="BalloonText">
    <w:name w:val="Balloon Text"/>
    <w:basedOn w:val="Normal"/>
    <w:link w:val="BalloonTextChar"/>
    <w:uiPriority w:val="99"/>
    <w:semiHidden/>
    <w:unhideWhenUsed/>
    <w:rsid w:val="00A53E66"/>
    <w:pPr>
      <w:spacing w:line="240" w:lineRule="auto"/>
    </w:pPr>
    <w:rPr>
      <w:rFonts w:ascii="Arial" w:eastAsia="MS Gothic" w:hAnsi="Arial"/>
      <w:sz w:val="18"/>
      <w:szCs w:val="18"/>
    </w:rPr>
  </w:style>
  <w:style w:type="character" w:customStyle="1" w:styleId="BalloonTextChar">
    <w:name w:val="Balloon Text Char"/>
    <w:link w:val="BalloonText"/>
    <w:uiPriority w:val="99"/>
    <w:semiHidden/>
    <w:rsid w:val="00A53E66"/>
    <w:rPr>
      <w:rFonts w:ascii="Arial" w:eastAsia="MS Gothic" w:hAnsi="Arial"/>
      <w:snapToGrid w:val="0"/>
      <w:sz w:val="18"/>
      <w:szCs w:val="18"/>
    </w:rPr>
  </w:style>
  <w:style w:type="paragraph" w:customStyle="1" w:styleId="af">
    <w:name w:val="図_大"/>
    <w:basedOn w:val="Normal"/>
    <w:qFormat/>
    <w:rsid w:val="00A53E66"/>
    <w:pPr>
      <w:pBdr>
        <w:top w:val="single" w:sz="4" w:space="17" w:color="auto"/>
        <w:left w:val="single" w:sz="4" w:space="0" w:color="auto"/>
        <w:bottom w:val="single" w:sz="4" w:space="17" w:color="auto"/>
        <w:right w:val="single" w:sz="4" w:space="0" w:color="auto"/>
      </w:pBdr>
      <w:spacing w:before="240" w:line="240" w:lineRule="atLeast"/>
      <w:jc w:val="center"/>
    </w:pPr>
  </w:style>
  <w:style w:type="paragraph" w:customStyle="1" w:styleId="11">
    <w:name w:val="図　注意1.～"/>
    <w:basedOn w:val="Normal"/>
    <w:qFormat/>
    <w:rsid w:val="00A53E66"/>
    <w:pPr>
      <w:numPr>
        <w:numId w:val="15"/>
      </w:numPr>
      <w:pBdr>
        <w:top w:val="single" w:sz="4" w:space="17" w:color="auto"/>
        <w:left w:val="single" w:sz="4" w:space="0" w:color="auto"/>
        <w:bottom w:val="single" w:sz="4" w:space="17" w:color="auto"/>
        <w:right w:val="single" w:sz="4" w:space="0" w:color="auto"/>
      </w:pBdr>
      <w:spacing w:before="100" w:line="240" w:lineRule="atLeast"/>
    </w:pPr>
    <w:rPr>
      <w:rFonts w:ascii="Arial" w:eastAsia="MS Gothic" w:hAnsi="Arial"/>
      <w:sz w:val="16"/>
    </w:rPr>
  </w:style>
  <w:style w:type="character" w:customStyle="1" w:styleId="af0">
    <w:name w:val="上付き"/>
    <w:uiPriority w:val="1"/>
    <w:qFormat/>
    <w:rsid w:val="00A53E66"/>
    <w:rPr>
      <w:vertAlign w:val="superscript"/>
    </w:rPr>
  </w:style>
  <w:style w:type="paragraph" w:customStyle="1" w:styleId="7pt1">
    <w:name w:val="表本文　7pt　（1）"/>
    <w:basedOn w:val="7pt0"/>
    <w:qFormat/>
    <w:rsid w:val="00A53E66"/>
    <w:pPr>
      <w:spacing w:before="0" w:after="0" w:line="240" w:lineRule="exact"/>
      <w:ind w:left="227" w:right="0"/>
    </w:pPr>
  </w:style>
  <w:style w:type="paragraph" w:customStyle="1" w:styleId="7pt0">
    <w:name w:val="表本文　7pt行間狭く"/>
    <w:basedOn w:val="Normal"/>
    <w:qFormat/>
    <w:rsid w:val="00A53E66"/>
    <w:pPr>
      <w:widowControl/>
      <w:spacing w:before="40" w:after="40" w:line="160" w:lineRule="exact"/>
      <w:ind w:left="28" w:right="28"/>
      <w:textAlignment w:val="auto"/>
    </w:pPr>
    <w:rPr>
      <w:rFonts w:ascii="Arial" w:eastAsia="MS Gothic" w:hAnsi="Arial"/>
      <w:spacing w:val="-4"/>
      <w:sz w:val="14"/>
    </w:rPr>
  </w:style>
  <w:style w:type="paragraph" w:customStyle="1" w:styleId="af1">
    <w:name w:val="本文　中黒　インデント"/>
    <w:basedOn w:val="a1"/>
    <w:qFormat/>
    <w:rsid w:val="00A53E66"/>
    <w:pPr>
      <w:numPr>
        <w:numId w:val="0"/>
      </w:numPr>
      <w:ind w:left="199"/>
    </w:pPr>
  </w:style>
  <w:style w:type="paragraph" w:customStyle="1" w:styleId="af2">
    <w:name w:val="図　備考"/>
    <w:basedOn w:val="Normal"/>
    <w:qFormat/>
    <w:rsid w:val="00A53E66"/>
    <w:pPr>
      <w:pBdr>
        <w:top w:val="single" w:sz="4" w:space="17" w:color="auto"/>
        <w:left w:val="single" w:sz="4" w:space="0" w:color="auto"/>
        <w:bottom w:val="single" w:sz="4" w:space="17" w:color="auto"/>
        <w:right w:val="single" w:sz="4" w:space="0" w:color="auto"/>
      </w:pBdr>
      <w:spacing w:before="100" w:line="240" w:lineRule="atLeast"/>
      <w:ind w:left="680" w:hanging="680"/>
    </w:pPr>
    <w:rPr>
      <w:rFonts w:ascii="Arial" w:eastAsia="MS Gothic" w:hAnsi="Arial"/>
      <w:sz w:val="18"/>
    </w:rPr>
  </w:style>
  <w:style w:type="paragraph" w:customStyle="1" w:styleId="15">
    <w:name w:val="図　備考1.～"/>
    <w:basedOn w:val="11"/>
    <w:qFormat/>
    <w:rsid w:val="00A53E66"/>
    <w:pPr>
      <w:numPr>
        <w:numId w:val="16"/>
      </w:numPr>
    </w:pPr>
    <w:rPr>
      <w:sz w:val="18"/>
    </w:rPr>
  </w:style>
  <w:style w:type="character" w:styleId="Hyperlink">
    <w:name w:val="Hyperlink"/>
    <w:uiPriority w:val="99"/>
    <w:unhideWhenUsed/>
    <w:rsid w:val="00A53E66"/>
    <w:rPr>
      <w:color w:val="0563C1"/>
      <w:u w:val="single"/>
    </w:rPr>
  </w:style>
  <w:style w:type="table" w:customStyle="1" w:styleId="7-61">
    <w:name w:val="一覧 (表) 7 カラフル - アクセント 61"/>
    <w:basedOn w:val="TableNormal"/>
    <w:uiPriority w:val="52"/>
    <w:rsid w:val="00A53E66"/>
    <w:rPr>
      <w:color w:val="538135"/>
    </w:rPr>
    <w:tblPr>
      <w:tblStyleRowBandSize w:val="1"/>
      <w:tblStyleColBandSize w:val="1"/>
    </w:tblPr>
    <w:tblStylePr w:type="firstRow">
      <w:rPr>
        <w:rFonts w:ascii="Arial" w:eastAsia="MS Gothic" w:hAnsi="Arial" w:cs="Times New Roman"/>
        <w:i/>
        <w:iCs/>
        <w:sz w:val="26"/>
      </w:rPr>
      <w:tblPr/>
      <w:tcPr>
        <w:tcBorders>
          <w:bottom w:val="single" w:sz="4" w:space="0" w:color="70AD47"/>
        </w:tcBorders>
        <w:shd w:val="clear" w:color="auto" w:fill="FFFFFF"/>
      </w:tcPr>
    </w:tblStylePr>
    <w:tblStylePr w:type="lastRow">
      <w:rPr>
        <w:rFonts w:ascii="Arial" w:eastAsia="MS Gothic" w:hAnsi="Arial" w:cs="Times New Roman"/>
        <w:i/>
        <w:iCs/>
        <w:sz w:val="26"/>
      </w:rPr>
      <w:tblPr/>
      <w:tcPr>
        <w:tcBorders>
          <w:top w:val="single" w:sz="4" w:space="0" w:color="70AD47"/>
        </w:tcBorders>
        <w:shd w:val="clear" w:color="auto" w:fill="FFFFFF"/>
      </w:tcPr>
    </w:tblStylePr>
    <w:tblStylePr w:type="firstCol">
      <w:pPr>
        <w:jc w:val="right"/>
      </w:pPr>
      <w:rPr>
        <w:rFonts w:ascii="Arial" w:eastAsia="MS Gothic" w:hAnsi="Arial" w:cs="Times New Roman"/>
        <w:i/>
        <w:iCs/>
        <w:sz w:val="26"/>
      </w:rPr>
      <w:tblPr/>
      <w:tcPr>
        <w:tcBorders>
          <w:right w:val="single" w:sz="4" w:space="0" w:color="70AD47"/>
        </w:tcBorders>
        <w:shd w:val="clear" w:color="auto" w:fill="FFFFFF"/>
      </w:tcPr>
    </w:tblStylePr>
    <w:tblStylePr w:type="lastCol">
      <w:rPr>
        <w:rFonts w:ascii="Arial" w:eastAsia="MS Gothic" w:hAnsi="Arial"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7pt2">
    <w:name w:val="表ヘッダ　7pt"/>
    <w:basedOn w:val="a3"/>
    <w:qFormat/>
    <w:rsid w:val="00A53E66"/>
    <w:rPr>
      <w:sz w:val="14"/>
    </w:rPr>
  </w:style>
  <w:style w:type="paragraph" w:customStyle="1" w:styleId="13">
    <w:name w:val="本文（1）"/>
    <w:basedOn w:val="BodyText"/>
    <w:next w:val="BodyText"/>
    <w:qFormat/>
    <w:rsid w:val="00A53E66"/>
    <w:pPr>
      <w:numPr>
        <w:numId w:val="21"/>
      </w:numPr>
      <w:tabs>
        <w:tab w:val="left" w:pos="454"/>
      </w:tabs>
    </w:pPr>
  </w:style>
  <w:style w:type="paragraph" w:customStyle="1" w:styleId="af3">
    <w:name w:val="備考と注意 _ ー"/>
    <w:basedOn w:val="a0"/>
    <w:qFormat/>
    <w:rsid w:val="00A53E66"/>
    <w:pPr>
      <w:tabs>
        <w:tab w:val="clear" w:pos="397"/>
        <w:tab w:val="left" w:pos="595"/>
      </w:tabs>
      <w:ind w:left="596"/>
    </w:pPr>
  </w:style>
  <w:style w:type="paragraph" w:customStyle="1" w:styleId="af4">
    <w:name w:val="備考と注意　中黒"/>
    <w:basedOn w:val="a1"/>
    <w:qFormat/>
    <w:rsid w:val="00A53E66"/>
    <w:rPr>
      <w:rFonts w:ascii="Arial" w:eastAsia="MS Gothic" w:hAnsi="Arial"/>
      <w:sz w:val="18"/>
    </w:rPr>
  </w:style>
  <w:style w:type="paragraph" w:customStyle="1" w:styleId="af5">
    <w:name w:val="備考と注意 _ 中黒"/>
    <w:basedOn w:val="af4"/>
    <w:qFormat/>
    <w:rsid w:val="00A53E66"/>
    <w:pPr>
      <w:tabs>
        <w:tab w:val="left" w:pos="397"/>
      </w:tabs>
      <w:ind w:left="398"/>
    </w:pPr>
  </w:style>
  <w:style w:type="paragraph" w:customStyle="1" w:styleId="af6">
    <w:name w:val="本文 ＿ 中黒"/>
    <w:basedOn w:val="a1"/>
    <w:qFormat/>
    <w:rsid w:val="00A53E66"/>
    <w:pPr>
      <w:tabs>
        <w:tab w:val="left" w:pos="397"/>
      </w:tabs>
      <w:ind w:left="398"/>
    </w:pPr>
  </w:style>
  <w:style w:type="paragraph" w:customStyle="1" w:styleId="af7">
    <w:name w:val="本文 ＿ 中線"/>
    <w:basedOn w:val="a"/>
    <w:qFormat/>
    <w:rsid w:val="00A53E66"/>
    <w:pPr>
      <w:tabs>
        <w:tab w:val="clear" w:pos="454"/>
        <w:tab w:val="left" w:pos="595"/>
      </w:tabs>
      <w:ind w:left="596" w:hanging="199"/>
    </w:pPr>
  </w:style>
  <w:style w:type="paragraph" w:customStyle="1" w:styleId="bit">
    <w:name w:val="bit_右"/>
    <w:basedOn w:val="7pt3"/>
    <w:qFormat/>
    <w:rsid w:val="00A53E66"/>
    <w:pPr>
      <w:spacing w:line="160" w:lineRule="exact"/>
    </w:pPr>
  </w:style>
  <w:style w:type="paragraph" w:customStyle="1" w:styleId="7pt3">
    <w:name w:val="表右揃え　7pt"/>
    <w:basedOn w:val="a4"/>
    <w:qFormat/>
    <w:rsid w:val="00A53E66"/>
    <w:pPr>
      <w:spacing w:line="240" w:lineRule="exact"/>
      <w:ind w:left="0" w:right="0"/>
      <w:jc w:val="right"/>
    </w:pPr>
    <w:rPr>
      <w:sz w:val="14"/>
    </w:rPr>
  </w:style>
  <w:style w:type="paragraph" w:customStyle="1" w:styleId="bit0">
    <w:name w:val="bit_中央"/>
    <w:basedOn w:val="a6"/>
    <w:qFormat/>
    <w:rsid w:val="00A53E66"/>
    <w:pPr>
      <w:spacing w:line="160" w:lineRule="exact"/>
      <w:ind w:left="0" w:right="0"/>
    </w:pPr>
    <w:rPr>
      <w:sz w:val="14"/>
    </w:rPr>
  </w:style>
  <w:style w:type="character" w:customStyle="1" w:styleId="Italic">
    <w:name w:val="Italic"/>
    <w:uiPriority w:val="1"/>
    <w:qFormat/>
    <w:rsid w:val="00A53E66"/>
    <w:rPr>
      <w:b w:val="0"/>
      <w:i/>
    </w:rPr>
  </w:style>
  <w:style w:type="paragraph" w:customStyle="1" w:styleId="16">
    <w:name w:val="本文 1.～"/>
    <w:qFormat/>
    <w:rsid w:val="00A53E66"/>
    <w:pPr>
      <w:numPr>
        <w:numId w:val="22"/>
      </w:numPr>
      <w:tabs>
        <w:tab w:val="left" w:pos="284"/>
      </w:tabs>
      <w:snapToGrid w:val="0"/>
      <w:spacing w:after="100" w:line="284" w:lineRule="exact"/>
    </w:pPr>
    <w:rPr>
      <w:rFonts w:ascii="Times New Roman" w:hAnsi="Times New Roman"/>
      <w:snapToGrid w:val="0"/>
      <w:szCs w:val="22"/>
    </w:rPr>
  </w:style>
  <w:style w:type="paragraph" w:customStyle="1" w:styleId="af8">
    <w:name w:val="表本文　インデント"/>
    <w:basedOn w:val="a4"/>
    <w:qFormat/>
    <w:rsid w:val="00A53E66"/>
    <w:pPr>
      <w:ind w:left="471" w:hanging="187"/>
    </w:pPr>
  </w:style>
  <w:style w:type="character" w:customStyle="1" w:styleId="af9">
    <w:name w:val="ボールド　赤"/>
    <w:uiPriority w:val="1"/>
    <w:qFormat/>
    <w:rsid w:val="00A53E66"/>
    <w:rPr>
      <w:rFonts w:ascii="Arial" w:eastAsia="MS Gothic" w:hAnsi="Arial"/>
      <w:b/>
      <w:color w:val="FF0000"/>
    </w:rPr>
  </w:style>
  <w:style w:type="character" w:customStyle="1" w:styleId="afa">
    <w:name w:val="ボールド　緑"/>
    <w:uiPriority w:val="1"/>
    <w:qFormat/>
    <w:rsid w:val="00A53E66"/>
    <w:rPr>
      <w:rFonts w:ascii="Arial" w:eastAsia="MS Gothic" w:hAnsi="Arial"/>
      <w:b/>
      <w:color w:val="00B050"/>
    </w:rPr>
  </w:style>
  <w:style w:type="character" w:customStyle="1" w:styleId="afb">
    <w:name w:val="ボールド　水色"/>
    <w:uiPriority w:val="1"/>
    <w:qFormat/>
    <w:rsid w:val="00A53E66"/>
    <w:rPr>
      <w:rFonts w:ascii="Arial" w:eastAsia="MS Gothic" w:hAnsi="Arial"/>
      <w:b/>
      <w:color w:val="00B0F0"/>
    </w:rPr>
  </w:style>
  <w:style w:type="paragraph" w:customStyle="1" w:styleId="H1Productname">
    <w:name w:val="H1_Product name"/>
    <w:basedOn w:val="Normal"/>
    <w:autoRedefine/>
    <w:rsid w:val="00A53E66"/>
    <w:pPr>
      <w:adjustRightInd/>
      <w:snapToGrid/>
      <w:spacing w:line="760" w:lineRule="exact"/>
      <w:textAlignment w:val="auto"/>
    </w:pPr>
    <w:rPr>
      <w:rFonts w:ascii="Arial" w:eastAsia="MS Gothic" w:hAnsi="Arial" w:cs="Arial"/>
      <w:snapToGrid/>
      <w:kern w:val="2"/>
      <w:sz w:val="79"/>
      <w:szCs w:val="68"/>
    </w:rPr>
  </w:style>
  <w:style w:type="paragraph" w:customStyle="1" w:styleId="H1Function">
    <w:name w:val="H1_Function"/>
    <w:basedOn w:val="Normal"/>
    <w:rsid w:val="00A53E66"/>
    <w:pPr>
      <w:adjustRightInd/>
      <w:snapToGrid/>
      <w:spacing w:line="500" w:lineRule="exact"/>
      <w:textAlignment w:val="auto"/>
    </w:pPr>
    <w:rPr>
      <w:rFonts w:ascii="Arial" w:eastAsia="MS Gothic" w:hAnsi="Arial" w:cs="Arial"/>
      <w:snapToGrid/>
      <w:kern w:val="2"/>
      <w:sz w:val="42"/>
      <w:szCs w:val="16"/>
    </w:rPr>
  </w:style>
  <w:style w:type="paragraph" w:customStyle="1" w:styleId="H1Bitvalue">
    <w:name w:val="H1_Bit value"/>
    <w:basedOn w:val="Normal"/>
    <w:rsid w:val="00A53E66"/>
    <w:pPr>
      <w:adjustRightInd/>
      <w:snapToGrid/>
      <w:spacing w:line="800" w:lineRule="exact"/>
      <w:jc w:val="center"/>
      <w:textAlignment w:val="auto"/>
    </w:pPr>
    <w:rPr>
      <w:rFonts w:ascii="Arial" w:eastAsia="Arial" w:hAnsi="Arial" w:cs="Arial"/>
      <w:snapToGrid/>
      <w:color w:val="FFFFFF"/>
      <w:kern w:val="2"/>
      <w:sz w:val="80"/>
      <w:szCs w:val="24"/>
    </w:rPr>
  </w:style>
  <w:style w:type="paragraph" w:customStyle="1" w:styleId="H1Information">
    <w:name w:val="H1_Information"/>
    <w:basedOn w:val="Normal"/>
    <w:rsid w:val="00A53E66"/>
    <w:pPr>
      <w:adjustRightInd/>
      <w:snapToGrid/>
      <w:spacing w:line="260" w:lineRule="exact"/>
      <w:textAlignment w:val="auto"/>
    </w:pPr>
    <w:rPr>
      <w:rFonts w:ascii="Arial" w:hAnsi="Arial"/>
      <w:snapToGrid/>
      <w:kern w:val="2"/>
      <w:sz w:val="21"/>
      <w:szCs w:val="24"/>
    </w:rPr>
  </w:style>
  <w:style w:type="paragraph" w:customStyle="1" w:styleId="H1FreeArea">
    <w:name w:val="H1_Free Area"/>
    <w:basedOn w:val="Normal"/>
    <w:rsid w:val="00A53E66"/>
    <w:pPr>
      <w:adjustRightInd/>
      <w:snapToGrid/>
      <w:spacing w:before="140" w:line="440" w:lineRule="exact"/>
      <w:jc w:val="center"/>
      <w:textAlignment w:val="auto"/>
    </w:pPr>
    <w:rPr>
      <w:rFonts w:ascii="Arial" w:eastAsia="MS Gothic" w:hAnsi="Arial" w:cs="Arial"/>
      <w:snapToGrid/>
      <w:kern w:val="2"/>
      <w:sz w:val="38"/>
      <w:szCs w:val="16"/>
    </w:rPr>
  </w:style>
  <w:style w:type="paragraph" w:customStyle="1" w:styleId="H1ManualType">
    <w:name w:val="H1_Manual Type"/>
    <w:basedOn w:val="Normal"/>
    <w:rsid w:val="00A53E66"/>
    <w:pPr>
      <w:adjustRightInd/>
      <w:snapToGrid/>
      <w:spacing w:line="500" w:lineRule="exact"/>
      <w:jc w:val="right"/>
      <w:textAlignment w:val="auto"/>
    </w:pPr>
    <w:rPr>
      <w:rFonts w:ascii="Arial" w:eastAsia="MS Gothic" w:hAnsi="Arial" w:cs="Arial"/>
      <w:snapToGrid/>
      <w:kern w:val="2"/>
      <w:sz w:val="42"/>
      <w:szCs w:val="68"/>
    </w:rPr>
  </w:style>
  <w:style w:type="paragraph" w:styleId="CommentSubject">
    <w:name w:val="annotation subject"/>
    <w:basedOn w:val="CommentText"/>
    <w:next w:val="CommentText"/>
    <w:link w:val="CommentSubjectChar"/>
    <w:uiPriority w:val="99"/>
    <w:semiHidden/>
    <w:unhideWhenUsed/>
    <w:rsid w:val="00A53E66"/>
    <w:rPr>
      <w:b/>
      <w:bCs/>
    </w:rPr>
  </w:style>
  <w:style w:type="character" w:customStyle="1" w:styleId="CommentSubjectChar">
    <w:name w:val="Comment Subject Char"/>
    <w:basedOn w:val="CommentTextChar"/>
    <w:link w:val="CommentSubject"/>
    <w:uiPriority w:val="99"/>
    <w:semiHidden/>
    <w:rsid w:val="00A53E66"/>
    <w:rPr>
      <w:rFonts w:ascii="Times New Roman" w:hAnsi="Times New Roman"/>
      <w:b/>
      <w:bCs/>
      <w:snapToGrid w:val="0"/>
      <w:szCs w:val="22"/>
    </w:rPr>
  </w:style>
  <w:style w:type="paragraph" w:customStyle="1" w:styleId="7pt4">
    <w:name w:val="表ヘッダ　センター　7pt"/>
    <w:basedOn w:val="Normal"/>
    <w:rsid w:val="00A53E66"/>
    <w:pPr>
      <w:widowControl/>
      <w:suppressAutoHyphens/>
      <w:spacing w:before="40" w:after="40" w:line="200" w:lineRule="exact"/>
      <w:ind w:left="57" w:right="57"/>
      <w:jc w:val="center"/>
      <w:textAlignment w:val="auto"/>
    </w:pPr>
    <w:rPr>
      <w:rFonts w:ascii="Arial" w:eastAsia="MS Gothic" w:hAnsi="Arial" w:cs="MS Mincho"/>
      <w:sz w:val="14"/>
      <w:szCs w:val="20"/>
    </w:rPr>
  </w:style>
  <w:style w:type="paragraph" w:customStyle="1" w:styleId="afc">
    <w:name w:val="ヘッダ　開発中"/>
    <w:basedOn w:val="Normal"/>
    <w:qFormat/>
    <w:rsid w:val="00A53E66"/>
    <w:pPr>
      <w:spacing w:line="140" w:lineRule="atLeast"/>
    </w:pPr>
    <w:rPr>
      <w:rFonts w:ascii="Arial" w:eastAsia="MS Gothic" w:hAnsi="Arial" w:cs="Arial"/>
      <w:i/>
      <w:sz w:val="18"/>
      <w:szCs w:val="18"/>
    </w:rPr>
  </w:style>
  <w:style w:type="paragraph" w:customStyle="1" w:styleId="afd">
    <w:name w:val="ヘッダ　暫定版"/>
    <w:basedOn w:val="Normal"/>
    <w:qFormat/>
    <w:rsid w:val="00A53E66"/>
    <w:pPr>
      <w:spacing w:line="180" w:lineRule="exact"/>
    </w:pPr>
    <w:rPr>
      <w:rFonts w:ascii="Arial" w:eastAsia="MS Gothic" w:hAnsi="Arial" w:cs="Arial"/>
      <w:sz w:val="14"/>
    </w:rPr>
  </w:style>
  <w:style w:type="paragraph" w:customStyle="1" w:styleId="H1">
    <w:name w:val="H1_改ページ"/>
    <w:basedOn w:val="SP"/>
    <w:next w:val="BodyText"/>
    <w:rsid w:val="00A53E66"/>
    <w:pPr>
      <w:suppressAutoHyphens w:val="0"/>
      <w:spacing w:afterLines="4000" w:after="13200"/>
    </w:pPr>
  </w:style>
  <w:style w:type="paragraph" w:customStyle="1" w:styleId="H1WaterMark">
    <w:name w:val="H1_Water Mark"/>
    <w:basedOn w:val="Normal"/>
    <w:qFormat/>
    <w:rsid w:val="00A53E66"/>
    <w:pPr>
      <w:spacing w:line="1160" w:lineRule="exact"/>
      <w:jc w:val="center"/>
    </w:pPr>
    <w:rPr>
      <w:rFonts w:ascii="Arial" w:eastAsia="MS Gothic" w:hAnsi="Arial" w:cs="Arial"/>
      <w:color w:val="D9D9D9" w:themeColor="background1" w:themeShade="D9"/>
      <w:sz w:val="96"/>
      <w:szCs w:val="96"/>
    </w:rPr>
  </w:style>
  <w:style w:type="paragraph" w:styleId="HTMLPreformatted">
    <w:name w:val="HTML Preformatted"/>
    <w:basedOn w:val="Normal"/>
    <w:link w:val="HTMLPreformattedChar"/>
    <w:uiPriority w:val="99"/>
    <w:semiHidden/>
    <w:unhideWhenUsed/>
    <w:rsid w:val="00A53E66"/>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A53E66"/>
    <w:rPr>
      <w:rFonts w:ascii="Courier New" w:hAnsi="Courier New" w:cs="Courier New"/>
      <w:snapToGrid w:val="0"/>
    </w:rPr>
  </w:style>
  <w:style w:type="paragraph" w:styleId="BlockText">
    <w:name w:val="Block Text"/>
    <w:basedOn w:val="Normal"/>
    <w:uiPriority w:val="99"/>
    <w:semiHidden/>
    <w:unhideWhenUsed/>
    <w:rsid w:val="00A53E66"/>
    <w:pPr>
      <w:ind w:left="1440" w:right="1440"/>
    </w:pPr>
  </w:style>
  <w:style w:type="paragraph" w:styleId="MacroText">
    <w:name w:val="macro"/>
    <w:link w:val="MacroTextChar"/>
    <w:uiPriority w:val="99"/>
    <w:semiHidden/>
    <w:unhideWhenUsed/>
    <w:rsid w:val="00A53E66"/>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adjustRightInd w:val="0"/>
      <w:snapToGrid w:val="0"/>
      <w:textAlignment w:val="baseline"/>
    </w:pPr>
    <w:rPr>
      <w:rFonts w:ascii="Courier New" w:hAnsi="Courier New" w:cs="Courier New"/>
      <w:snapToGrid w:val="0"/>
      <w:sz w:val="18"/>
      <w:szCs w:val="18"/>
    </w:rPr>
  </w:style>
  <w:style w:type="character" w:customStyle="1" w:styleId="MacroTextChar">
    <w:name w:val="Macro Text Char"/>
    <w:basedOn w:val="DefaultParagraphFont"/>
    <w:link w:val="MacroText"/>
    <w:uiPriority w:val="99"/>
    <w:semiHidden/>
    <w:rsid w:val="00A53E66"/>
    <w:rPr>
      <w:rFonts w:ascii="Courier New" w:hAnsi="Courier New" w:cs="Courier New"/>
      <w:snapToGrid w:val="0"/>
      <w:sz w:val="18"/>
      <w:szCs w:val="18"/>
    </w:rPr>
  </w:style>
  <w:style w:type="paragraph" w:styleId="MessageHeader">
    <w:name w:val="Message Header"/>
    <w:basedOn w:val="Normal"/>
    <w:link w:val="MessageHeaderChar"/>
    <w:uiPriority w:val="99"/>
    <w:semiHidden/>
    <w:unhideWhenUsed/>
    <w:rsid w:val="00A53E66"/>
    <w:pPr>
      <w:pBdr>
        <w:top w:val="single" w:sz="6" w:space="1" w:color="auto"/>
        <w:left w:val="single" w:sz="6" w:space="1" w:color="auto"/>
        <w:bottom w:val="single" w:sz="6" w:space="1" w:color="auto"/>
        <w:right w:val="single" w:sz="6" w:space="1" w:color="auto"/>
      </w:pBdr>
      <w:shd w:val="pct20" w:color="auto" w:fill="auto"/>
      <w:ind w:left="851" w:hanging="851"/>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53E66"/>
    <w:rPr>
      <w:rFonts w:asciiTheme="majorHAnsi" w:eastAsiaTheme="majorEastAsia" w:hAnsiTheme="majorHAnsi" w:cstheme="majorBidi"/>
      <w:snapToGrid w:val="0"/>
      <w:sz w:val="24"/>
      <w:szCs w:val="24"/>
      <w:shd w:val="pct20" w:color="auto" w:fill="auto"/>
    </w:rPr>
  </w:style>
  <w:style w:type="paragraph" w:styleId="Salutation">
    <w:name w:val="Salutation"/>
    <w:basedOn w:val="Normal"/>
    <w:next w:val="Normal"/>
    <w:link w:val="SalutationChar"/>
    <w:uiPriority w:val="99"/>
    <w:semiHidden/>
    <w:unhideWhenUsed/>
    <w:rsid w:val="00A53E66"/>
  </w:style>
  <w:style w:type="character" w:customStyle="1" w:styleId="SalutationChar">
    <w:name w:val="Salutation Char"/>
    <w:basedOn w:val="DefaultParagraphFont"/>
    <w:link w:val="Salutation"/>
    <w:uiPriority w:val="99"/>
    <w:semiHidden/>
    <w:rsid w:val="00A53E66"/>
    <w:rPr>
      <w:rFonts w:ascii="Times New Roman" w:hAnsi="Times New Roman"/>
      <w:snapToGrid w:val="0"/>
      <w:szCs w:val="22"/>
    </w:rPr>
  </w:style>
  <w:style w:type="paragraph" w:styleId="EnvelopeAddress">
    <w:name w:val="envelope address"/>
    <w:basedOn w:val="Normal"/>
    <w:uiPriority w:val="99"/>
    <w:semiHidden/>
    <w:unhideWhenUsed/>
    <w:rsid w:val="00A53E66"/>
    <w:pPr>
      <w:framePr w:w="6804" w:h="2268" w:hRule="exact" w:hSpace="142" w:wrap="auto" w:hAnchor="page" w:xAlign="center" w:yAlign="bottom"/>
      <w:ind w:left="2835"/>
    </w:pPr>
    <w:rPr>
      <w:rFonts w:asciiTheme="majorHAnsi" w:eastAsiaTheme="majorEastAsia" w:hAnsiTheme="majorHAnsi" w:cstheme="majorBidi"/>
      <w:sz w:val="24"/>
      <w:szCs w:val="24"/>
    </w:rPr>
  </w:style>
  <w:style w:type="paragraph" w:styleId="List">
    <w:name w:val="List"/>
    <w:basedOn w:val="Normal"/>
    <w:uiPriority w:val="99"/>
    <w:semiHidden/>
    <w:unhideWhenUsed/>
    <w:rsid w:val="00A53E66"/>
    <w:pPr>
      <w:ind w:left="425" w:hanging="425"/>
      <w:contextualSpacing/>
    </w:pPr>
  </w:style>
  <w:style w:type="paragraph" w:styleId="List2">
    <w:name w:val="List 2"/>
    <w:basedOn w:val="Normal"/>
    <w:uiPriority w:val="99"/>
    <w:semiHidden/>
    <w:unhideWhenUsed/>
    <w:rsid w:val="00A53E66"/>
    <w:pPr>
      <w:ind w:left="851" w:hanging="425"/>
      <w:contextualSpacing/>
    </w:pPr>
  </w:style>
  <w:style w:type="paragraph" w:styleId="List3">
    <w:name w:val="List 3"/>
    <w:basedOn w:val="Normal"/>
    <w:uiPriority w:val="99"/>
    <w:semiHidden/>
    <w:unhideWhenUsed/>
    <w:rsid w:val="00A53E66"/>
    <w:pPr>
      <w:ind w:left="1276" w:hanging="425"/>
      <w:contextualSpacing/>
    </w:pPr>
  </w:style>
  <w:style w:type="paragraph" w:styleId="List4">
    <w:name w:val="List 4"/>
    <w:basedOn w:val="Normal"/>
    <w:uiPriority w:val="99"/>
    <w:semiHidden/>
    <w:unhideWhenUsed/>
    <w:rsid w:val="00A53E66"/>
    <w:pPr>
      <w:ind w:left="1701" w:hanging="425"/>
      <w:contextualSpacing/>
    </w:pPr>
  </w:style>
  <w:style w:type="paragraph" w:styleId="List5">
    <w:name w:val="List 5"/>
    <w:basedOn w:val="Normal"/>
    <w:uiPriority w:val="99"/>
    <w:semiHidden/>
    <w:unhideWhenUsed/>
    <w:rsid w:val="00A53E66"/>
    <w:pPr>
      <w:ind w:left="2126" w:hanging="425"/>
      <w:contextualSpacing/>
    </w:pPr>
  </w:style>
  <w:style w:type="paragraph" w:styleId="TableofAuthorities">
    <w:name w:val="table of authorities"/>
    <w:basedOn w:val="Normal"/>
    <w:next w:val="Normal"/>
    <w:uiPriority w:val="99"/>
    <w:semiHidden/>
    <w:unhideWhenUsed/>
    <w:rsid w:val="00A53E66"/>
    <w:pPr>
      <w:ind w:left="200" w:hanging="200"/>
    </w:pPr>
  </w:style>
  <w:style w:type="paragraph" w:styleId="TOAHeading">
    <w:name w:val="toa heading"/>
    <w:basedOn w:val="Normal"/>
    <w:next w:val="Normal"/>
    <w:uiPriority w:val="99"/>
    <w:semiHidden/>
    <w:unhideWhenUsed/>
    <w:rsid w:val="00A53E66"/>
    <w:pPr>
      <w:spacing w:before="180"/>
    </w:pPr>
    <w:rPr>
      <w:rFonts w:asciiTheme="majorHAnsi" w:eastAsia="MS Gothic" w:hAnsiTheme="majorHAnsi" w:cstheme="majorBidi"/>
      <w:sz w:val="24"/>
      <w:szCs w:val="24"/>
    </w:rPr>
  </w:style>
  <w:style w:type="paragraph" w:styleId="ListBullet2">
    <w:name w:val="List Bullet 2"/>
    <w:basedOn w:val="Normal"/>
    <w:uiPriority w:val="99"/>
    <w:semiHidden/>
    <w:unhideWhenUsed/>
    <w:rsid w:val="00A53E66"/>
    <w:pPr>
      <w:numPr>
        <w:numId w:val="6"/>
      </w:numPr>
      <w:contextualSpacing/>
    </w:pPr>
  </w:style>
  <w:style w:type="paragraph" w:styleId="ListBullet3">
    <w:name w:val="List Bullet 3"/>
    <w:basedOn w:val="Normal"/>
    <w:uiPriority w:val="99"/>
    <w:semiHidden/>
    <w:unhideWhenUsed/>
    <w:rsid w:val="00A53E66"/>
    <w:pPr>
      <w:numPr>
        <w:numId w:val="7"/>
      </w:numPr>
      <w:contextualSpacing/>
    </w:pPr>
  </w:style>
  <w:style w:type="paragraph" w:styleId="ListBullet4">
    <w:name w:val="List Bullet 4"/>
    <w:basedOn w:val="Normal"/>
    <w:uiPriority w:val="99"/>
    <w:semiHidden/>
    <w:unhideWhenUsed/>
    <w:rsid w:val="00A53E66"/>
    <w:pPr>
      <w:numPr>
        <w:numId w:val="8"/>
      </w:numPr>
      <w:contextualSpacing/>
    </w:pPr>
  </w:style>
  <w:style w:type="paragraph" w:styleId="ListBullet5">
    <w:name w:val="List Bullet 5"/>
    <w:basedOn w:val="Normal"/>
    <w:uiPriority w:val="99"/>
    <w:semiHidden/>
    <w:unhideWhenUsed/>
    <w:rsid w:val="00A53E66"/>
    <w:pPr>
      <w:numPr>
        <w:numId w:val="9"/>
      </w:numPr>
      <w:contextualSpacing/>
    </w:pPr>
  </w:style>
  <w:style w:type="paragraph" w:styleId="ListContinue">
    <w:name w:val="List Continue"/>
    <w:basedOn w:val="Normal"/>
    <w:uiPriority w:val="99"/>
    <w:semiHidden/>
    <w:unhideWhenUsed/>
    <w:rsid w:val="00A53E66"/>
    <w:pPr>
      <w:spacing w:after="180"/>
      <w:ind w:left="425"/>
      <w:contextualSpacing/>
    </w:pPr>
  </w:style>
  <w:style w:type="paragraph" w:styleId="ListContinue2">
    <w:name w:val="List Continue 2"/>
    <w:basedOn w:val="Normal"/>
    <w:uiPriority w:val="99"/>
    <w:semiHidden/>
    <w:unhideWhenUsed/>
    <w:rsid w:val="00A53E66"/>
    <w:pPr>
      <w:spacing w:after="180"/>
      <w:ind w:left="850"/>
      <w:contextualSpacing/>
    </w:pPr>
  </w:style>
  <w:style w:type="paragraph" w:styleId="ListContinue3">
    <w:name w:val="List Continue 3"/>
    <w:basedOn w:val="Normal"/>
    <w:uiPriority w:val="99"/>
    <w:semiHidden/>
    <w:unhideWhenUsed/>
    <w:rsid w:val="00A53E66"/>
    <w:pPr>
      <w:spacing w:after="180"/>
      <w:ind w:left="1275"/>
      <w:contextualSpacing/>
    </w:pPr>
  </w:style>
  <w:style w:type="paragraph" w:styleId="ListContinue4">
    <w:name w:val="List Continue 4"/>
    <w:basedOn w:val="Normal"/>
    <w:uiPriority w:val="99"/>
    <w:semiHidden/>
    <w:unhideWhenUsed/>
    <w:rsid w:val="00A53E66"/>
    <w:pPr>
      <w:spacing w:after="180"/>
      <w:ind w:left="1700"/>
      <w:contextualSpacing/>
    </w:pPr>
  </w:style>
  <w:style w:type="paragraph" w:styleId="ListContinue5">
    <w:name w:val="List Continue 5"/>
    <w:basedOn w:val="Normal"/>
    <w:uiPriority w:val="99"/>
    <w:semiHidden/>
    <w:unhideWhenUsed/>
    <w:rsid w:val="00A53E66"/>
    <w:pPr>
      <w:spacing w:after="180"/>
      <w:ind w:left="2125"/>
      <w:contextualSpacing/>
    </w:pPr>
  </w:style>
  <w:style w:type="paragraph" w:styleId="NoteHeading">
    <w:name w:val="Note Heading"/>
    <w:basedOn w:val="Normal"/>
    <w:next w:val="Normal"/>
    <w:link w:val="NoteHeadingChar"/>
    <w:uiPriority w:val="99"/>
    <w:semiHidden/>
    <w:unhideWhenUsed/>
    <w:rsid w:val="00A53E66"/>
    <w:pPr>
      <w:jc w:val="center"/>
    </w:pPr>
  </w:style>
  <w:style w:type="character" w:customStyle="1" w:styleId="NoteHeadingChar">
    <w:name w:val="Note Heading Char"/>
    <w:basedOn w:val="DefaultParagraphFont"/>
    <w:link w:val="NoteHeading"/>
    <w:uiPriority w:val="99"/>
    <w:semiHidden/>
    <w:rsid w:val="00A53E66"/>
    <w:rPr>
      <w:rFonts w:ascii="Times New Roman" w:hAnsi="Times New Roman"/>
      <w:snapToGrid w:val="0"/>
      <w:szCs w:val="22"/>
    </w:rPr>
  </w:style>
  <w:style w:type="paragraph" w:styleId="FootnoteText">
    <w:name w:val="footnote text"/>
    <w:basedOn w:val="Normal"/>
    <w:link w:val="FootnoteTextChar"/>
    <w:uiPriority w:val="99"/>
    <w:semiHidden/>
    <w:unhideWhenUsed/>
    <w:rsid w:val="00A53E66"/>
  </w:style>
  <w:style w:type="character" w:customStyle="1" w:styleId="FootnoteTextChar">
    <w:name w:val="Footnote Text Char"/>
    <w:basedOn w:val="DefaultParagraphFont"/>
    <w:link w:val="FootnoteText"/>
    <w:uiPriority w:val="99"/>
    <w:semiHidden/>
    <w:rsid w:val="00A53E66"/>
    <w:rPr>
      <w:rFonts w:ascii="Times New Roman" w:hAnsi="Times New Roman"/>
      <w:snapToGrid w:val="0"/>
      <w:szCs w:val="22"/>
    </w:rPr>
  </w:style>
  <w:style w:type="paragraph" w:styleId="Closing">
    <w:name w:val="Closing"/>
    <w:basedOn w:val="Normal"/>
    <w:link w:val="ClosingChar"/>
    <w:uiPriority w:val="99"/>
    <w:semiHidden/>
    <w:unhideWhenUsed/>
    <w:rsid w:val="00A53E66"/>
    <w:pPr>
      <w:jc w:val="right"/>
    </w:pPr>
  </w:style>
  <w:style w:type="character" w:customStyle="1" w:styleId="ClosingChar">
    <w:name w:val="Closing Char"/>
    <w:basedOn w:val="DefaultParagraphFont"/>
    <w:link w:val="Closing"/>
    <w:uiPriority w:val="99"/>
    <w:semiHidden/>
    <w:rsid w:val="00A53E66"/>
    <w:rPr>
      <w:rFonts w:ascii="Times New Roman" w:hAnsi="Times New Roman"/>
      <w:snapToGrid w:val="0"/>
      <w:szCs w:val="22"/>
    </w:rPr>
  </w:style>
  <w:style w:type="paragraph" w:styleId="DocumentMap">
    <w:name w:val="Document Map"/>
    <w:basedOn w:val="Normal"/>
    <w:link w:val="DocumentMapChar"/>
    <w:uiPriority w:val="99"/>
    <w:semiHidden/>
    <w:unhideWhenUsed/>
    <w:rsid w:val="00A53E66"/>
    <w:rPr>
      <w:rFonts w:ascii="Meiryo UI" w:eastAsia="Meiryo UI" w:cs="Meiryo UI"/>
      <w:sz w:val="18"/>
      <w:szCs w:val="18"/>
    </w:rPr>
  </w:style>
  <w:style w:type="character" w:customStyle="1" w:styleId="DocumentMapChar">
    <w:name w:val="Document Map Char"/>
    <w:basedOn w:val="DefaultParagraphFont"/>
    <w:link w:val="DocumentMap"/>
    <w:uiPriority w:val="99"/>
    <w:semiHidden/>
    <w:rsid w:val="00A53E66"/>
    <w:rPr>
      <w:rFonts w:ascii="Meiryo UI" w:eastAsia="Meiryo UI" w:hAnsi="Times New Roman" w:cs="Meiryo UI"/>
      <w:snapToGrid w:val="0"/>
      <w:sz w:val="18"/>
      <w:szCs w:val="18"/>
    </w:rPr>
  </w:style>
  <w:style w:type="paragraph" w:styleId="EnvelopeReturn">
    <w:name w:val="envelope return"/>
    <w:basedOn w:val="Normal"/>
    <w:uiPriority w:val="99"/>
    <w:semiHidden/>
    <w:unhideWhenUsed/>
    <w:rsid w:val="00A53E66"/>
    <w:rPr>
      <w:rFonts w:asciiTheme="majorHAnsi" w:eastAsiaTheme="majorEastAsia" w:hAnsiTheme="majorHAnsi" w:cstheme="majorBidi"/>
    </w:rPr>
  </w:style>
  <w:style w:type="paragraph" w:styleId="Index1">
    <w:name w:val="index 1"/>
    <w:basedOn w:val="Normal"/>
    <w:next w:val="Normal"/>
    <w:autoRedefine/>
    <w:uiPriority w:val="99"/>
    <w:semiHidden/>
    <w:unhideWhenUsed/>
    <w:rsid w:val="00A53E66"/>
    <w:pPr>
      <w:ind w:left="200" w:hanging="200"/>
    </w:pPr>
  </w:style>
  <w:style w:type="paragraph" w:styleId="Index2">
    <w:name w:val="index 2"/>
    <w:basedOn w:val="Normal"/>
    <w:next w:val="Normal"/>
    <w:autoRedefine/>
    <w:uiPriority w:val="99"/>
    <w:semiHidden/>
    <w:unhideWhenUsed/>
    <w:rsid w:val="00A53E66"/>
    <w:pPr>
      <w:ind w:left="400" w:hanging="200"/>
    </w:pPr>
  </w:style>
  <w:style w:type="paragraph" w:styleId="Index3">
    <w:name w:val="index 3"/>
    <w:basedOn w:val="Normal"/>
    <w:next w:val="Normal"/>
    <w:autoRedefine/>
    <w:uiPriority w:val="99"/>
    <w:semiHidden/>
    <w:unhideWhenUsed/>
    <w:rsid w:val="00A53E66"/>
    <w:pPr>
      <w:ind w:left="600" w:hanging="200"/>
    </w:pPr>
  </w:style>
  <w:style w:type="paragraph" w:styleId="Index4">
    <w:name w:val="index 4"/>
    <w:basedOn w:val="Normal"/>
    <w:next w:val="Normal"/>
    <w:autoRedefine/>
    <w:uiPriority w:val="99"/>
    <w:semiHidden/>
    <w:unhideWhenUsed/>
    <w:rsid w:val="00A53E66"/>
    <w:pPr>
      <w:ind w:left="800" w:hanging="200"/>
    </w:pPr>
  </w:style>
  <w:style w:type="paragraph" w:styleId="Index5">
    <w:name w:val="index 5"/>
    <w:basedOn w:val="Normal"/>
    <w:next w:val="Normal"/>
    <w:autoRedefine/>
    <w:uiPriority w:val="99"/>
    <w:semiHidden/>
    <w:unhideWhenUsed/>
    <w:rsid w:val="00A53E66"/>
    <w:pPr>
      <w:ind w:left="1000" w:hanging="200"/>
    </w:pPr>
  </w:style>
  <w:style w:type="paragraph" w:styleId="Index6">
    <w:name w:val="index 6"/>
    <w:basedOn w:val="Normal"/>
    <w:next w:val="Normal"/>
    <w:autoRedefine/>
    <w:uiPriority w:val="99"/>
    <w:semiHidden/>
    <w:unhideWhenUsed/>
    <w:rsid w:val="00A53E66"/>
    <w:pPr>
      <w:ind w:left="1200" w:hanging="200"/>
    </w:pPr>
  </w:style>
  <w:style w:type="paragraph" w:styleId="Index7">
    <w:name w:val="index 7"/>
    <w:basedOn w:val="Normal"/>
    <w:next w:val="Normal"/>
    <w:autoRedefine/>
    <w:uiPriority w:val="99"/>
    <w:semiHidden/>
    <w:unhideWhenUsed/>
    <w:rsid w:val="00A53E66"/>
    <w:pPr>
      <w:ind w:left="1400" w:hanging="200"/>
    </w:pPr>
  </w:style>
  <w:style w:type="paragraph" w:styleId="Index8">
    <w:name w:val="index 8"/>
    <w:basedOn w:val="Normal"/>
    <w:next w:val="Normal"/>
    <w:autoRedefine/>
    <w:uiPriority w:val="99"/>
    <w:semiHidden/>
    <w:unhideWhenUsed/>
    <w:rsid w:val="00A53E66"/>
    <w:pPr>
      <w:ind w:left="1600" w:hanging="200"/>
    </w:pPr>
  </w:style>
  <w:style w:type="paragraph" w:styleId="Index9">
    <w:name w:val="index 9"/>
    <w:basedOn w:val="Normal"/>
    <w:next w:val="Normal"/>
    <w:autoRedefine/>
    <w:uiPriority w:val="99"/>
    <w:semiHidden/>
    <w:unhideWhenUsed/>
    <w:rsid w:val="00A53E66"/>
    <w:pPr>
      <w:ind w:left="1800" w:hanging="200"/>
    </w:pPr>
  </w:style>
  <w:style w:type="paragraph" w:styleId="IndexHeading">
    <w:name w:val="index heading"/>
    <w:basedOn w:val="Normal"/>
    <w:next w:val="Index1"/>
    <w:uiPriority w:val="99"/>
    <w:semiHidden/>
    <w:unhideWhenUsed/>
    <w:rsid w:val="00A53E66"/>
    <w:rPr>
      <w:rFonts w:asciiTheme="majorHAnsi" w:eastAsiaTheme="majorEastAsia" w:hAnsiTheme="majorHAnsi" w:cstheme="majorBidi"/>
      <w:b/>
      <w:bCs/>
    </w:rPr>
  </w:style>
  <w:style w:type="paragraph" w:styleId="Signature">
    <w:name w:val="Signature"/>
    <w:basedOn w:val="Normal"/>
    <w:link w:val="SignatureChar"/>
    <w:uiPriority w:val="99"/>
    <w:semiHidden/>
    <w:unhideWhenUsed/>
    <w:rsid w:val="00A53E66"/>
    <w:pPr>
      <w:jc w:val="right"/>
    </w:pPr>
  </w:style>
  <w:style w:type="character" w:customStyle="1" w:styleId="SignatureChar">
    <w:name w:val="Signature Char"/>
    <w:basedOn w:val="DefaultParagraphFont"/>
    <w:link w:val="Signature"/>
    <w:uiPriority w:val="99"/>
    <w:semiHidden/>
    <w:rsid w:val="00A53E66"/>
    <w:rPr>
      <w:rFonts w:ascii="Times New Roman" w:hAnsi="Times New Roman"/>
      <w:snapToGrid w:val="0"/>
      <w:szCs w:val="22"/>
    </w:rPr>
  </w:style>
  <w:style w:type="paragraph" w:styleId="PlainText">
    <w:name w:val="Plain Text"/>
    <w:basedOn w:val="Normal"/>
    <w:link w:val="PlainTextChar"/>
    <w:uiPriority w:val="99"/>
    <w:semiHidden/>
    <w:unhideWhenUsed/>
    <w:rsid w:val="00A53E66"/>
    <w:rPr>
      <w:rFonts w:ascii="MS Mincho" w:hAnsi="Courier New" w:cs="Courier New"/>
      <w:sz w:val="21"/>
      <w:szCs w:val="21"/>
    </w:rPr>
  </w:style>
  <w:style w:type="character" w:customStyle="1" w:styleId="PlainTextChar">
    <w:name w:val="Plain Text Char"/>
    <w:basedOn w:val="DefaultParagraphFont"/>
    <w:link w:val="PlainText"/>
    <w:uiPriority w:val="99"/>
    <w:semiHidden/>
    <w:rsid w:val="00A53E66"/>
    <w:rPr>
      <w:rFonts w:ascii="MS Mincho" w:hAnsi="Courier New" w:cs="Courier New"/>
      <w:snapToGrid w:val="0"/>
      <w:sz w:val="21"/>
      <w:szCs w:val="21"/>
    </w:rPr>
  </w:style>
  <w:style w:type="paragraph" w:styleId="ListNumber">
    <w:name w:val="List Number"/>
    <w:basedOn w:val="Normal"/>
    <w:uiPriority w:val="99"/>
    <w:semiHidden/>
    <w:unhideWhenUsed/>
    <w:rsid w:val="00A53E66"/>
    <w:pPr>
      <w:numPr>
        <w:numId w:val="10"/>
      </w:numPr>
      <w:contextualSpacing/>
    </w:pPr>
  </w:style>
  <w:style w:type="paragraph" w:styleId="ListNumber2">
    <w:name w:val="List Number 2"/>
    <w:basedOn w:val="Normal"/>
    <w:uiPriority w:val="99"/>
    <w:semiHidden/>
    <w:unhideWhenUsed/>
    <w:rsid w:val="00A53E66"/>
    <w:pPr>
      <w:numPr>
        <w:numId w:val="11"/>
      </w:numPr>
      <w:contextualSpacing/>
    </w:pPr>
  </w:style>
  <w:style w:type="paragraph" w:styleId="ListNumber3">
    <w:name w:val="List Number 3"/>
    <w:basedOn w:val="Normal"/>
    <w:uiPriority w:val="99"/>
    <w:semiHidden/>
    <w:unhideWhenUsed/>
    <w:rsid w:val="00A53E66"/>
    <w:pPr>
      <w:numPr>
        <w:numId w:val="12"/>
      </w:numPr>
      <w:contextualSpacing/>
    </w:pPr>
  </w:style>
  <w:style w:type="paragraph" w:styleId="ListNumber4">
    <w:name w:val="List Number 4"/>
    <w:basedOn w:val="Normal"/>
    <w:uiPriority w:val="99"/>
    <w:semiHidden/>
    <w:unhideWhenUsed/>
    <w:rsid w:val="00A53E66"/>
    <w:pPr>
      <w:numPr>
        <w:numId w:val="13"/>
      </w:numPr>
      <w:contextualSpacing/>
    </w:pPr>
  </w:style>
  <w:style w:type="paragraph" w:styleId="ListNumber5">
    <w:name w:val="List Number 5"/>
    <w:basedOn w:val="Normal"/>
    <w:uiPriority w:val="99"/>
    <w:semiHidden/>
    <w:unhideWhenUsed/>
    <w:rsid w:val="00A53E66"/>
    <w:pPr>
      <w:numPr>
        <w:numId w:val="14"/>
      </w:numPr>
      <w:contextualSpacing/>
    </w:pPr>
  </w:style>
  <w:style w:type="paragraph" w:styleId="E-mailSignature">
    <w:name w:val="E-mail Signature"/>
    <w:basedOn w:val="Normal"/>
    <w:link w:val="E-mailSignatureChar"/>
    <w:uiPriority w:val="99"/>
    <w:semiHidden/>
    <w:unhideWhenUsed/>
    <w:rsid w:val="00A53E66"/>
  </w:style>
  <w:style w:type="character" w:customStyle="1" w:styleId="E-mailSignatureChar">
    <w:name w:val="E-mail Signature Char"/>
    <w:basedOn w:val="DefaultParagraphFont"/>
    <w:link w:val="E-mailSignature"/>
    <w:uiPriority w:val="99"/>
    <w:semiHidden/>
    <w:rsid w:val="00A53E66"/>
    <w:rPr>
      <w:rFonts w:ascii="Times New Roman" w:hAnsi="Times New Roman"/>
      <w:snapToGrid w:val="0"/>
      <w:szCs w:val="22"/>
    </w:rPr>
  </w:style>
  <w:style w:type="paragraph" w:styleId="Date">
    <w:name w:val="Date"/>
    <w:basedOn w:val="Normal"/>
    <w:next w:val="Normal"/>
    <w:link w:val="DateChar"/>
    <w:uiPriority w:val="99"/>
    <w:semiHidden/>
    <w:unhideWhenUsed/>
    <w:rsid w:val="00A53E66"/>
  </w:style>
  <w:style w:type="character" w:customStyle="1" w:styleId="DateChar">
    <w:name w:val="Date Char"/>
    <w:basedOn w:val="DefaultParagraphFont"/>
    <w:link w:val="Date"/>
    <w:uiPriority w:val="99"/>
    <w:semiHidden/>
    <w:rsid w:val="00A53E66"/>
    <w:rPr>
      <w:rFonts w:ascii="Times New Roman" w:hAnsi="Times New Roman"/>
      <w:snapToGrid w:val="0"/>
      <w:szCs w:val="22"/>
    </w:rPr>
  </w:style>
  <w:style w:type="paragraph" w:styleId="NormalIndent">
    <w:name w:val="Normal Indent"/>
    <w:basedOn w:val="Normal"/>
    <w:uiPriority w:val="99"/>
    <w:semiHidden/>
    <w:unhideWhenUsed/>
    <w:rsid w:val="00A53E66"/>
    <w:pPr>
      <w:ind w:left="840"/>
    </w:pPr>
  </w:style>
  <w:style w:type="paragraph" w:styleId="Bibliography">
    <w:name w:val="Bibliography"/>
    <w:basedOn w:val="Normal"/>
    <w:next w:val="Normal"/>
    <w:uiPriority w:val="37"/>
    <w:semiHidden/>
    <w:unhideWhenUsed/>
    <w:rsid w:val="00A53E66"/>
  </w:style>
  <w:style w:type="paragraph" w:styleId="EndnoteText">
    <w:name w:val="endnote text"/>
    <w:basedOn w:val="Normal"/>
    <w:link w:val="EndnoteTextChar"/>
    <w:uiPriority w:val="99"/>
    <w:semiHidden/>
    <w:unhideWhenUsed/>
    <w:rsid w:val="00A53E66"/>
  </w:style>
  <w:style w:type="character" w:customStyle="1" w:styleId="EndnoteTextChar">
    <w:name w:val="Endnote Text Char"/>
    <w:basedOn w:val="DefaultParagraphFont"/>
    <w:link w:val="EndnoteText"/>
    <w:uiPriority w:val="99"/>
    <w:semiHidden/>
    <w:rsid w:val="00A53E66"/>
    <w:rPr>
      <w:rFonts w:ascii="Times New Roman" w:hAnsi="Times New Roman"/>
      <w:snapToGrid w:val="0"/>
      <w:szCs w:val="22"/>
    </w:rPr>
  </w:style>
  <w:style w:type="paragraph" w:styleId="BodyText2">
    <w:name w:val="Body Text 2"/>
    <w:basedOn w:val="Normal"/>
    <w:link w:val="BodyText2Char"/>
    <w:uiPriority w:val="99"/>
    <w:semiHidden/>
    <w:unhideWhenUsed/>
    <w:rsid w:val="00A53E66"/>
    <w:pPr>
      <w:spacing w:line="480" w:lineRule="auto"/>
    </w:pPr>
  </w:style>
  <w:style w:type="character" w:customStyle="1" w:styleId="BodyText2Char">
    <w:name w:val="Body Text 2 Char"/>
    <w:basedOn w:val="DefaultParagraphFont"/>
    <w:link w:val="BodyText2"/>
    <w:uiPriority w:val="99"/>
    <w:semiHidden/>
    <w:rsid w:val="00A53E66"/>
    <w:rPr>
      <w:rFonts w:ascii="Times New Roman" w:hAnsi="Times New Roman"/>
      <w:snapToGrid w:val="0"/>
      <w:szCs w:val="22"/>
    </w:rPr>
  </w:style>
  <w:style w:type="paragraph" w:styleId="BodyText3">
    <w:name w:val="Body Text 3"/>
    <w:basedOn w:val="Normal"/>
    <w:link w:val="BodyText3Char"/>
    <w:uiPriority w:val="99"/>
    <w:semiHidden/>
    <w:unhideWhenUsed/>
    <w:rsid w:val="00A53E66"/>
    <w:rPr>
      <w:sz w:val="16"/>
      <w:szCs w:val="16"/>
    </w:rPr>
  </w:style>
  <w:style w:type="character" w:customStyle="1" w:styleId="BodyText3Char">
    <w:name w:val="Body Text 3 Char"/>
    <w:basedOn w:val="DefaultParagraphFont"/>
    <w:link w:val="BodyText3"/>
    <w:uiPriority w:val="99"/>
    <w:semiHidden/>
    <w:rsid w:val="00A53E66"/>
    <w:rPr>
      <w:rFonts w:ascii="Times New Roman" w:hAnsi="Times New Roman"/>
      <w:snapToGrid w:val="0"/>
      <w:sz w:val="16"/>
      <w:szCs w:val="16"/>
    </w:rPr>
  </w:style>
  <w:style w:type="paragraph" w:styleId="BodyTextIndent">
    <w:name w:val="Body Text Indent"/>
    <w:basedOn w:val="Normal"/>
    <w:link w:val="BodyTextIndentChar"/>
    <w:uiPriority w:val="99"/>
    <w:semiHidden/>
    <w:unhideWhenUsed/>
    <w:rsid w:val="00A53E66"/>
    <w:pPr>
      <w:ind w:left="851"/>
    </w:pPr>
  </w:style>
  <w:style w:type="character" w:customStyle="1" w:styleId="BodyTextIndentChar">
    <w:name w:val="Body Text Indent Char"/>
    <w:basedOn w:val="DefaultParagraphFont"/>
    <w:link w:val="BodyTextIndent"/>
    <w:uiPriority w:val="99"/>
    <w:semiHidden/>
    <w:rsid w:val="00A53E66"/>
    <w:rPr>
      <w:rFonts w:ascii="Times New Roman" w:hAnsi="Times New Roman"/>
      <w:snapToGrid w:val="0"/>
      <w:szCs w:val="22"/>
    </w:rPr>
  </w:style>
  <w:style w:type="paragraph" w:styleId="BodyTextIndent2">
    <w:name w:val="Body Text Indent 2"/>
    <w:basedOn w:val="Normal"/>
    <w:link w:val="BodyTextIndent2Char"/>
    <w:uiPriority w:val="99"/>
    <w:semiHidden/>
    <w:unhideWhenUsed/>
    <w:rsid w:val="00A53E66"/>
    <w:pPr>
      <w:spacing w:line="480" w:lineRule="auto"/>
      <w:ind w:left="851"/>
    </w:pPr>
  </w:style>
  <w:style w:type="character" w:customStyle="1" w:styleId="BodyTextIndent2Char">
    <w:name w:val="Body Text Indent 2 Char"/>
    <w:basedOn w:val="DefaultParagraphFont"/>
    <w:link w:val="BodyTextIndent2"/>
    <w:uiPriority w:val="99"/>
    <w:semiHidden/>
    <w:rsid w:val="00A53E66"/>
    <w:rPr>
      <w:rFonts w:ascii="Times New Roman" w:hAnsi="Times New Roman"/>
      <w:snapToGrid w:val="0"/>
      <w:szCs w:val="22"/>
    </w:rPr>
  </w:style>
  <w:style w:type="paragraph" w:styleId="BodyTextIndent3">
    <w:name w:val="Body Text Indent 3"/>
    <w:basedOn w:val="Normal"/>
    <w:link w:val="BodyTextIndent3Char"/>
    <w:uiPriority w:val="99"/>
    <w:semiHidden/>
    <w:unhideWhenUsed/>
    <w:rsid w:val="00A53E66"/>
    <w:pPr>
      <w:ind w:left="851"/>
    </w:pPr>
    <w:rPr>
      <w:sz w:val="16"/>
      <w:szCs w:val="16"/>
    </w:rPr>
  </w:style>
  <w:style w:type="character" w:customStyle="1" w:styleId="BodyTextIndent3Char">
    <w:name w:val="Body Text Indent 3 Char"/>
    <w:basedOn w:val="DefaultParagraphFont"/>
    <w:link w:val="BodyTextIndent3"/>
    <w:uiPriority w:val="99"/>
    <w:semiHidden/>
    <w:rsid w:val="00A53E66"/>
    <w:rPr>
      <w:rFonts w:ascii="Times New Roman" w:hAnsi="Times New Roman"/>
      <w:snapToGrid w:val="0"/>
      <w:sz w:val="16"/>
      <w:szCs w:val="16"/>
    </w:rPr>
  </w:style>
  <w:style w:type="paragraph" w:styleId="BodyTextFirstIndent">
    <w:name w:val="Body Text First Indent"/>
    <w:basedOn w:val="BodyText"/>
    <w:link w:val="BodyTextFirstIndentChar"/>
    <w:uiPriority w:val="99"/>
    <w:semiHidden/>
    <w:unhideWhenUsed/>
    <w:rsid w:val="00A53E66"/>
    <w:pPr>
      <w:widowControl w:val="0"/>
      <w:suppressAutoHyphens w:val="0"/>
      <w:spacing w:after="0" w:line="330" w:lineRule="exact"/>
      <w:ind w:firstLine="210"/>
    </w:pPr>
  </w:style>
  <w:style w:type="character" w:customStyle="1" w:styleId="BodyTextFirstIndentChar">
    <w:name w:val="Body Text First Indent Char"/>
    <w:basedOn w:val="BodyTextChar"/>
    <w:link w:val="BodyTextFirstIndent"/>
    <w:uiPriority w:val="99"/>
    <w:semiHidden/>
    <w:rsid w:val="00A53E66"/>
    <w:rPr>
      <w:rFonts w:ascii="Times New Roman" w:hAnsi="Times New Roman"/>
      <w:snapToGrid w:val="0"/>
      <w:szCs w:val="22"/>
    </w:rPr>
  </w:style>
  <w:style w:type="paragraph" w:styleId="BodyTextFirstIndent2">
    <w:name w:val="Body Text First Indent 2"/>
    <w:basedOn w:val="BodyTextIndent"/>
    <w:link w:val="BodyTextFirstIndent2Char"/>
    <w:uiPriority w:val="99"/>
    <w:semiHidden/>
    <w:unhideWhenUsed/>
    <w:rsid w:val="00A53E66"/>
    <w:pPr>
      <w:ind w:firstLine="210"/>
    </w:pPr>
  </w:style>
  <w:style w:type="character" w:customStyle="1" w:styleId="BodyTextFirstIndent2Char">
    <w:name w:val="Body Text First Indent 2 Char"/>
    <w:basedOn w:val="BodyTextIndentChar"/>
    <w:link w:val="BodyTextFirstIndent2"/>
    <w:uiPriority w:val="99"/>
    <w:semiHidden/>
    <w:rsid w:val="00A53E66"/>
    <w:rPr>
      <w:rFonts w:ascii="Times New Roman" w:hAnsi="Times New Roman"/>
      <w:snapToGrid w:val="0"/>
      <w:szCs w:val="22"/>
    </w:rPr>
  </w:style>
  <w:style w:type="paragraph" w:styleId="TOC5">
    <w:name w:val="toc 5"/>
    <w:basedOn w:val="Normal"/>
    <w:next w:val="Normal"/>
    <w:autoRedefine/>
    <w:uiPriority w:val="39"/>
    <w:semiHidden/>
    <w:unhideWhenUsed/>
    <w:rsid w:val="00A53E66"/>
    <w:pPr>
      <w:ind w:left="800"/>
    </w:pPr>
  </w:style>
  <w:style w:type="paragraph" w:styleId="TOC6">
    <w:name w:val="toc 6"/>
    <w:basedOn w:val="Normal"/>
    <w:next w:val="Normal"/>
    <w:autoRedefine/>
    <w:uiPriority w:val="39"/>
    <w:semiHidden/>
    <w:unhideWhenUsed/>
    <w:rsid w:val="00A53E66"/>
    <w:pPr>
      <w:ind w:left="1000"/>
    </w:pPr>
  </w:style>
  <w:style w:type="paragraph" w:styleId="TOC7">
    <w:name w:val="toc 7"/>
    <w:basedOn w:val="Normal"/>
    <w:next w:val="Normal"/>
    <w:autoRedefine/>
    <w:uiPriority w:val="39"/>
    <w:semiHidden/>
    <w:unhideWhenUsed/>
    <w:rsid w:val="00A53E66"/>
    <w:pPr>
      <w:ind w:left="1200"/>
    </w:pPr>
  </w:style>
  <w:style w:type="paragraph" w:styleId="TOC8">
    <w:name w:val="toc 8"/>
    <w:basedOn w:val="Normal"/>
    <w:next w:val="Normal"/>
    <w:autoRedefine/>
    <w:uiPriority w:val="39"/>
    <w:semiHidden/>
    <w:unhideWhenUsed/>
    <w:rsid w:val="00A53E66"/>
    <w:pPr>
      <w:ind w:left="1400"/>
    </w:pPr>
  </w:style>
  <w:style w:type="paragraph" w:styleId="TOC9">
    <w:name w:val="toc 9"/>
    <w:basedOn w:val="Normal"/>
    <w:next w:val="Normal"/>
    <w:autoRedefine/>
    <w:uiPriority w:val="39"/>
    <w:semiHidden/>
    <w:unhideWhenUsed/>
    <w:rsid w:val="00A53E66"/>
    <w:pPr>
      <w:ind w:left="1600"/>
    </w:pPr>
  </w:style>
  <w:style w:type="paragraph" w:customStyle="1" w:styleId="7pt5">
    <w:name w:val="表センター　7pt"/>
    <w:basedOn w:val="a6"/>
    <w:qFormat/>
    <w:rsid w:val="00A53E66"/>
    <w:pPr>
      <w:ind w:left="0" w:right="0"/>
    </w:pPr>
    <w:rPr>
      <w:spacing w:val="-4"/>
      <w:sz w:val="14"/>
    </w:rPr>
  </w:style>
  <w:style w:type="paragraph" w:customStyle="1" w:styleId="7pt6">
    <w:name w:val="表本文　7pt"/>
    <w:basedOn w:val="a4"/>
    <w:qFormat/>
    <w:rsid w:val="00A53E66"/>
    <w:pPr>
      <w:spacing w:line="240" w:lineRule="exact"/>
    </w:pPr>
    <w:rPr>
      <w:sz w:val="14"/>
    </w:rPr>
  </w:style>
  <w:style w:type="paragraph" w:customStyle="1" w:styleId="7pt7">
    <w:name w:val="表右揃え　7pt行間狭く"/>
    <w:basedOn w:val="7pt3"/>
    <w:qFormat/>
    <w:rsid w:val="00A53E66"/>
    <w:pPr>
      <w:spacing w:line="160" w:lineRule="exact"/>
    </w:pPr>
  </w:style>
  <w:style w:type="paragraph" w:customStyle="1" w:styleId="afe">
    <w:name w:val="表脚注　注意"/>
    <w:basedOn w:val="BodyText"/>
    <w:next w:val="BodyText"/>
    <w:qFormat/>
    <w:rsid w:val="00A53E66"/>
    <w:pPr>
      <w:spacing w:line="240" w:lineRule="exact"/>
      <w:ind w:left="1021" w:right="57" w:hanging="964"/>
    </w:pPr>
    <w:rPr>
      <w:rFonts w:ascii="Arial" w:eastAsia="MS Gothic" w:hAnsi="Arial"/>
      <w:sz w:val="16"/>
    </w:rPr>
  </w:style>
  <w:style w:type="paragraph" w:customStyle="1" w:styleId="aff">
    <w:name w:val="ヘッダ　横"/>
    <w:basedOn w:val="Header"/>
    <w:qFormat/>
    <w:rsid w:val="00A53E66"/>
    <w:pPr>
      <w:tabs>
        <w:tab w:val="clear" w:pos="9809"/>
        <w:tab w:val="right" w:pos="9979"/>
      </w:tabs>
      <w:ind w:left="113" w:right="0"/>
    </w:pPr>
    <w:rPr>
      <w:noProof/>
    </w:rPr>
  </w:style>
  <w:style w:type="paragraph" w:customStyle="1" w:styleId="aff0">
    <w:name w:val="フッター　横"/>
    <w:basedOn w:val="Footer"/>
    <w:qFormat/>
    <w:rsid w:val="00A53E66"/>
    <w:pPr>
      <w:tabs>
        <w:tab w:val="clear" w:pos="9809"/>
        <w:tab w:val="center" w:pos="9979"/>
      </w:tabs>
      <w:ind w:left="113" w:right="0"/>
    </w:pPr>
    <w:rPr>
      <w:spacing w:val="1"/>
    </w:rPr>
  </w:style>
  <w:style w:type="paragraph" w:customStyle="1" w:styleId="6pt">
    <w:name w:val="表ヘッダ　6pt"/>
    <w:basedOn w:val="7pt2"/>
    <w:qFormat/>
    <w:rsid w:val="00A53E66"/>
    <w:pPr>
      <w:suppressAutoHyphens w:val="0"/>
      <w:spacing w:line="140" w:lineRule="exact"/>
    </w:pPr>
    <w:rPr>
      <w:sz w:val="12"/>
    </w:rPr>
  </w:style>
  <w:style w:type="paragraph" w:customStyle="1" w:styleId="6pt0">
    <w:name w:val="表本文　6pt"/>
    <w:basedOn w:val="7pt0"/>
    <w:qFormat/>
    <w:rsid w:val="00A53E66"/>
    <w:rPr>
      <w:sz w:val="12"/>
    </w:rPr>
  </w:style>
  <w:style w:type="paragraph" w:customStyle="1" w:styleId="6pt1">
    <w:name w:val="表センター　6pt"/>
    <w:basedOn w:val="Normal"/>
    <w:qFormat/>
    <w:rsid w:val="00A53E66"/>
    <w:pPr>
      <w:widowControl/>
      <w:spacing w:before="40" w:after="40" w:line="160" w:lineRule="exact"/>
      <w:jc w:val="center"/>
      <w:textAlignment w:val="auto"/>
    </w:pPr>
    <w:rPr>
      <w:rFonts w:ascii="Arial" w:eastAsia="MS Gothic" w:hAnsi="Arial"/>
      <w:spacing w:val="-4"/>
      <w:sz w:val="12"/>
    </w:rPr>
  </w:style>
  <w:style w:type="paragraph" w:customStyle="1" w:styleId="6pt2">
    <w:name w:val="表ヘッダ　センター　6pt"/>
    <w:basedOn w:val="a3"/>
    <w:qFormat/>
    <w:rsid w:val="00A53E66"/>
    <w:pPr>
      <w:spacing w:line="140" w:lineRule="exact"/>
      <w:jc w:val="center"/>
    </w:pPr>
    <w:rPr>
      <w:sz w:val="12"/>
    </w:rPr>
  </w:style>
  <w:style w:type="paragraph" w:customStyle="1" w:styleId="aff1">
    <w:name w:val="表ヘッダ　センター"/>
    <w:basedOn w:val="a3"/>
    <w:qFormat/>
    <w:rsid w:val="00A53E66"/>
    <w:pPr>
      <w:jc w:val="center"/>
    </w:pPr>
  </w:style>
  <w:style w:type="paragraph" w:customStyle="1" w:styleId="7pt8">
    <w:name w:val="表センター　7pt行間狭く"/>
    <w:basedOn w:val="7pt5"/>
    <w:qFormat/>
    <w:rsid w:val="00A53E66"/>
    <w:pPr>
      <w:spacing w:line="160" w:lineRule="exact"/>
    </w:pPr>
    <w:rPr>
      <w:rFonts w:cs="Arial"/>
      <w:snapToGrid/>
    </w:rPr>
  </w:style>
  <w:style w:type="paragraph" w:customStyle="1" w:styleId="6pt3">
    <w:name w:val="表本文　6pt上線用"/>
    <w:basedOn w:val="7pt"/>
    <w:qFormat/>
    <w:rsid w:val="00A53E66"/>
    <w:rPr>
      <w:sz w:val="12"/>
    </w:rPr>
  </w:style>
  <w:style w:type="table" w:customStyle="1" w:styleId="TableGrid1">
    <w:name w:val="Table Grid1"/>
    <w:basedOn w:val="TableNormal"/>
    <w:next w:val="TableGrid"/>
    <w:rsid w:val="000F5190"/>
    <w:rPr>
      <w:rFonts w:asciiTheme="minorHAnsi" w:eastAsia="Calibr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53E66"/>
    <w:rPr>
      <w:sz w:val="18"/>
      <w:szCs w:val="18"/>
    </w:rPr>
  </w:style>
  <w:style w:type="paragraph" w:styleId="CommentText">
    <w:name w:val="annotation text"/>
    <w:basedOn w:val="Normal"/>
    <w:link w:val="CommentTextChar"/>
    <w:uiPriority w:val="99"/>
    <w:semiHidden/>
    <w:unhideWhenUsed/>
    <w:rsid w:val="00A53E66"/>
  </w:style>
  <w:style w:type="character" w:customStyle="1" w:styleId="CommentTextChar">
    <w:name w:val="Comment Text Char"/>
    <w:basedOn w:val="DefaultParagraphFont"/>
    <w:link w:val="CommentText"/>
    <w:uiPriority w:val="99"/>
    <w:semiHidden/>
    <w:rsid w:val="00A53E66"/>
    <w:rPr>
      <w:rFonts w:ascii="Times New Roman" w:hAnsi="Times New Roman"/>
      <w:snapToGrid w:val="0"/>
      <w:szCs w:val="22"/>
    </w:rPr>
  </w:style>
  <w:style w:type="paragraph" w:styleId="Revision">
    <w:name w:val="Revision"/>
    <w:hidden/>
    <w:uiPriority w:val="99"/>
    <w:semiHidden/>
    <w:rsid w:val="00B0752A"/>
    <w:rPr>
      <w:rFonts w:ascii="Times New Roman" w:hAnsi="Times New Roman"/>
      <w:snapToGrid w:val="0"/>
      <w:szCs w:val="22"/>
    </w:rPr>
  </w:style>
  <w:style w:type="character" w:customStyle="1" w:styleId="CaptionChar">
    <w:name w:val="Caption Char"/>
    <w:link w:val="Caption"/>
    <w:uiPriority w:val="35"/>
    <w:rsid w:val="002B6A7E"/>
    <w:rPr>
      <w:rFonts w:ascii="Arial" w:eastAsia="MS Gothic" w:hAnsi="Arial"/>
      <w:bCs/>
      <w:snapToGrid w:val="0"/>
      <w:sz w:val="18"/>
      <w:szCs w:val="21"/>
    </w:rPr>
  </w:style>
  <w:style w:type="character" w:customStyle="1" w:styleId="aff2">
    <w:name w:val="ボールド　オレンジ"/>
    <w:uiPriority w:val="1"/>
    <w:qFormat/>
    <w:rsid w:val="00A53E66"/>
    <w:rPr>
      <w:rFonts w:ascii="Arial" w:eastAsia="MS Gothic" w:hAnsi="Arial"/>
      <w:b/>
      <w:color w:val="FFC000"/>
    </w:rPr>
  </w:style>
  <w:style w:type="character" w:customStyle="1" w:styleId="aff3">
    <w:name w:val="ボールド　青"/>
    <w:uiPriority w:val="1"/>
    <w:qFormat/>
    <w:rsid w:val="00A53E66"/>
    <w:rPr>
      <w:rFonts w:ascii="Arial" w:eastAsia="MS Gothic" w:hAnsi="Arial"/>
      <w:b/>
      <w:color w:val="0070C0"/>
    </w:rPr>
  </w:style>
  <w:style w:type="character" w:customStyle="1" w:styleId="aff4">
    <w:name w:val="ボールド　紫"/>
    <w:uiPriority w:val="1"/>
    <w:qFormat/>
    <w:rsid w:val="00A53E66"/>
    <w:rPr>
      <w:rFonts w:ascii="Arial" w:eastAsia="MS Gothic" w:hAnsi="Arial"/>
      <w:b/>
      <w:color w:val="7030A0"/>
    </w:rPr>
  </w:style>
  <w:style w:type="character" w:customStyle="1" w:styleId="aff5">
    <w:name w:val="ボールド　黄緑"/>
    <w:uiPriority w:val="1"/>
    <w:qFormat/>
    <w:rsid w:val="00A53E66"/>
    <w:rPr>
      <w:rFonts w:ascii="Arial" w:eastAsia="MS Gothic" w:hAnsi="Arial"/>
      <w:b/>
      <w:color w:val="92D050"/>
    </w:rPr>
  </w:style>
  <w:style w:type="character" w:customStyle="1" w:styleId="aff6">
    <w:name w:val="ボールド　濃赤"/>
    <w:uiPriority w:val="1"/>
    <w:qFormat/>
    <w:rsid w:val="00A53E66"/>
    <w:rPr>
      <w:rFonts w:ascii="Arial" w:eastAsia="MS Gothic" w:hAnsi="Arial"/>
      <w:b/>
      <w:color w:val="C00000"/>
    </w:rPr>
  </w:style>
  <w:style w:type="character" w:customStyle="1" w:styleId="aff7">
    <w:name w:val="ボールド　濃青"/>
    <w:uiPriority w:val="1"/>
    <w:qFormat/>
    <w:rsid w:val="00A53E66"/>
    <w:rPr>
      <w:rFonts w:ascii="Arial" w:eastAsia="MS Gothic" w:hAnsi="Arial"/>
      <w:b/>
      <w:color w:val="002060"/>
    </w:rPr>
  </w:style>
  <w:style w:type="character" w:customStyle="1" w:styleId="Programming">
    <w:name w:val="Programming"/>
    <w:uiPriority w:val="1"/>
    <w:qFormat/>
    <w:rsid w:val="00A53E66"/>
    <w:rPr>
      <w:rFonts w:ascii="Courier New" w:hAnsi="Courier New"/>
    </w:rPr>
  </w:style>
  <w:style w:type="character" w:customStyle="1" w:styleId="aff8">
    <w:name w:val="ボールド　黄色"/>
    <w:uiPriority w:val="1"/>
    <w:qFormat/>
    <w:rsid w:val="00A53E66"/>
    <w:rPr>
      <w:rFonts w:ascii="Arial" w:eastAsia="MS Gothic" w:hAnsi="Arial"/>
      <w:b/>
      <w:color w:val="FFFF00"/>
    </w:rPr>
  </w:style>
  <w:style w:type="character" w:customStyle="1" w:styleId="shorttext">
    <w:name w:val="short_text"/>
    <w:basedOn w:val="DefaultParagraphFont"/>
    <w:rsid w:val="002213E8"/>
  </w:style>
  <w:style w:type="paragraph" w:customStyle="1" w:styleId="Default">
    <w:name w:val="Default"/>
    <w:rsid w:val="002947FB"/>
    <w:pPr>
      <w:autoSpaceDE w:val="0"/>
      <w:autoSpaceDN w:val="0"/>
      <w:adjustRightInd w:val="0"/>
    </w:pPr>
    <w:rPr>
      <w:rFonts w:ascii="MS Mincho" w:cs="MS Minch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948">
      <w:bodyDiv w:val="1"/>
      <w:marLeft w:val="0"/>
      <w:marRight w:val="0"/>
      <w:marTop w:val="0"/>
      <w:marBottom w:val="0"/>
      <w:divBdr>
        <w:top w:val="none" w:sz="0" w:space="0" w:color="auto"/>
        <w:left w:val="none" w:sz="0" w:space="0" w:color="auto"/>
        <w:bottom w:val="none" w:sz="0" w:space="0" w:color="auto"/>
        <w:right w:val="none" w:sz="0" w:space="0" w:color="auto"/>
      </w:divBdr>
    </w:div>
    <w:div w:id="8721175">
      <w:bodyDiv w:val="1"/>
      <w:marLeft w:val="0"/>
      <w:marRight w:val="0"/>
      <w:marTop w:val="0"/>
      <w:marBottom w:val="0"/>
      <w:divBdr>
        <w:top w:val="none" w:sz="0" w:space="0" w:color="auto"/>
        <w:left w:val="none" w:sz="0" w:space="0" w:color="auto"/>
        <w:bottom w:val="none" w:sz="0" w:space="0" w:color="auto"/>
        <w:right w:val="none" w:sz="0" w:space="0" w:color="auto"/>
      </w:divBdr>
    </w:div>
    <w:div w:id="10108629">
      <w:bodyDiv w:val="1"/>
      <w:marLeft w:val="0"/>
      <w:marRight w:val="0"/>
      <w:marTop w:val="0"/>
      <w:marBottom w:val="0"/>
      <w:divBdr>
        <w:top w:val="none" w:sz="0" w:space="0" w:color="auto"/>
        <w:left w:val="none" w:sz="0" w:space="0" w:color="auto"/>
        <w:bottom w:val="none" w:sz="0" w:space="0" w:color="auto"/>
        <w:right w:val="none" w:sz="0" w:space="0" w:color="auto"/>
      </w:divBdr>
    </w:div>
    <w:div w:id="26176219">
      <w:bodyDiv w:val="1"/>
      <w:marLeft w:val="0"/>
      <w:marRight w:val="0"/>
      <w:marTop w:val="0"/>
      <w:marBottom w:val="0"/>
      <w:divBdr>
        <w:top w:val="none" w:sz="0" w:space="0" w:color="auto"/>
        <w:left w:val="none" w:sz="0" w:space="0" w:color="auto"/>
        <w:bottom w:val="none" w:sz="0" w:space="0" w:color="auto"/>
        <w:right w:val="none" w:sz="0" w:space="0" w:color="auto"/>
      </w:divBdr>
    </w:div>
    <w:div w:id="71781762">
      <w:bodyDiv w:val="1"/>
      <w:marLeft w:val="0"/>
      <w:marRight w:val="0"/>
      <w:marTop w:val="0"/>
      <w:marBottom w:val="0"/>
      <w:divBdr>
        <w:top w:val="none" w:sz="0" w:space="0" w:color="auto"/>
        <w:left w:val="none" w:sz="0" w:space="0" w:color="auto"/>
        <w:bottom w:val="none" w:sz="0" w:space="0" w:color="auto"/>
        <w:right w:val="none" w:sz="0" w:space="0" w:color="auto"/>
      </w:divBdr>
    </w:div>
    <w:div w:id="94055424">
      <w:bodyDiv w:val="1"/>
      <w:marLeft w:val="0"/>
      <w:marRight w:val="0"/>
      <w:marTop w:val="0"/>
      <w:marBottom w:val="0"/>
      <w:divBdr>
        <w:top w:val="none" w:sz="0" w:space="0" w:color="auto"/>
        <w:left w:val="none" w:sz="0" w:space="0" w:color="auto"/>
        <w:bottom w:val="none" w:sz="0" w:space="0" w:color="auto"/>
        <w:right w:val="none" w:sz="0" w:space="0" w:color="auto"/>
      </w:divBdr>
    </w:div>
    <w:div w:id="95639410">
      <w:bodyDiv w:val="1"/>
      <w:marLeft w:val="0"/>
      <w:marRight w:val="0"/>
      <w:marTop w:val="0"/>
      <w:marBottom w:val="0"/>
      <w:divBdr>
        <w:top w:val="none" w:sz="0" w:space="0" w:color="auto"/>
        <w:left w:val="none" w:sz="0" w:space="0" w:color="auto"/>
        <w:bottom w:val="none" w:sz="0" w:space="0" w:color="auto"/>
        <w:right w:val="none" w:sz="0" w:space="0" w:color="auto"/>
      </w:divBdr>
    </w:div>
    <w:div w:id="102916981">
      <w:bodyDiv w:val="1"/>
      <w:marLeft w:val="0"/>
      <w:marRight w:val="0"/>
      <w:marTop w:val="0"/>
      <w:marBottom w:val="0"/>
      <w:divBdr>
        <w:top w:val="none" w:sz="0" w:space="0" w:color="auto"/>
        <w:left w:val="none" w:sz="0" w:space="0" w:color="auto"/>
        <w:bottom w:val="none" w:sz="0" w:space="0" w:color="auto"/>
        <w:right w:val="none" w:sz="0" w:space="0" w:color="auto"/>
      </w:divBdr>
    </w:div>
    <w:div w:id="128089061">
      <w:bodyDiv w:val="1"/>
      <w:marLeft w:val="0"/>
      <w:marRight w:val="0"/>
      <w:marTop w:val="0"/>
      <w:marBottom w:val="0"/>
      <w:divBdr>
        <w:top w:val="none" w:sz="0" w:space="0" w:color="auto"/>
        <w:left w:val="none" w:sz="0" w:space="0" w:color="auto"/>
        <w:bottom w:val="none" w:sz="0" w:space="0" w:color="auto"/>
        <w:right w:val="none" w:sz="0" w:space="0" w:color="auto"/>
      </w:divBdr>
    </w:div>
    <w:div w:id="129203476">
      <w:bodyDiv w:val="1"/>
      <w:marLeft w:val="0"/>
      <w:marRight w:val="0"/>
      <w:marTop w:val="0"/>
      <w:marBottom w:val="0"/>
      <w:divBdr>
        <w:top w:val="none" w:sz="0" w:space="0" w:color="auto"/>
        <w:left w:val="none" w:sz="0" w:space="0" w:color="auto"/>
        <w:bottom w:val="none" w:sz="0" w:space="0" w:color="auto"/>
        <w:right w:val="none" w:sz="0" w:space="0" w:color="auto"/>
      </w:divBdr>
    </w:div>
    <w:div w:id="139427047">
      <w:bodyDiv w:val="1"/>
      <w:marLeft w:val="0"/>
      <w:marRight w:val="0"/>
      <w:marTop w:val="0"/>
      <w:marBottom w:val="0"/>
      <w:divBdr>
        <w:top w:val="none" w:sz="0" w:space="0" w:color="auto"/>
        <w:left w:val="none" w:sz="0" w:space="0" w:color="auto"/>
        <w:bottom w:val="none" w:sz="0" w:space="0" w:color="auto"/>
        <w:right w:val="none" w:sz="0" w:space="0" w:color="auto"/>
      </w:divBdr>
    </w:div>
    <w:div w:id="158081421">
      <w:bodyDiv w:val="1"/>
      <w:marLeft w:val="0"/>
      <w:marRight w:val="0"/>
      <w:marTop w:val="0"/>
      <w:marBottom w:val="0"/>
      <w:divBdr>
        <w:top w:val="none" w:sz="0" w:space="0" w:color="auto"/>
        <w:left w:val="none" w:sz="0" w:space="0" w:color="auto"/>
        <w:bottom w:val="none" w:sz="0" w:space="0" w:color="auto"/>
        <w:right w:val="none" w:sz="0" w:space="0" w:color="auto"/>
      </w:divBdr>
    </w:div>
    <w:div w:id="159737735">
      <w:bodyDiv w:val="1"/>
      <w:marLeft w:val="0"/>
      <w:marRight w:val="0"/>
      <w:marTop w:val="0"/>
      <w:marBottom w:val="0"/>
      <w:divBdr>
        <w:top w:val="none" w:sz="0" w:space="0" w:color="auto"/>
        <w:left w:val="none" w:sz="0" w:space="0" w:color="auto"/>
        <w:bottom w:val="none" w:sz="0" w:space="0" w:color="auto"/>
        <w:right w:val="none" w:sz="0" w:space="0" w:color="auto"/>
      </w:divBdr>
    </w:div>
    <w:div w:id="172956926">
      <w:bodyDiv w:val="1"/>
      <w:marLeft w:val="0"/>
      <w:marRight w:val="0"/>
      <w:marTop w:val="0"/>
      <w:marBottom w:val="0"/>
      <w:divBdr>
        <w:top w:val="none" w:sz="0" w:space="0" w:color="auto"/>
        <w:left w:val="none" w:sz="0" w:space="0" w:color="auto"/>
        <w:bottom w:val="none" w:sz="0" w:space="0" w:color="auto"/>
        <w:right w:val="none" w:sz="0" w:space="0" w:color="auto"/>
      </w:divBdr>
    </w:div>
    <w:div w:id="197668028">
      <w:bodyDiv w:val="1"/>
      <w:marLeft w:val="0"/>
      <w:marRight w:val="0"/>
      <w:marTop w:val="0"/>
      <w:marBottom w:val="0"/>
      <w:divBdr>
        <w:top w:val="none" w:sz="0" w:space="0" w:color="auto"/>
        <w:left w:val="none" w:sz="0" w:space="0" w:color="auto"/>
        <w:bottom w:val="none" w:sz="0" w:space="0" w:color="auto"/>
        <w:right w:val="none" w:sz="0" w:space="0" w:color="auto"/>
      </w:divBdr>
    </w:div>
    <w:div w:id="221604051">
      <w:bodyDiv w:val="1"/>
      <w:marLeft w:val="0"/>
      <w:marRight w:val="0"/>
      <w:marTop w:val="0"/>
      <w:marBottom w:val="0"/>
      <w:divBdr>
        <w:top w:val="none" w:sz="0" w:space="0" w:color="auto"/>
        <w:left w:val="none" w:sz="0" w:space="0" w:color="auto"/>
        <w:bottom w:val="none" w:sz="0" w:space="0" w:color="auto"/>
        <w:right w:val="none" w:sz="0" w:space="0" w:color="auto"/>
      </w:divBdr>
    </w:div>
    <w:div w:id="221604184">
      <w:bodyDiv w:val="1"/>
      <w:marLeft w:val="0"/>
      <w:marRight w:val="0"/>
      <w:marTop w:val="0"/>
      <w:marBottom w:val="0"/>
      <w:divBdr>
        <w:top w:val="none" w:sz="0" w:space="0" w:color="auto"/>
        <w:left w:val="none" w:sz="0" w:space="0" w:color="auto"/>
        <w:bottom w:val="none" w:sz="0" w:space="0" w:color="auto"/>
        <w:right w:val="none" w:sz="0" w:space="0" w:color="auto"/>
      </w:divBdr>
    </w:div>
    <w:div w:id="227033768">
      <w:bodyDiv w:val="1"/>
      <w:marLeft w:val="0"/>
      <w:marRight w:val="0"/>
      <w:marTop w:val="0"/>
      <w:marBottom w:val="0"/>
      <w:divBdr>
        <w:top w:val="none" w:sz="0" w:space="0" w:color="auto"/>
        <w:left w:val="none" w:sz="0" w:space="0" w:color="auto"/>
        <w:bottom w:val="none" w:sz="0" w:space="0" w:color="auto"/>
        <w:right w:val="none" w:sz="0" w:space="0" w:color="auto"/>
      </w:divBdr>
    </w:div>
    <w:div w:id="237790762">
      <w:bodyDiv w:val="1"/>
      <w:marLeft w:val="0"/>
      <w:marRight w:val="0"/>
      <w:marTop w:val="0"/>
      <w:marBottom w:val="0"/>
      <w:divBdr>
        <w:top w:val="none" w:sz="0" w:space="0" w:color="auto"/>
        <w:left w:val="none" w:sz="0" w:space="0" w:color="auto"/>
        <w:bottom w:val="none" w:sz="0" w:space="0" w:color="auto"/>
        <w:right w:val="none" w:sz="0" w:space="0" w:color="auto"/>
      </w:divBdr>
    </w:div>
    <w:div w:id="328168939">
      <w:bodyDiv w:val="1"/>
      <w:marLeft w:val="0"/>
      <w:marRight w:val="0"/>
      <w:marTop w:val="0"/>
      <w:marBottom w:val="0"/>
      <w:divBdr>
        <w:top w:val="none" w:sz="0" w:space="0" w:color="auto"/>
        <w:left w:val="none" w:sz="0" w:space="0" w:color="auto"/>
        <w:bottom w:val="none" w:sz="0" w:space="0" w:color="auto"/>
        <w:right w:val="none" w:sz="0" w:space="0" w:color="auto"/>
      </w:divBdr>
    </w:div>
    <w:div w:id="330135239">
      <w:bodyDiv w:val="1"/>
      <w:marLeft w:val="0"/>
      <w:marRight w:val="0"/>
      <w:marTop w:val="0"/>
      <w:marBottom w:val="0"/>
      <w:divBdr>
        <w:top w:val="none" w:sz="0" w:space="0" w:color="auto"/>
        <w:left w:val="none" w:sz="0" w:space="0" w:color="auto"/>
        <w:bottom w:val="none" w:sz="0" w:space="0" w:color="auto"/>
        <w:right w:val="none" w:sz="0" w:space="0" w:color="auto"/>
      </w:divBdr>
    </w:div>
    <w:div w:id="330304867">
      <w:bodyDiv w:val="1"/>
      <w:marLeft w:val="0"/>
      <w:marRight w:val="0"/>
      <w:marTop w:val="0"/>
      <w:marBottom w:val="0"/>
      <w:divBdr>
        <w:top w:val="none" w:sz="0" w:space="0" w:color="auto"/>
        <w:left w:val="none" w:sz="0" w:space="0" w:color="auto"/>
        <w:bottom w:val="none" w:sz="0" w:space="0" w:color="auto"/>
        <w:right w:val="none" w:sz="0" w:space="0" w:color="auto"/>
      </w:divBdr>
    </w:div>
    <w:div w:id="332299224">
      <w:bodyDiv w:val="1"/>
      <w:marLeft w:val="0"/>
      <w:marRight w:val="0"/>
      <w:marTop w:val="0"/>
      <w:marBottom w:val="0"/>
      <w:divBdr>
        <w:top w:val="none" w:sz="0" w:space="0" w:color="auto"/>
        <w:left w:val="none" w:sz="0" w:space="0" w:color="auto"/>
        <w:bottom w:val="none" w:sz="0" w:space="0" w:color="auto"/>
        <w:right w:val="none" w:sz="0" w:space="0" w:color="auto"/>
      </w:divBdr>
    </w:div>
    <w:div w:id="392656732">
      <w:bodyDiv w:val="1"/>
      <w:marLeft w:val="0"/>
      <w:marRight w:val="0"/>
      <w:marTop w:val="0"/>
      <w:marBottom w:val="0"/>
      <w:divBdr>
        <w:top w:val="none" w:sz="0" w:space="0" w:color="auto"/>
        <w:left w:val="none" w:sz="0" w:space="0" w:color="auto"/>
        <w:bottom w:val="none" w:sz="0" w:space="0" w:color="auto"/>
        <w:right w:val="none" w:sz="0" w:space="0" w:color="auto"/>
      </w:divBdr>
    </w:div>
    <w:div w:id="397167495">
      <w:bodyDiv w:val="1"/>
      <w:marLeft w:val="0"/>
      <w:marRight w:val="0"/>
      <w:marTop w:val="0"/>
      <w:marBottom w:val="0"/>
      <w:divBdr>
        <w:top w:val="none" w:sz="0" w:space="0" w:color="auto"/>
        <w:left w:val="none" w:sz="0" w:space="0" w:color="auto"/>
        <w:bottom w:val="none" w:sz="0" w:space="0" w:color="auto"/>
        <w:right w:val="none" w:sz="0" w:space="0" w:color="auto"/>
      </w:divBdr>
    </w:div>
    <w:div w:id="408037856">
      <w:bodyDiv w:val="1"/>
      <w:marLeft w:val="0"/>
      <w:marRight w:val="0"/>
      <w:marTop w:val="0"/>
      <w:marBottom w:val="0"/>
      <w:divBdr>
        <w:top w:val="none" w:sz="0" w:space="0" w:color="auto"/>
        <w:left w:val="none" w:sz="0" w:space="0" w:color="auto"/>
        <w:bottom w:val="none" w:sz="0" w:space="0" w:color="auto"/>
        <w:right w:val="none" w:sz="0" w:space="0" w:color="auto"/>
      </w:divBdr>
    </w:div>
    <w:div w:id="428505034">
      <w:bodyDiv w:val="1"/>
      <w:marLeft w:val="0"/>
      <w:marRight w:val="0"/>
      <w:marTop w:val="0"/>
      <w:marBottom w:val="0"/>
      <w:divBdr>
        <w:top w:val="none" w:sz="0" w:space="0" w:color="auto"/>
        <w:left w:val="none" w:sz="0" w:space="0" w:color="auto"/>
        <w:bottom w:val="none" w:sz="0" w:space="0" w:color="auto"/>
        <w:right w:val="none" w:sz="0" w:space="0" w:color="auto"/>
      </w:divBdr>
    </w:div>
    <w:div w:id="434131540">
      <w:bodyDiv w:val="1"/>
      <w:marLeft w:val="0"/>
      <w:marRight w:val="0"/>
      <w:marTop w:val="0"/>
      <w:marBottom w:val="0"/>
      <w:divBdr>
        <w:top w:val="none" w:sz="0" w:space="0" w:color="auto"/>
        <w:left w:val="none" w:sz="0" w:space="0" w:color="auto"/>
        <w:bottom w:val="none" w:sz="0" w:space="0" w:color="auto"/>
        <w:right w:val="none" w:sz="0" w:space="0" w:color="auto"/>
      </w:divBdr>
    </w:div>
    <w:div w:id="439298068">
      <w:bodyDiv w:val="1"/>
      <w:marLeft w:val="0"/>
      <w:marRight w:val="0"/>
      <w:marTop w:val="0"/>
      <w:marBottom w:val="0"/>
      <w:divBdr>
        <w:top w:val="none" w:sz="0" w:space="0" w:color="auto"/>
        <w:left w:val="none" w:sz="0" w:space="0" w:color="auto"/>
        <w:bottom w:val="none" w:sz="0" w:space="0" w:color="auto"/>
        <w:right w:val="none" w:sz="0" w:space="0" w:color="auto"/>
      </w:divBdr>
    </w:div>
    <w:div w:id="467745081">
      <w:bodyDiv w:val="1"/>
      <w:marLeft w:val="0"/>
      <w:marRight w:val="0"/>
      <w:marTop w:val="0"/>
      <w:marBottom w:val="0"/>
      <w:divBdr>
        <w:top w:val="none" w:sz="0" w:space="0" w:color="auto"/>
        <w:left w:val="none" w:sz="0" w:space="0" w:color="auto"/>
        <w:bottom w:val="none" w:sz="0" w:space="0" w:color="auto"/>
        <w:right w:val="none" w:sz="0" w:space="0" w:color="auto"/>
      </w:divBdr>
    </w:div>
    <w:div w:id="472068925">
      <w:bodyDiv w:val="1"/>
      <w:marLeft w:val="0"/>
      <w:marRight w:val="0"/>
      <w:marTop w:val="0"/>
      <w:marBottom w:val="0"/>
      <w:divBdr>
        <w:top w:val="none" w:sz="0" w:space="0" w:color="auto"/>
        <w:left w:val="none" w:sz="0" w:space="0" w:color="auto"/>
        <w:bottom w:val="none" w:sz="0" w:space="0" w:color="auto"/>
        <w:right w:val="none" w:sz="0" w:space="0" w:color="auto"/>
      </w:divBdr>
    </w:div>
    <w:div w:id="517620334">
      <w:bodyDiv w:val="1"/>
      <w:marLeft w:val="0"/>
      <w:marRight w:val="0"/>
      <w:marTop w:val="0"/>
      <w:marBottom w:val="0"/>
      <w:divBdr>
        <w:top w:val="none" w:sz="0" w:space="0" w:color="auto"/>
        <w:left w:val="none" w:sz="0" w:space="0" w:color="auto"/>
        <w:bottom w:val="none" w:sz="0" w:space="0" w:color="auto"/>
        <w:right w:val="none" w:sz="0" w:space="0" w:color="auto"/>
      </w:divBdr>
    </w:div>
    <w:div w:id="523330091">
      <w:bodyDiv w:val="1"/>
      <w:marLeft w:val="0"/>
      <w:marRight w:val="0"/>
      <w:marTop w:val="0"/>
      <w:marBottom w:val="0"/>
      <w:divBdr>
        <w:top w:val="none" w:sz="0" w:space="0" w:color="auto"/>
        <w:left w:val="none" w:sz="0" w:space="0" w:color="auto"/>
        <w:bottom w:val="none" w:sz="0" w:space="0" w:color="auto"/>
        <w:right w:val="none" w:sz="0" w:space="0" w:color="auto"/>
      </w:divBdr>
    </w:div>
    <w:div w:id="527837163">
      <w:bodyDiv w:val="1"/>
      <w:marLeft w:val="0"/>
      <w:marRight w:val="0"/>
      <w:marTop w:val="0"/>
      <w:marBottom w:val="0"/>
      <w:divBdr>
        <w:top w:val="none" w:sz="0" w:space="0" w:color="auto"/>
        <w:left w:val="none" w:sz="0" w:space="0" w:color="auto"/>
        <w:bottom w:val="none" w:sz="0" w:space="0" w:color="auto"/>
        <w:right w:val="none" w:sz="0" w:space="0" w:color="auto"/>
      </w:divBdr>
    </w:div>
    <w:div w:id="561868027">
      <w:bodyDiv w:val="1"/>
      <w:marLeft w:val="0"/>
      <w:marRight w:val="0"/>
      <w:marTop w:val="0"/>
      <w:marBottom w:val="0"/>
      <w:divBdr>
        <w:top w:val="none" w:sz="0" w:space="0" w:color="auto"/>
        <w:left w:val="none" w:sz="0" w:space="0" w:color="auto"/>
        <w:bottom w:val="none" w:sz="0" w:space="0" w:color="auto"/>
        <w:right w:val="none" w:sz="0" w:space="0" w:color="auto"/>
      </w:divBdr>
    </w:div>
    <w:div w:id="566065801">
      <w:bodyDiv w:val="1"/>
      <w:marLeft w:val="0"/>
      <w:marRight w:val="0"/>
      <w:marTop w:val="0"/>
      <w:marBottom w:val="0"/>
      <w:divBdr>
        <w:top w:val="none" w:sz="0" w:space="0" w:color="auto"/>
        <w:left w:val="none" w:sz="0" w:space="0" w:color="auto"/>
        <w:bottom w:val="none" w:sz="0" w:space="0" w:color="auto"/>
        <w:right w:val="none" w:sz="0" w:space="0" w:color="auto"/>
      </w:divBdr>
    </w:div>
    <w:div w:id="568344370">
      <w:bodyDiv w:val="1"/>
      <w:marLeft w:val="0"/>
      <w:marRight w:val="0"/>
      <w:marTop w:val="0"/>
      <w:marBottom w:val="0"/>
      <w:divBdr>
        <w:top w:val="none" w:sz="0" w:space="0" w:color="auto"/>
        <w:left w:val="none" w:sz="0" w:space="0" w:color="auto"/>
        <w:bottom w:val="none" w:sz="0" w:space="0" w:color="auto"/>
        <w:right w:val="none" w:sz="0" w:space="0" w:color="auto"/>
      </w:divBdr>
    </w:div>
    <w:div w:id="571088125">
      <w:bodyDiv w:val="1"/>
      <w:marLeft w:val="0"/>
      <w:marRight w:val="0"/>
      <w:marTop w:val="0"/>
      <w:marBottom w:val="0"/>
      <w:divBdr>
        <w:top w:val="none" w:sz="0" w:space="0" w:color="auto"/>
        <w:left w:val="none" w:sz="0" w:space="0" w:color="auto"/>
        <w:bottom w:val="none" w:sz="0" w:space="0" w:color="auto"/>
        <w:right w:val="none" w:sz="0" w:space="0" w:color="auto"/>
      </w:divBdr>
    </w:div>
    <w:div w:id="647830604">
      <w:bodyDiv w:val="1"/>
      <w:marLeft w:val="0"/>
      <w:marRight w:val="0"/>
      <w:marTop w:val="0"/>
      <w:marBottom w:val="0"/>
      <w:divBdr>
        <w:top w:val="none" w:sz="0" w:space="0" w:color="auto"/>
        <w:left w:val="none" w:sz="0" w:space="0" w:color="auto"/>
        <w:bottom w:val="none" w:sz="0" w:space="0" w:color="auto"/>
        <w:right w:val="none" w:sz="0" w:space="0" w:color="auto"/>
      </w:divBdr>
    </w:div>
    <w:div w:id="658463790">
      <w:bodyDiv w:val="1"/>
      <w:marLeft w:val="0"/>
      <w:marRight w:val="0"/>
      <w:marTop w:val="0"/>
      <w:marBottom w:val="0"/>
      <w:divBdr>
        <w:top w:val="none" w:sz="0" w:space="0" w:color="auto"/>
        <w:left w:val="none" w:sz="0" w:space="0" w:color="auto"/>
        <w:bottom w:val="none" w:sz="0" w:space="0" w:color="auto"/>
        <w:right w:val="none" w:sz="0" w:space="0" w:color="auto"/>
      </w:divBdr>
    </w:div>
    <w:div w:id="658847143">
      <w:bodyDiv w:val="1"/>
      <w:marLeft w:val="0"/>
      <w:marRight w:val="0"/>
      <w:marTop w:val="0"/>
      <w:marBottom w:val="0"/>
      <w:divBdr>
        <w:top w:val="none" w:sz="0" w:space="0" w:color="auto"/>
        <w:left w:val="none" w:sz="0" w:space="0" w:color="auto"/>
        <w:bottom w:val="none" w:sz="0" w:space="0" w:color="auto"/>
        <w:right w:val="none" w:sz="0" w:space="0" w:color="auto"/>
      </w:divBdr>
    </w:div>
    <w:div w:id="678429657">
      <w:bodyDiv w:val="1"/>
      <w:marLeft w:val="0"/>
      <w:marRight w:val="0"/>
      <w:marTop w:val="0"/>
      <w:marBottom w:val="0"/>
      <w:divBdr>
        <w:top w:val="none" w:sz="0" w:space="0" w:color="auto"/>
        <w:left w:val="none" w:sz="0" w:space="0" w:color="auto"/>
        <w:bottom w:val="none" w:sz="0" w:space="0" w:color="auto"/>
        <w:right w:val="none" w:sz="0" w:space="0" w:color="auto"/>
      </w:divBdr>
    </w:div>
    <w:div w:id="704215859">
      <w:bodyDiv w:val="1"/>
      <w:marLeft w:val="0"/>
      <w:marRight w:val="0"/>
      <w:marTop w:val="0"/>
      <w:marBottom w:val="0"/>
      <w:divBdr>
        <w:top w:val="none" w:sz="0" w:space="0" w:color="auto"/>
        <w:left w:val="none" w:sz="0" w:space="0" w:color="auto"/>
        <w:bottom w:val="none" w:sz="0" w:space="0" w:color="auto"/>
        <w:right w:val="none" w:sz="0" w:space="0" w:color="auto"/>
      </w:divBdr>
    </w:div>
    <w:div w:id="723021384">
      <w:bodyDiv w:val="1"/>
      <w:marLeft w:val="0"/>
      <w:marRight w:val="0"/>
      <w:marTop w:val="0"/>
      <w:marBottom w:val="0"/>
      <w:divBdr>
        <w:top w:val="none" w:sz="0" w:space="0" w:color="auto"/>
        <w:left w:val="none" w:sz="0" w:space="0" w:color="auto"/>
        <w:bottom w:val="none" w:sz="0" w:space="0" w:color="auto"/>
        <w:right w:val="none" w:sz="0" w:space="0" w:color="auto"/>
      </w:divBdr>
    </w:div>
    <w:div w:id="723606799">
      <w:bodyDiv w:val="1"/>
      <w:marLeft w:val="0"/>
      <w:marRight w:val="0"/>
      <w:marTop w:val="0"/>
      <w:marBottom w:val="0"/>
      <w:divBdr>
        <w:top w:val="none" w:sz="0" w:space="0" w:color="auto"/>
        <w:left w:val="none" w:sz="0" w:space="0" w:color="auto"/>
        <w:bottom w:val="none" w:sz="0" w:space="0" w:color="auto"/>
        <w:right w:val="none" w:sz="0" w:space="0" w:color="auto"/>
      </w:divBdr>
    </w:div>
    <w:div w:id="734662093">
      <w:bodyDiv w:val="1"/>
      <w:marLeft w:val="0"/>
      <w:marRight w:val="0"/>
      <w:marTop w:val="0"/>
      <w:marBottom w:val="0"/>
      <w:divBdr>
        <w:top w:val="none" w:sz="0" w:space="0" w:color="auto"/>
        <w:left w:val="none" w:sz="0" w:space="0" w:color="auto"/>
        <w:bottom w:val="none" w:sz="0" w:space="0" w:color="auto"/>
        <w:right w:val="none" w:sz="0" w:space="0" w:color="auto"/>
      </w:divBdr>
    </w:div>
    <w:div w:id="743449573">
      <w:bodyDiv w:val="1"/>
      <w:marLeft w:val="0"/>
      <w:marRight w:val="0"/>
      <w:marTop w:val="0"/>
      <w:marBottom w:val="0"/>
      <w:divBdr>
        <w:top w:val="none" w:sz="0" w:space="0" w:color="auto"/>
        <w:left w:val="none" w:sz="0" w:space="0" w:color="auto"/>
        <w:bottom w:val="none" w:sz="0" w:space="0" w:color="auto"/>
        <w:right w:val="none" w:sz="0" w:space="0" w:color="auto"/>
      </w:divBdr>
    </w:div>
    <w:div w:id="743723137">
      <w:bodyDiv w:val="1"/>
      <w:marLeft w:val="0"/>
      <w:marRight w:val="0"/>
      <w:marTop w:val="0"/>
      <w:marBottom w:val="0"/>
      <w:divBdr>
        <w:top w:val="none" w:sz="0" w:space="0" w:color="auto"/>
        <w:left w:val="none" w:sz="0" w:space="0" w:color="auto"/>
        <w:bottom w:val="none" w:sz="0" w:space="0" w:color="auto"/>
        <w:right w:val="none" w:sz="0" w:space="0" w:color="auto"/>
      </w:divBdr>
    </w:div>
    <w:div w:id="756440176">
      <w:bodyDiv w:val="1"/>
      <w:marLeft w:val="0"/>
      <w:marRight w:val="0"/>
      <w:marTop w:val="0"/>
      <w:marBottom w:val="0"/>
      <w:divBdr>
        <w:top w:val="none" w:sz="0" w:space="0" w:color="auto"/>
        <w:left w:val="none" w:sz="0" w:space="0" w:color="auto"/>
        <w:bottom w:val="none" w:sz="0" w:space="0" w:color="auto"/>
        <w:right w:val="none" w:sz="0" w:space="0" w:color="auto"/>
      </w:divBdr>
    </w:div>
    <w:div w:id="769014018">
      <w:bodyDiv w:val="1"/>
      <w:marLeft w:val="0"/>
      <w:marRight w:val="0"/>
      <w:marTop w:val="0"/>
      <w:marBottom w:val="0"/>
      <w:divBdr>
        <w:top w:val="none" w:sz="0" w:space="0" w:color="auto"/>
        <w:left w:val="none" w:sz="0" w:space="0" w:color="auto"/>
        <w:bottom w:val="none" w:sz="0" w:space="0" w:color="auto"/>
        <w:right w:val="none" w:sz="0" w:space="0" w:color="auto"/>
      </w:divBdr>
    </w:div>
    <w:div w:id="771626775">
      <w:bodyDiv w:val="1"/>
      <w:marLeft w:val="0"/>
      <w:marRight w:val="0"/>
      <w:marTop w:val="0"/>
      <w:marBottom w:val="0"/>
      <w:divBdr>
        <w:top w:val="none" w:sz="0" w:space="0" w:color="auto"/>
        <w:left w:val="none" w:sz="0" w:space="0" w:color="auto"/>
        <w:bottom w:val="none" w:sz="0" w:space="0" w:color="auto"/>
        <w:right w:val="none" w:sz="0" w:space="0" w:color="auto"/>
      </w:divBdr>
    </w:div>
    <w:div w:id="796798099">
      <w:bodyDiv w:val="1"/>
      <w:marLeft w:val="0"/>
      <w:marRight w:val="0"/>
      <w:marTop w:val="0"/>
      <w:marBottom w:val="0"/>
      <w:divBdr>
        <w:top w:val="none" w:sz="0" w:space="0" w:color="auto"/>
        <w:left w:val="none" w:sz="0" w:space="0" w:color="auto"/>
        <w:bottom w:val="none" w:sz="0" w:space="0" w:color="auto"/>
        <w:right w:val="none" w:sz="0" w:space="0" w:color="auto"/>
      </w:divBdr>
    </w:div>
    <w:div w:id="846988292">
      <w:bodyDiv w:val="1"/>
      <w:marLeft w:val="0"/>
      <w:marRight w:val="0"/>
      <w:marTop w:val="0"/>
      <w:marBottom w:val="0"/>
      <w:divBdr>
        <w:top w:val="none" w:sz="0" w:space="0" w:color="auto"/>
        <w:left w:val="none" w:sz="0" w:space="0" w:color="auto"/>
        <w:bottom w:val="none" w:sz="0" w:space="0" w:color="auto"/>
        <w:right w:val="none" w:sz="0" w:space="0" w:color="auto"/>
      </w:divBdr>
    </w:div>
    <w:div w:id="856433251">
      <w:bodyDiv w:val="1"/>
      <w:marLeft w:val="0"/>
      <w:marRight w:val="0"/>
      <w:marTop w:val="0"/>
      <w:marBottom w:val="0"/>
      <w:divBdr>
        <w:top w:val="none" w:sz="0" w:space="0" w:color="auto"/>
        <w:left w:val="none" w:sz="0" w:space="0" w:color="auto"/>
        <w:bottom w:val="none" w:sz="0" w:space="0" w:color="auto"/>
        <w:right w:val="none" w:sz="0" w:space="0" w:color="auto"/>
      </w:divBdr>
    </w:div>
    <w:div w:id="864320651">
      <w:bodyDiv w:val="1"/>
      <w:marLeft w:val="0"/>
      <w:marRight w:val="0"/>
      <w:marTop w:val="0"/>
      <w:marBottom w:val="0"/>
      <w:divBdr>
        <w:top w:val="none" w:sz="0" w:space="0" w:color="auto"/>
        <w:left w:val="none" w:sz="0" w:space="0" w:color="auto"/>
        <w:bottom w:val="none" w:sz="0" w:space="0" w:color="auto"/>
        <w:right w:val="none" w:sz="0" w:space="0" w:color="auto"/>
      </w:divBdr>
    </w:div>
    <w:div w:id="876746851">
      <w:bodyDiv w:val="1"/>
      <w:marLeft w:val="0"/>
      <w:marRight w:val="0"/>
      <w:marTop w:val="0"/>
      <w:marBottom w:val="0"/>
      <w:divBdr>
        <w:top w:val="none" w:sz="0" w:space="0" w:color="auto"/>
        <w:left w:val="none" w:sz="0" w:space="0" w:color="auto"/>
        <w:bottom w:val="none" w:sz="0" w:space="0" w:color="auto"/>
        <w:right w:val="none" w:sz="0" w:space="0" w:color="auto"/>
      </w:divBdr>
    </w:div>
    <w:div w:id="905996578">
      <w:bodyDiv w:val="1"/>
      <w:marLeft w:val="0"/>
      <w:marRight w:val="0"/>
      <w:marTop w:val="0"/>
      <w:marBottom w:val="0"/>
      <w:divBdr>
        <w:top w:val="none" w:sz="0" w:space="0" w:color="auto"/>
        <w:left w:val="none" w:sz="0" w:space="0" w:color="auto"/>
        <w:bottom w:val="none" w:sz="0" w:space="0" w:color="auto"/>
        <w:right w:val="none" w:sz="0" w:space="0" w:color="auto"/>
      </w:divBdr>
    </w:div>
    <w:div w:id="927999165">
      <w:bodyDiv w:val="1"/>
      <w:marLeft w:val="0"/>
      <w:marRight w:val="0"/>
      <w:marTop w:val="0"/>
      <w:marBottom w:val="0"/>
      <w:divBdr>
        <w:top w:val="none" w:sz="0" w:space="0" w:color="auto"/>
        <w:left w:val="none" w:sz="0" w:space="0" w:color="auto"/>
        <w:bottom w:val="none" w:sz="0" w:space="0" w:color="auto"/>
        <w:right w:val="none" w:sz="0" w:space="0" w:color="auto"/>
      </w:divBdr>
    </w:div>
    <w:div w:id="936449580">
      <w:bodyDiv w:val="1"/>
      <w:marLeft w:val="0"/>
      <w:marRight w:val="0"/>
      <w:marTop w:val="0"/>
      <w:marBottom w:val="0"/>
      <w:divBdr>
        <w:top w:val="none" w:sz="0" w:space="0" w:color="auto"/>
        <w:left w:val="none" w:sz="0" w:space="0" w:color="auto"/>
        <w:bottom w:val="none" w:sz="0" w:space="0" w:color="auto"/>
        <w:right w:val="none" w:sz="0" w:space="0" w:color="auto"/>
      </w:divBdr>
    </w:div>
    <w:div w:id="943268643">
      <w:bodyDiv w:val="1"/>
      <w:marLeft w:val="0"/>
      <w:marRight w:val="0"/>
      <w:marTop w:val="0"/>
      <w:marBottom w:val="0"/>
      <w:divBdr>
        <w:top w:val="none" w:sz="0" w:space="0" w:color="auto"/>
        <w:left w:val="none" w:sz="0" w:space="0" w:color="auto"/>
        <w:bottom w:val="none" w:sz="0" w:space="0" w:color="auto"/>
        <w:right w:val="none" w:sz="0" w:space="0" w:color="auto"/>
      </w:divBdr>
    </w:div>
    <w:div w:id="943536944">
      <w:bodyDiv w:val="1"/>
      <w:marLeft w:val="0"/>
      <w:marRight w:val="0"/>
      <w:marTop w:val="0"/>
      <w:marBottom w:val="0"/>
      <w:divBdr>
        <w:top w:val="none" w:sz="0" w:space="0" w:color="auto"/>
        <w:left w:val="none" w:sz="0" w:space="0" w:color="auto"/>
        <w:bottom w:val="none" w:sz="0" w:space="0" w:color="auto"/>
        <w:right w:val="none" w:sz="0" w:space="0" w:color="auto"/>
      </w:divBdr>
    </w:div>
    <w:div w:id="956789301">
      <w:bodyDiv w:val="1"/>
      <w:marLeft w:val="0"/>
      <w:marRight w:val="0"/>
      <w:marTop w:val="0"/>
      <w:marBottom w:val="0"/>
      <w:divBdr>
        <w:top w:val="none" w:sz="0" w:space="0" w:color="auto"/>
        <w:left w:val="none" w:sz="0" w:space="0" w:color="auto"/>
        <w:bottom w:val="none" w:sz="0" w:space="0" w:color="auto"/>
        <w:right w:val="none" w:sz="0" w:space="0" w:color="auto"/>
      </w:divBdr>
    </w:div>
    <w:div w:id="957834797">
      <w:bodyDiv w:val="1"/>
      <w:marLeft w:val="0"/>
      <w:marRight w:val="0"/>
      <w:marTop w:val="0"/>
      <w:marBottom w:val="0"/>
      <w:divBdr>
        <w:top w:val="none" w:sz="0" w:space="0" w:color="auto"/>
        <w:left w:val="none" w:sz="0" w:space="0" w:color="auto"/>
        <w:bottom w:val="none" w:sz="0" w:space="0" w:color="auto"/>
        <w:right w:val="none" w:sz="0" w:space="0" w:color="auto"/>
      </w:divBdr>
    </w:div>
    <w:div w:id="972557682">
      <w:bodyDiv w:val="1"/>
      <w:marLeft w:val="0"/>
      <w:marRight w:val="0"/>
      <w:marTop w:val="0"/>
      <w:marBottom w:val="0"/>
      <w:divBdr>
        <w:top w:val="none" w:sz="0" w:space="0" w:color="auto"/>
        <w:left w:val="none" w:sz="0" w:space="0" w:color="auto"/>
        <w:bottom w:val="none" w:sz="0" w:space="0" w:color="auto"/>
        <w:right w:val="none" w:sz="0" w:space="0" w:color="auto"/>
      </w:divBdr>
    </w:div>
    <w:div w:id="984161649">
      <w:bodyDiv w:val="1"/>
      <w:marLeft w:val="0"/>
      <w:marRight w:val="0"/>
      <w:marTop w:val="0"/>
      <w:marBottom w:val="0"/>
      <w:divBdr>
        <w:top w:val="none" w:sz="0" w:space="0" w:color="auto"/>
        <w:left w:val="none" w:sz="0" w:space="0" w:color="auto"/>
        <w:bottom w:val="none" w:sz="0" w:space="0" w:color="auto"/>
        <w:right w:val="none" w:sz="0" w:space="0" w:color="auto"/>
      </w:divBdr>
    </w:div>
    <w:div w:id="989401973">
      <w:bodyDiv w:val="1"/>
      <w:marLeft w:val="0"/>
      <w:marRight w:val="0"/>
      <w:marTop w:val="0"/>
      <w:marBottom w:val="0"/>
      <w:divBdr>
        <w:top w:val="none" w:sz="0" w:space="0" w:color="auto"/>
        <w:left w:val="none" w:sz="0" w:space="0" w:color="auto"/>
        <w:bottom w:val="none" w:sz="0" w:space="0" w:color="auto"/>
        <w:right w:val="none" w:sz="0" w:space="0" w:color="auto"/>
      </w:divBdr>
    </w:div>
    <w:div w:id="1023869906">
      <w:bodyDiv w:val="1"/>
      <w:marLeft w:val="0"/>
      <w:marRight w:val="0"/>
      <w:marTop w:val="0"/>
      <w:marBottom w:val="0"/>
      <w:divBdr>
        <w:top w:val="none" w:sz="0" w:space="0" w:color="auto"/>
        <w:left w:val="none" w:sz="0" w:space="0" w:color="auto"/>
        <w:bottom w:val="none" w:sz="0" w:space="0" w:color="auto"/>
        <w:right w:val="none" w:sz="0" w:space="0" w:color="auto"/>
      </w:divBdr>
    </w:div>
    <w:div w:id="1043140204">
      <w:bodyDiv w:val="1"/>
      <w:marLeft w:val="0"/>
      <w:marRight w:val="0"/>
      <w:marTop w:val="0"/>
      <w:marBottom w:val="0"/>
      <w:divBdr>
        <w:top w:val="none" w:sz="0" w:space="0" w:color="auto"/>
        <w:left w:val="none" w:sz="0" w:space="0" w:color="auto"/>
        <w:bottom w:val="none" w:sz="0" w:space="0" w:color="auto"/>
        <w:right w:val="none" w:sz="0" w:space="0" w:color="auto"/>
      </w:divBdr>
    </w:div>
    <w:div w:id="1060983717">
      <w:bodyDiv w:val="1"/>
      <w:marLeft w:val="0"/>
      <w:marRight w:val="0"/>
      <w:marTop w:val="0"/>
      <w:marBottom w:val="0"/>
      <w:divBdr>
        <w:top w:val="none" w:sz="0" w:space="0" w:color="auto"/>
        <w:left w:val="none" w:sz="0" w:space="0" w:color="auto"/>
        <w:bottom w:val="none" w:sz="0" w:space="0" w:color="auto"/>
        <w:right w:val="none" w:sz="0" w:space="0" w:color="auto"/>
      </w:divBdr>
    </w:div>
    <w:div w:id="1093279912">
      <w:bodyDiv w:val="1"/>
      <w:marLeft w:val="0"/>
      <w:marRight w:val="0"/>
      <w:marTop w:val="0"/>
      <w:marBottom w:val="0"/>
      <w:divBdr>
        <w:top w:val="none" w:sz="0" w:space="0" w:color="auto"/>
        <w:left w:val="none" w:sz="0" w:space="0" w:color="auto"/>
        <w:bottom w:val="none" w:sz="0" w:space="0" w:color="auto"/>
        <w:right w:val="none" w:sz="0" w:space="0" w:color="auto"/>
      </w:divBdr>
    </w:div>
    <w:div w:id="1105422575">
      <w:bodyDiv w:val="1"/>
      <w:marLeft w:val="0"/>
      <w:marRight w:val="0"/>
      <w:marTop w:val="0"/>
      <w:marBottom w:val="0"/>
      <w:divBdr>
        <w:top w:val="none" w:sz="0" w:space="0" w:color="auto"/>
        <w:left w:val="none" w:sz="0" w:space="0" w:color="auto"/>
        <w:bottom w:val="none" w:sz="0" w:space="0" w:color="auto"/>
        <w:right w:val="none" w:sz="0" w:space="0" w:color="auto"/>
      </w:divBdr>
    </w:div>
    <w:div w:id="1106804440">
      <w:bodyDiv w:val="1"/>
      <w:marLeft w:val="0"/>
      <w:marRight w:val="0"/>
      <w:marTop w:val="0"/>
      <w:marBottom w:val="0"/>
      <w:divBdr>
        <w:top w:val="none" w:sz="0" w:space="0" w:color="auto"/>
        <w:left w:val="none" w:sz="0" w:space="0" w:color="auto"/>
        <w:bottom w:val="none" w:sz="0" w:space="0" w:color="auto"/>
        <w:right w:val="none" w:sz="0" w:space="0" w:color="auto"/>
      </w:divBdr>
    </w:div>
    <w:div w:id="1107773623">
      <w:bodyDiv w:val="1"/>
      <w:marLeft w:val="0"/>
      <w:marRight w:val="0"/>
      <w:marTop w:val="0"/>
      <w:marBottom w:val="0"/>
      <w:divBdr>
        <w:top w:val="none" w:sz="0" w:space="0" w:color="auto"/>
        <w:left w:val="none" w:sz="0" w:space="0" w:color="auto"/>
        <w:bottom w:val="none" w:sz="0" w:space="0" w:color="auto"/>
        <w:right w:val="none" w:sz="0" w:space="0" w:color="auto"/>
      </w:divBdr>
    </w:div>
    <w:div w:id="1122378247">
      <w:bodyDiv w:val="1"/>
      <w:marLeft w:val="0"/>
      <w:marRight w:val="0"/>
      <w:marTop w:val="0"/>
      <w:marBottom w:val="0"/>
      <w:divBdr>
        <w:top w:val="none" w:sz="0" w:space="0" w:color="auto"/>
        <w:left w:val="none" w:sz="0" w:space="0" w:color="auto"/>
        <w:bottom w:val="none" w:sz="0" w:space="0" w:color="auto"/>
        <w:right w:val="none" w:sz="0" w:space="0" w:color="auto"/>
      </w:divBdr>
    </w:div>
    <w:div w:id="1127549882">
      <w:bodyDiv w:val="1"/>
      <w:marLeft w:val="0"/>
      <w:marRight w:val="0"/>
      <w:marTop w:val="0"/>
      <w:marBottom w:val="0"/>
      <w:divBdr>
        <w:top w:val="none" w:sz="0" w:space="0" w:color="auto"/>
        <w:left w:val="none" w:sz="0" w:space="0" w:color="auto"/>
        <w:bottom w:val="none" w:sz="0" w:space="0" w:color="auto"/>
        <w:right w:val="none" w:sz="0" w:space="0" w:color="auto"/>
      </w:divBdr>
    </w:div>
    <w:div w:id="1127970210">
      <w:bodyDiv w:val="1"/>
      <w:marLeft w:val="0"/>
      <w:marRight w:val="0"/>
      <w:marTop w:val="0"/>
      <w:marBottom w:val="0"/>
      <w:divBdr>
        <w:top w:val="none" w:sz="0" w:space="0" w:color="auto"/>
        <w:left w:val="none" w:sz="0" w:space="0" w:color="auto"/>
        <w:bottom w:val="none" w:sz="0" w:space="0" w:color="auto"/>
        <w:right w:val="none" w:sz="0" w:space="0" w:color="auto"/>
      </w:divBdr>
    </w:div>
    <w:div w:id="1132795334">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5681676">
      <w:bodyDiv w:val="1"/>
      <w:marLeft w:val="0"/>
      <w:marRight w:val="0"/>
      <w:marTop w:val="0"/>
      <w:marBottom w:val="0"/>
      <w:divBdr>
        <w:top w:val="none" w:sz="0" w:space="0" w:color="auto"/>
        <w:left w:val="none" w:sz="0" w:space="0" w:color="auto"/>
        <w:bottom w:val="none" w:sz="0" w:space="0" w:color="auto"/>
        <w:right w:val="none" w:sz="0" w:space="0" w:color="auto"/>
      </w:divBdr>
    </w:div>
    <w:div w:id="1171725188">
      <w:bodyDiv w:val="1"/>
      <w:marLeft w:val="0"/>
      <w:marRight w:val="0"/>
      <w:marTop w:val="0"/>
      <w:marBottom w:val="0"/>
      <w:divBdr>
        <w:top w:val="none" w:sz="0" w:space="0" w:color="auto"/>
        <w:left w:val="none" w:sz="0" w:space="0" w:color="auto"/>
        <w:bottom w:val="none" w:sz="0" w:space="0" w:color="auto"/>
        <w:right w:val="none" w:sz="0" w:space="0" w:color="auto"/>
      </w:divBdr>
    </w:div>
    <w:div w:id="1234663189">
      <w:bodyDiv w:val="1"/>
      <w:marLeft w:val="0"/>
      <w:marRight w:val="0"/>
      <w:marTop w:val="0"/>
      <w:marBottom w:val="0"/>
      <w:divBdr>
        <w:top w:val="none" w:sz="0" w:space="0" w:color="auto"/>
        <w:left w:val="none" w:sz="0" w:space="0" w:color="auto"/>
        <w:bottom w:val="none" w:sz="0" w:space="0" w:color="auto"/>
        <w:right w:val="none" w:sz="0" w:space="0" w:color="auto"/>
      </w:divBdr>
    </w:div>
    <w:div w:id="1237932172">
      <w:bodyDiv w:val="1"/>
      <w:marLeft w:val="0"/>
      <w:marRight w:val="0"/>
      <w:marTop w:val="0"/>
      <w:marBottom w:val="0"/>
      <w:divBdr>
        <w:top w:val="none" w:sz="0" w:space="0" w:color="auto"/>
        <w:left w:val="none" w:sz="0" w:space="0" w:color="auto"/>
        <w:bottom w:val="none" w:sz="0" w:space="0" w:color="auto"/>
        <w:right w:val="none" w:sz="0" w:space="0" w:color="auto"/>
      </w:divBdr>
    </w:div>
    <w:div w:id="1278483270">
      <w:bodyDiv w:val="1"/>
      <w:marLeft w:val="0"/>
      <w:marRight w:val="0"/>
      <w:marTop w:val="0"/>
      <w:marBottom w:val="0"/>
      <w:divBdr>
        <w:top w:val="none" w:sz="0" w:space="0" w:color="auto"/>
        <w:left w:val="none" w:sz="0" w:space="0" w:color="auto"/>
        <w:bottom w:val="none" w:sz="0" w:space="0" w:color="auto"/>
        <w:right w:val="none" w:sz="0" w:space="0" w:color="auto"/>
      </w:divBdr>
    </w:div>
    <w:div w:id="1291591147">
      <w:bodyDiv w:val="1"/>
      <w:marLeft w:val="0"/>
      <w:marRight w:val="0"/>
      <w:marTop w:val="0"/>
      <w:marBottom w:val="0"/>
      <w:divBdr>
        <w:top w:val="none" w:sz="0" w:space="0" w:color="auto"/>
        <w:left w:val="none" w:sz="0" w:space="0" w:color="auto"/>
        <w:bottom w:val="none" w:sz="0" w:space="0" w:color="auto"/>
        <w:right w:val="none" w:sz="0" w:space="0" w:color="auto"/>
      </w:divBdr>
    </w:div>
    <w:div w:id="1295714216">
      <w:bodyDiv w:val="1"/>
      <w:marLeft w:val="0"/>
      <w:marRight w:val="0"/>
      <w:marTop w:val="0"/>
      <w:marBottom w:val="0"/>
      <w:divBdr>
        <w:top w:val="none" w:sz="0" w:space="0" w:color="auto"/>
        <w:left w:val="none" w:sz="0" w:space="0" w:color="auto"/>
        <w:bottom w:val="none" w:sz="0" w:space="0" w:color="auto"/>
        <w:right w:val="none" w:sz="0" w:space="0" w:color="auto"/>
      </w:divBdr>
    </w:div>
    <w:div w:id="1330790869">
      <w:bodyDiv w:val="1"/>
      <w:marLeft w:val="0"/>
      <w:marRight w:val="0"/>
      <w:marTop w:val="0"/>
      <w:marBottom w:val="0"/>
      <w:divBdr>
        <w:top w:val="none" w:sz="0" w:space="0" w:color="auto"/>
        <w:left w:val="none" w:sz="0" w:space="0" w:color="auto"/>
        <w:bottom w:val="none" w:sz="0" w:space="0" w:color="auto"/>
        <w:right w:val="none" w:sz="0" w:space="0" w:color="auto"/>
      </w:divBdr>
    </w:div>
    <w:div w:id="1334576846">
      <w:bodyDiv w:val="1"/>
      <w:marLeft w:val="0"/>
      <w:marRight w:val="0"/>
      <w:marTop w:val="0"/>
      <w:marBottom w:val="0"/>
      <w:divBdr>
        <w:top w:val="none" w:sz="0" w:space="0" w:color="auto"/>
        <w:left w:val="none" w:sz="0" w:space="0" w:color="auto"/>
        <w:bottom w:val="none" w:sz="0" w:space="0" w:color="auto"/>
        <w:right w:val="none" w:sz="0" w:space="0" w:color="auto"/>
      </w:divBdr>
    </w:div>
    <w:div w:id="1361668759">
      <w:bodyDiv w:val="1"/>
      <w:marLeft w:val="0"/>
      <w:marRight w:val="0"/>
      <w:marTop w:val="0"/>
      <w:marBottom w:val="0"/>
      <w:divBdr>
        <w:top w:val="none" w:sz="0" w:space="0" w:color="auto"/>
        <w:left w:val="none" w:sz="0" w:space="0" w:color="auto"/>
        <w:bottom w:val="none" w:sz="0" w:space="0" w:color="auto"/>
        <w:right w:val="none" w:sz="0" w:space="0" w:color="auto"/>
      </w:divBdr>
    </w:div>
    <w:div w:id="1361976943">
      <w:bodyDiv w:val="1"/>
      <w:marLeft w:val="0"/>
      <w:marRight w:val="0"/>
      <w:marTop w:val="0"/>
      <w:marBottom w:val="0"/>
      <w:divBdr>
        <w:top w:val="none" w:sz="0" w:space="0" w:color="auto"/>
        <w:left w:val="none" w:sz="0" w:space="0" w:color="auto"/>
        <w:bottom w:val="none" w:sz="0" w:space="0" w:color="auto"/>
        <w:right w:val="none" w:sz="0" w:space="0" w:color="auto"/>
      </w:divBdr>
    </w:div>
    <w:div w:id="1373459006">
      <w:bodyDiv w:val="1"/>
      <w:marLeft w:val="0"/>
      <w:marRight w:val="0"/>
      <w:marTop w:val="0"/>
      <w:marBottom w:val="0"/>
      <w:divBdr>
        <w:top w:val="none" w:sz="0" w:space="0" w:color="auto"/>
        <w:left w:val="none" w:sz="0" w:space="0" w:color="auto"/>
        <w:bottom w:val="none" w:sz="0" w:space="0" w:color="auto"/>
        <w:right w:val="none" w:sz="0" w:space="0" w:color="auto"/>
      </w:divBdr>
    </w:div>
    <w:div w:id="1389572691">
      <w:bodyDiv w:val="1"/>
      <w:marLeft w:val="0"/>
      <w:marRight w:val="0"/>
      <w:marTop w:val="0"/>
      <w:marBottom w:val="0"/>
      <w:divBdr>
        <w:top w:val="none" w:sz="0" w:space="0" w:color="auto"/>
        <w:left w:val="none" w:sz="0" w:space="0" w:color="auto"/>
        <w:bottom w:val="none" w:sz="0" w:space="0" w:color="auto"/>
        <w:right w:val="none" w:sz="0" w:space="0" w:color="auto"/>
      </w:divBdr>
    </w:div>
    <w:div w:id="1395200579">
      <w:bodyDiv w:val="1"/>
      <w:marLeft w:val="0"/>
      <w:marRight w:val="0"/>
      <w:marTop w:val="0"/>
      <w:marBottom w:val="0"/>
      <w:divBdr>
        <w:top w:val="none" w:sz="0" w:space="0" w:color="auto"/>
        <w:left w:val="none" w:sz="0" w:space="0" w:color="auto"/>
        <w:bottom w:val="none" w:sz="0" w:space="0" w:color="auto"/>
        <w:right w:val="none" w:sz="0" w:space="0" w:color="auto"/>
      </w:divBdr>
    </w:div>
    <w:div w:id="1395930704">
      <w:bodyDiv w:val="1"/>
      <w:marLeft w:val="0"/>
      <w:marRight w:val="0"/>
      <w:marTop w:val="0"/>
      <w:marBottom w:val="0"/>
      <w:divBdr>
        <w:top w:val="none" w:sz="0" w:space="0" w:color="auto"/>
        <w:left w:val="none" w:sz="0" w:space="0" w:color="auto"/>
        <w:bottom w:val="none" w:sz="0" w:space="0" w:color="auto"/>
        <w:right w:val="none" w:sz="0" w:space="0" w:color="auto"/>
      </w:divBdr>
    </w:div>
    <w:div w:id="1414662069">
      <w:bodyDiv w:val="1"/>
      <w:marLeft w:val="0"/>
      <w:marRight w:val="0"/>
      <w:marTop w:val="0"/>
      <w:marBottom w:val="0"/>
      <w:divBdr>
        <w:top w:val="none" w:sz="0" w:space="0" w:color="auto"/>
        <w:left w:val="none" w:sz="0" w:space="0" w:color="auto"/>
        <w:bottom w:val="none" w:sz="0" w:space="0" w:color="auto"/>
        <w:right w:val="none" w:sz="0" w:space="0" w:color="auto"/>
      </w:divBdr>
      <w:divsChild>
        <w:div w:id="1945533739">
          <w:marLeft w:val="0"/>
          <w:marRight w:val="0"/>
          <w:marTop w:val="0"/>
          <w:marBottom w:val="0"/>
          <w:divBdr>
            <w:top w:val="none" w:sz="0" w:space="0" w:color="auto"/>
            <w:left w:val="none" w:sz="0" w:space="0" w:color="auto"/>
            <w:bottom w:val="none" w:sz="0" w:space="0" w:color="auto"/>
            <w:right w:val="none" w:sz="0" w:space="0" w:color="auto"/>
          </w:divBdr>
        </w:div>
        <w:div w:id="2111701177">
          <w:marLeft w:val="0"/>
          <w:marRight w:val="0"/>
          <w:marTop w:val="0"/>
          <w:marBottom w:val="0"/>
          <w:divBdr>
            <w:top w:val="none" w:sz="0" w:space="0" w:color="auto"/>
            <w:left w:val="none" w:sz="0" w:space="0" w:color="auto"/>
            <w:bottom w:val="none" w:sz="0" w:space="0" w:color="auto"/>
            <w:right w:val="none" w:sz="0" w:space="0" w:color="auto"/>
          </w:divBdr>
        </w:div>
        <w:div w:id="901671087">
          <w:marLeft w:val="0"/>
          <w:marRight w:val="0"/>
          <w:marTop w:val="0"/>
          <w:marBottom w:val="0"/>
          <w:divBdr>
            <w:top w:val="none" w:sz="0" w:space="0" w:color="auto"/>
            <w:left w:val="none" w:sz="0" w:space="0" w:color="auto"/>
            <w:bottom w:val="none" w:sz="0" w:space="0" w:color="auto"/>
            <w:right w:val="none" w:sz="0" w:space="0" w:color="auto"/>
          </w:divBdr>
        </w:div>
        <w:div w:id="773675394">
          <w:marLeft w:val="0"/>
          <w:marRight w:val="0"/>
          <w:marTop w:val="0"/>
          <w:marBottom w:val="0"/>
          <w:divBdr>
            <w:top w:val="none" w:sz="0" w:space="0" w:color="auto"/>
            <w:left w:val="none" w:sz="0" w:space="0" w:color="auto"/>
            <w:bottom w:val="none" w:sz="0" w:space="0" w:color="auto"/>
            <w:right w:val="none" w:sz="0" w:space="0" w:color="auto"/>
          </w:divBdr>
        </w:div>
        <w:div w:id="1832478127">
          <w:marLeft w:val="0"/>
          <w:marRight w:val="0"/>
          <w:marTop w:val="0"/>
          <w:marBottom w:val="0"/>
          <w:divBdr>
            <w:top w:val="none" w:sz="0" w:space="0" w:color="auto"/>
            <w:left w:val="none" w:sz="0" w:space="0" w:color="auto"/>
            <w:bottom w:val="none" w:sz="0" w:space="0" w:color="auto"/>
            <w:right w:val="none" w:sz="0" w:space="0" w:color="auto"/>
          </w:divBdr>
        </w:div>
        <w:div w:id="56326265">
          <w:marLeft w:val="0"/>
          <w:marRight w:val="0"/>
          <w:marTop w:val="0"/>
          <w:marBottom w:val="0"/>
          <w:divBdr>
            <w:top w:val="none" w:sz="0" w:space="0" w:color="auto"/>
            <w:left w:val="none" w:sz="0" w:space="0" w:color="auto"/>
            <w:bottom w:val="none" w:sz="0" w:space="0" w:color="auto"/>
            <w:right w:val="none" w:sz="0" w:space="0" w:color="auto"/>
          </w:divBdr>
        </w:div>
        <w:div w:id="1474518505">
          <w:marLeft w:val="0"/>
          <w:marRight w:val="0"/>
          <w:marTop w:val="0"/>
          <w:marBottom w:val="0"/>
          <w:divBdr>
            <w:top w:val="none" w:sz="0" w:space="0" w:color="auto"/>
            <w:left w:val="none" w:sz="0" w:space="0" w:color="auto"/>
            <w:bottom w:val="none" w:sz="0" w:space="0" w:color="auto"/>
            <w:right w:val="none" w:sz="0" w:space="0" w:color="auto"/>
          </w:divBdr>
        </w:div>
        <w:div w:id="1295909486">
          <w:marLeft w:val="0"/>
          <w:marRight w:val="0"/>
          <w:marTop w:val="0"/>
          <w:marBottom w:val="0"/>
          <w:divBdr>
            <w:top w:val="none" w:sz="0" w:space="0" w:color="auto"/>
            <w:left w:val="none" w:sz="0" w:space="0" w:color="auto"/>
            <w:bottom w:val="none" w:sz="0" w:space="0" w:color="auto"/>
            <w:right w:val="none" w:sz="0" w:space="0" w:color="auto"/>
          </w:divBdr>
        </w:div>
        <w:div w:id="841050749">
          <w:marLeft w:val="0"/>
          <w:marRight w:val="0"/>
          <w:marTop w:val="0"/>
          <w:marBottom w:val="0"/>
          <w:divBdr>
            <w:top w:val="none" w:sz="0" w:space="0" w:color="auto"/>
            <w:left w:val="none" w:sz="0" w:space="0" w:color="auto"/>
            <w:bottom w:val="none" w:sz="0" w:space="0" w:color="auto"/>
            <w:right w:val="none" w:sz="0" w:space="0" w:color="auto"/>
          </w:divBdr>
        </w:div>
      </w:divsChild>
    </w:div>
    <w:div w:id="1430806990">
      <w:bodyDiv w:val="1"/>
      <w:marLeft w:val="0"/>
      <w:marRight w:val="0"/>
      <w:marTop w:val="0"/>
      <w:marBottom w:val="0"/>
      <w:divBdr>
        <w:top w:val="none" w:sz="0" w:space="0" w:color="auto"/>
        <w:left w:val="none" w:sz="0" w:space="0" w:color="auto"/>
        <w:bottom w:val="none" w:sz="0" w:space="0" w:color="auto"/>
        <w:right w:val="none" w:sz="0" w:space="0" w:color="auto"/>
      </w:divBdr>
    </w:div>
    <w:div w:id="1437554768">
      <w:bodyDiv w:val="1"/>
      <w:marLeft w:val="0"/>
      <w:marRight w:val="0"/>
      <w:marTop w:val="0"/>
      <w:marBottom w:val="0"/>
      <w:divBdr>
        <w:top w:val="none" w:sz="0" w:space="0" w:color="auto"/>
        <w:left w:val="none" w:sz="0" w:space="0" w:color="auto"/>
        <w:bottom w:val="none" w:sz="0" w:space="0" w:color="auto"/>
        <w:right w:val="none" w:sz="0" w:space="0" w:color="auto"/>
      </w:divBdr>
    </w:div>
    <w:div w:id="1442920496">
      <w:bodyDiv w:val="1"/>
      <w:marLeft w:val="0"/>
      <w:marRight w:val="0"/>
      <w:marTop w:val="0"/>
      <w:marBottom w:val="0"/>
      <w:divBdr>
        <w:top w:val="none" w:sz="0" w:space="0" w:color="auto"/>
        <w:left w:val="none" w:sz="0" w:space="0" w:color="auto"/>
        <w:bottom w:val="none" w:sz="0" w:space="0" w:color="auto"/>
        <w:right w:val="none" w:sz="0" w:space="0" w:color="auto"/>
      </w:divBdr>
    </w:div>
    <w:div w:id="1444495107">
      <w:bodyDiv w:val="1"/>
      <w:marLeft w:val="0"/>
      <w:marRight w:val="0"/>
      <w:marTop w:val="0"/>
      <w:marBottom w:val="0"/>
      <w:divBdr>
        <w:top w:val="none" w:sz="0" w:space="0" w:color="auto"/>
        <w:left w:val="none" w:sz="0" w:space="0" w:color="auto"/>
        <w:bottom w:val="none" w:sz="0" w:space="0" w:color="auto"/>
        <w:right w:val="none" w:sz="0" w:space="0" w:color="auto"/>
      </w:divBdr>
    </w:div>
    <w:div w:id="1484854280">
      <w:bodyDiv w:val="1"/>
      <w:marLeft w:val="0"/>
      <w:marRight w:val="0"/>
      <w:marTop w:val="0"/>
      <w:marBottom w:val="0"/>
      <w:divBdr>
        <w:top w:val="none" w:sz="0" w:space="0" w:color="auto"/>
        <w:left w:val="none" w:sz="0" w:space="0" w:color="auto"/>
        <w:bottom w:val="none" w:sz="0" w:space="0" w:color="auto"/>
        <w:right w:val="none" w:sz="0" w:space="0" w:color="auto"/>
      </w:divBdr>
    </w:div>
    <w:div w:id="1488743892">
      <w:bodyDiv w:val="1"/>
      <w:marLeft w:val="0"/>
      <w:marRight w:val="0"/>
      <w:marTop w:val="0"/>
      <w:marBottom w:val="0"/>
      <w:divBdr>
        <w:top w:val="none" w:sz="0" w:space="0" w:color="auto"/>
        <w:left w:val="none" w:sz="0" w:space="0" w:color="auto"/>
        <w:bottom w:val="none" w:sz="0" w:space="0" w:color="auto"/>
        <w:right w:val="none" w:sz="0" w:space="0" w:color="auto"/>
      </w:divBdr>
    </w:div>
    <w:div w:id="1502817353">
      <w:bodyDiv w:val="1"/>
      <w:marLeft w:val="0"/>
      <w:marRight w:val="0"/>
      <w:marTop w:val="0"/>
      <w:marBottom w:val="0"/>
      <w:divBdr>
        <w:top w:val="none" w:sz="0" w:space="0" w:color="auto"/>
        <w:left w:val="none" w:sz="0" w:space="0" w:color="auto"/>
        <w:bottom w:val="none" w:sz="0" w:space="0" w:color="auto"/>
        <w:right w:val="none" w:sz="0" w:space="0" w:color="auto"/>
      </w:divBdr>
    </w:div>
    <w:div w:id="1503934874">
      <w:bodyDiv w:val="1"/>
      <w:marLeft w:val="0"/>
      <w:marRight w:val="0"/>
      <w:marTop w:val="0"/>
      <w:marBottom w:val="0"/>
      <w:divBdr>
        <w:top w:val="none" w:sz="0" w:space="0" w:color="auto"/>
        <w:left w:val="none" w:sz="0" w:space="0" w:color="auto"/>
        <w:bottom w:val="none" w:sz="0" w:space="0" w:color="auto"/>
        <w:right w:val="none" w:sz="0" w:space="0" w:color="auto"/>
      </w:divBdr>
    </w:div>
    <w:div w:id="1512142152">
      <w:bodyDiv w:val="1"/>
      <w:marLeft w:val="0"/>
      <w:marRight w:val="0"/>
      <w:marTop w:val="0"/>
      <w:marBottom w:val="0"/>
      <w:divBdr>
        <w:top w:val="none" w:sz="0" w:space="0" w:color="auto"/>
        <w:left w:val="none" w:sz="0" w:space="0" w:color="auto"/>
        <w:bottom w:val="none" w:sz="0" w:space="0" w:color="auto"/>
        <w:right w:val="none" w:sz="0" w:space="0" w:color="auto"/>
      </w:divBdr>
    </w:div>
    <w:div w:id="1518035646">
      <w:bodyDiv w:val="1"/>
      <w:marLeft w:val="0"/>
      <w:marRight w:val="0"/>
      <w:marTop w:val="0"/>
      <w:marBottom w:val="0"/>
      <w:divBdr>
        <w:top w:val="none" w:sz="0" w:space="0" w:color="auto"/>
        <w:left w:val="none" w:sz="0" w:space="0" w:color="auto"/>
        <w:bottom w:val="none" w:sz="0" w:space="0" w:color="auto"/>
        <w:right w:val="none" w:sz="0" w:space="0" w:color="auto"/>
      </w:divBdr>
    </w:div>
    <w:div w:id="1528181611">
      <w:bodyDiv w:val="1"/>
      <w:marLeft w:val="0"/>
      <w:marRight w:val="0"/>
      <w:marTop w:val="0"/>
      <w:marBottom w:val="0"/>
      <w:divBdr>
        <w:top w:val="none" w:sz="0" w:space="0" w:color="auto"/>
        <w:left w:val="none" w:sz="0" w:space="0" w:color="auto"/>
        <w:bottom w:val="none" w:sz="0" w:space="0" w:color="auto"/>
        <w:right w:val="none" w:sz="0" w:space="0" w:color="auto"/>
      </w:divBdr>
    </w:div>
    <w:div w:id="1532692363">
      <w:bodyDiv w:val="1"/>
      <w:marLeft w:val="0"/>
      <w:marRight w:val="0"/>
      <w:marTop w:val="0"/>
      <w:marBottom w:val="0"/>
      <w:divBdr>
        <w:top w:val="none" w:sz="0" w:space="0" w:color="auto"/>
        <w:left w:val="none" w:sz="0" w:space="0" w:color="auto"/>
        <w:bottom w:val="none" w:sz="0" w:space="0" w:color="auto"/>
        <w:right w:val="none" w:sz="0" w:space="0" w:color="auto"/>
      </w:divBdr>
    </w:div>
    <w:div w:id="1550846913">
      <w:bodyDiv w:val="1"/>
      <w:marLeft w:val="0"/>
      <w:marRight w:val="0"/>
      <w:marTop w:val="0"/>
      <w:marBottom w:val="0"/>
      <w:divBdr>
        <w:top w:val="none" w:sz="0" w:space="0" w:color="auto"/>
        <w:left w:val="none" w:sz="0" w:space="0" w:color="auto"/>
        <w:bottom w:val="none" w:sz="0" w:space="0" w:color="auto"/>
        <w:right w:val="none" w:sz="0" w:space="0" w:color="auto"/>
      </w:divBdr>
    </w:div>
    <w:div w:id="1552426693">
      <w:bodyDiv w:val="1"/>
      <w:marLeft w:val="0"/>
      <w:marRight w:val="0"/>
      <w:marTop w:val="0"/>
      <w:marBottom w:val="0"/>
      <w:divBdr>
        <w:top w:val="none" w:sz="0" w:space="0" w:color="auto"/>
        <w:left w:val="none" w:sz="0" w:space="0" w:color="auto"/>
        <w:bottom w:val="none" w:sz="0" w:space="0" w:color="auto"/>
        <w:right w:val="none" w:sz="0" w:space="0" w:color="auto"/>
      </w:divBdr>
    </w:div>
    <w:div w:id="1559129992">
      <w:bodyDiv w:val="1"/>
      <w:marLeft w:val="0"/>
      <w:marRight w:val="0"/>
      <w:marTop w:val="0"/>
      <w:marBottom w:val="0"/>
      <w:divBdr>
        <w:top w:val="none" w:sz="0" w:space="0" w:color="auto"/>
        <w:left w:val="none" w:sz="0" w:space="0" w:color="auto"/>
        <w:bottom w:val="none" w:sz="0" w:space="0" w:color="auto"/>
        <w:right w:val="none" w:sz="0" w:space="0" w:color="auto"/>
      </w:divBdr>
    </w:div>
    <w:div w:id="1559436534">
      <w:bodyDiv w:val="1"/>
      <w:marLeft w:val="0"/>
      <w:marRight w:val="0"/>
      <w:marTop w:val="0"/>
      <w:marBottom w:val="0"/>
      <w:divBdr>
        <w:top w:val="none" w:sz="0" w:space="0" w:color="auto"/>
        <w:left w:val="none" w:sz="0" w:space="0" w:color="auto"/>
        <w:bottom w:val="none" w:sz="0" w:space="0" w:color="auto"/>
        <w:right w:val="none" w:sz="0" w:space="0" w:color="auto"/>
      </w:divBdr>
    </w:div>
    <w:div w:id="1565411016">
      <w:bodyDiv w:val="1"/>
      <w:marLeft w:val="0"/>
      <w:marRight w:val="0"/>
      <w:marTop w:val="0"/>
      <w:marBottom w:val="0"/>
      <w:divBdr>
        <w:top w:val="none" w:sz="0" w:space="0" w:color="auto"/>
        <w:left w:val="none" w:sz="0" w:space="0" w:color="auto"/>
        <w:bottom w:val="none" w:sz="0" w:space="0" w:color="auto"/>
        <w:right w:val="none" w:sz="0" w:space="0" w:color="auto"/>
      </w:divBdr>
    </w:div>
    <w:div w:id="1570001705">
      <w:bodyDiv w:val="1"/>
      <w:marLeft w:val="0"/>
      <w:marRight w:val="0"/>
      <w:marTop w:val="0"/>
      <w:marBottom w:val="0"/>
      <w:divBdr>
        <w:top w:val="none" w:sz="0" w:space="0" w:color="auto"/>
        <w:left w:val="none" w:sz="0" w:space="0" w:color="auto"/>
        <w:bottom w:val="none" w:sz="0" w:space="0" w:color="auto"/>
        <w:right w:val="none" w:sz="0" w:space="0" w:color="auto"/>
      </w:divBdr>
    </w:div>
    <w:div w:id="1570994004">
      <w:bodyDiv w:val="1"/>
      <w:marLeft w:val="0"/>
      <w:marRight w:val="0"/>
      <w:marTop w:val="0"/>
      <w:marBottom w:val="0"/>
      <w:divBdr>
        <w:top w:val="none" w:sz="0" w:space="0" w:color="auto"/>
        <w:left w:val="none" w:sz="0" w:space="0" w:color="auto"/>
        <w:bottom w:val="none" w:sz="0" w:space="0" w:color="auto"/>
        <w:right w:val="none" w:sz="0" w:space="0" w:color="auto"/>
      </w:divBdr>
    </w:div>
    <w:div w:id="1579167922">
      <w:bodyDiv w:val="1"/>
      <w:marLeft w:val="0"/>
      <w:marRight w:val="0"/>
      <w:marTop w:val="0"/>
      <w:marBottom w:val="0"/>
      <w:divBdr>
        <w:top w:val="none" w:sz="0" w:space="0" w:color="auto"/>
        <w:left w:val="none" w:sz="0" w:space="0" w:color="auto"/>
        <w:bottom w:val="none" w:sz="0" w:space="0" w:color="auto"/>
        <w:right w:val="none" w:sz="0" w:space="0" w:color="auto"/>
      </w:divBdr>
    </w:div>
    <w:div w:id="1585845334">
      <w:bodyDiv w:val="1"/>
      <w:marLeft w:val="0"/>
      <w:marRight w:val="0"/>
      <w:marTop w:val="0"/>
      <w:marBottom w:val="0"/>
      <w:divBdr>
        <w:top w:val="none" w:sz="0" w:space="0" w:color="auto"/>
        <w:left w:val="none" w:sz="0" w:space="0" w:color="auto"/>
        <w:bottom w:val="none" w:sz="0" w:space="0" w:color="auto"/>
        <w:right w:val="none" w:sz="0" w:space="0" w:color="auto"/>
      </w:divBdr>
    </w:div>
    <w:div w:id="1593971086">
      <w:bodyDiv w:val="1"/>
      <w:marLeft w:val="0"/>
      <w:marRight w:val="0"/>
      <w:marTop w:val="0"/>
      <w:marBottom w:val="0"/>
      <w:divBdr>
        <w:top w:val="none" w:sz="0" w:space="0" w:color="auto"/>
        <w:left w:val="none" w:sz="0" w:space="0" w:color="auto"/>
        <w:bottom w:val="none" w:sz="0" w:space="0" w:color="auto"/>
        <w:right w:val="none" w:sz="0" w:space="0" w:color="auto"/>
      </w:divBdr>
    </w:div>
    <w:div w:id="1600678990">
      <w:bodyDiv w:val="1"/>
      <w:marLeft w:val="0"/>
      <w:marRight w:val="0"/>
      <w:marTop w:val="0"/>
      <w:marBottom w:val="0"/>
      <w:divBdr>
        <w:top w:val="none" w:sz="0" w:space="0" w:color="auto"/>
        <w:left w:val="none" w:sz="0" w:space="0" w:color="auto"/>
        <w:bottom w:val="none" w:sz="0" w:space="0" w:color="auto"/>
        <w:right w:val="none" w:sz="0" w:space="0" w:color="auto"/>
      </w:divBdr>
    </w:div>
    <w:div w:id="1627464658">
      <w:bodyDiv w:val="1"/>
      <w:marLeft w:val="0"/>
      <w:marRight w:val="0"/>
      <w:marTop w:val="0"/>
      <w:marBottom w:val="0"/>
      <w:divBdr>
        <w:top w:val="none" w:sz="0" w:space="0" w:color="auto"/>
        <w:left w:val="none" w:sz="0" w:space="0" w:color="auto"/>
        <w:bottom w:val="none" w:sz="0" w:space="0" w:color="auto"/>
        <w:right w:val="none" w:sz="0" w:space="0" w:color="auto"/>
      </w:divBdr>
    </w:div>
    <w:div w:id="1647395284">
      <w:bodyDiv w:val="1"/>
      <w:marLeft w:val="0"/>
      <w:marRight w:val="0"/>
      <w:marTop w:val="0"/>
      <w:marBottom w:val="0"/>
      <w:divBdr>
        <w:top w:val="none" w:sz="0" w:space="0" w:color="auto"/>
        <w:left w:val="none" w:sz="0" w:space="0" w:color="auto"/>
        <w:bottom w:val="none" w:sz="0" w:space="0" w:color="auto"/>
        <w:right w:val="none" w:sz="0" w:space="0" w:color="auto"/>
      </w:divBdr>
    </w:div>
    <w:div w:id="1664580291">
      <w:bodyDiv w:val="1"/>
      <w:marLeft w:val="0"/>
      <w:marRight w:val="0"/>
      <w:marTop w:val="0"/>
      <w:marBottom w:val="0"/>
      <w:divBdr>
        <w:top w:val="none" w:sz="0" w:space="0" w:color="auto"/>
        <w:left w:val="none" w:sz="0" w:space="0" w:color="auto"/>
        <w:bottom w:val="none" w:sz="0" w:space="0" w:color="auto"/>
        <w:right w:val="none" w:sz="0" w:space="0" w:color="auto"/>
      </w:divBdr>
    </w:div>
    <w:div w:id="1682782790">
      <w:bodyDiv w:val="1"/>
      <w:marLeft w:val="0"/>
      <w:marRight w:val="0"/>
      <w:marTop w:val="0"/>
      <w:marBottom w:val="0"/>
      <w:divBdr>
        <w:top w:val="none" w:sz="0" w:space="0" w:color="auto"/>
        <w:left w:val="none" w:sz="0" w:space="0" w:color="auto"/>
        <w:bottom w:val="none" w:sz="0" w:space="0" w:color="auto"/>
        <w:right w:val="none" w:sz="0" w:space="0" w:color="auto"/>
      </w:divBdr>
    </w:div>
    <w:div w:id="1685354709">
      <w:bodyDiv w:val="1"/>
      <w:marLeft w:val="0"/>
      <w:marRight w:val="0"/>
      <w:marTop w:val="0"/>
      <w:marBottom w:val="0"/>
      <w:divBdr>
        <w:top w:val="none" w:sz="0" w:space="0" w:color="auto"/>
        <w:left w:val="none" w:sz="0" w:space="0" w:color="auto"/>
        <w:bottom w:val="none" w:sz="0" w:space="0" w:color="auto"/>
        <w:right w:val="none" w:sz="0" w:space="0" w:color="auto"/>
      </w:divBdr>
      <w:divsChild>
        <w:div w:id="1167667480">
          <w:marLeft w:val="0"/>
          <w:marRight w:val="0"/>
          <w:marTop w:val="0"/>
          <w:marBottom w:val="0"/>
          <w:divBdr>
            <w:top w:val="none" w:sz="0" w:space="0" w:color="auto"/>
            <w:left w:val="none" w:sz="0" w:space="0" w:color="auto"/>
            <w:bottom w:val="none" w:sz="0" w:space="0" w:color="auto"/>
            <w:right w:val="none" w:sz="0" w:space="0" w:color="auto"/>
          </w:divBdr>
        </w:div>
        <w:div w:id="1949121237">
          <w:marLeft w:val="0"/>
          <w:marRight w:val="0"/>
          <w:marTop w:val="0"/>
          <w:marBottom w:val="0"/>
          <w:divBdr>
            <w:top w:val="none" w:sz="0" w:space="0" w:color="auto"/>
            <w:left w:val="none" w:sz="0" w:space="0" w:color="auto"/>
            <w:bottom w:val="none" w:sz="0" w:space="0" w:color="auto"/>
            <w:right w:val="none" w:sz="0" w:space="0" w:color="auto"/>
          </w:divBdr>
        </w:div>
        <w:div w:id="302274645">
          <w:marLeft w:val="0"/>
          <w:marRight w:val="0"/>
          <w:marTop w:val="0"/>
          <w:marBottom w:val="0"/>
          <w:divBdr>
            <w:top w:val="none" w:sz="0" w:space="0" w:color="auto"/>
            <w:left w:val="none" w:sz="0" w:space="0" w:color="auto"/>
            <w:bottom w:val="none" w:sz="0" w:space="0" w:color="auto"/>
            <w:right w:val="none" w:sz="0" w:space="0" w:color="auto"/>
          </w:divBdr>
        </w:div>
      </w:divsChild>
    </w:div>
    <w:div w:id="1689524476">
      <w:bodyDiv w:val="1"/>
      <w:marLeft w:val="0"/>
      <w:marRight w:val="0"/>
      <w:marTop w:val="0"/>
      <w:marBottom w:val="0"/>
      <w:divBdr>
        <w:top w:val="none" w:sz="0" w:space="0" w:color="auto"/>
        <w:left w:val="none" w:sz="0" w:space="0" w:color="auto"/>
        <w:bottom w:val="none" w:sz="0" w:space="0" w:color="auto"/>
        <w:right w:val="none" w:sz="0" w:space="0" w:color="auto"/>
      </w:divBdr>
    </w:div>
    <w:div w:id="1694960084">
      <w:bodyDiv w:val="1"/>
      <w:marLeft w:val="0"/>
      <w:marRight w:val="0"/>
      <w:marTop w:val="0"/>
      <w:marBottom w:val="0"/>
      <w:divBdr>
        <w:top w:val="none" w:sz="0" w:space="0" w:color="auto"/>
        <w:left w:val="none" w:sz="0" w:space="0" w:color="auto"/>
        <w:bottom w:val="none" w:sz="0" w:space="0" w:color="auto"/>
        <w:right w:val="none" w:sz="0" w:space="0" w:color="auto"/>
      </w:divBdr>
    </w:div>
    <w:div w:id="1722898279">
      <w:bodyDiv w:val="1"/>
      <w:marLeft w:val="0"/>
      <w:marRight w:val="0"/>
      <w:marTop w:val="0"/>
      <w:marBottom w:val="0"/>
      <w:divBdr>
        <w:top w:val="none" w:sz="0" w:space="0" w:color="auto"/>
        <w:left w:val="none" w:sz="0" w:space="0" w:color="auto"/>
        <w:bottom w:val="none" w:sz="0" w:space="0" w:color="auto"/>
        <w:right w:val="none" w:sz="0" w:space="0" w:color="auto"/>
      </w:divBdr>
    </w:div>
    <w:div w:id="1728917052">
      <w:bodyDiv w:val="1"/>
      <w:marLeft w:val="0"/>
      <w:marRight w:val="0"/>
      <w:marTop w:val="0"/>
      <w:marBottom w:val="0"/>
      <w:divBdr>
        <w:top w:val="none" w:sz="0" w:space="0" w:color="auto"/>
        <w:left w:val="none" w:sz="0" w:space="0" w:color="auto"/>
        <w:bottom w:val="none" w:sz="0" w:space="0" w:color="auto"/>
        <w:right w:val="none" w:sz="0" w:space="0" w:color="auto"/>
      </w:divBdr>
    </w:div>
    <w:div w:id="1749961042">
      <w:bodyDiv w:val="1"/>
      <w:marLeft w:val="0"/>
      <w:marRight w:val="0"/>
      <w:marTop w:val="0"/>
      <w:marBottom w:val="0"/>
      <w:divBdr>
        <w:top w:val="none" w:sz="0" w:space="0" w:color="auto"/>
        <w:left w:val="none" w:sz="0" w:space="0" w:color="auto"/>
        <w:bottom w:val="none" w:sz="0" w:space="0" w:color="auto"/>
        <w:right w:val="none" w:sz="0" w:space="0" w:color="auto"/>
      </w:divBdr>
    </w:div>
    <w:div w:id="1752964647">
      <w:bodyDiv w:val="1"/>
      <w:marLeft w:val="0"/>
      <w:marRight w:val="0"/>
      <w:marTop w:val="0"/>
      <w:marBottom w:val="0"/>
      <w:divBdr>
        <w:top w:val="none" w:sz="0" w:space="0" w:color="auto"/>
        <w:left w:val="none" w:sz="0" w:space="0" w:color="auto"/>
        <w:bottom w:val="none" w:sz="0" w:space="0" w:color="auto"/>
        <w:right w:val="none" w:sz="0" w:space="0" w:color="auto"/>
      </w:divBdr>
    </w:div>
    <w:div w:id="1760713880">
      <w:bodyDiv w:val="1"/>
      <w:marLeft w:val="0"/>
      <w:marRight w:val="0"/>
      <w:marTop w:val="0"/>
      <w:marBottom w:val="0"/>
      <w:divBdr>
        <w:top w:val="none" w:sz="0" w:space="0" w:color="auto"/>
        <w:left w:val="none" w:sz="0" w:space="0" w:color="auto"/>
        <w:bottom w:val="none" w:sz="0" w:space="0" w:color="auto"/>
        <w:right w:val="none" w:sz="0" w:space="0" w:color="auto"/>
      </w:divBdr>
    </w:div>
    <w:div w:id="1774474315">
      <w:bodyDiv w:val="1"/>
      <w:marLeft w:val="0"/>
      <w:marRight w:val="0"/>
      <w:marTop w:val="0"/>
      <w:marBottom w:val="0"/>
      <w:divBdr>
        <w:top w:val="none" w:sz="0" w:space="0" w:color="auto"/>
        <w:left w:val="none" w:sz="0" w:space="0" w:color="auto"/>
        <w:bottom w:val="none" w:sz="0" w:space="0" w:color="auto"/>
        <w:right w:val="none" w:sz="0" w:space="0" w:color="auto"/>
      </w:divBdr>
    </w:div>
    <w:div w:id="1806661075">
      <w:bodyDiv w:val="1"/>
      <w:marLeft w:val="0"/>
      <w:marRight w:val="0"/>
      <w:marTop w:val="0"/>
      <w:marBottom w:val="0"/>
      <w:divBdr>
        <w:top w:val="none" w:sz="0" w:space="0" w:color="auto"/>
        <w:left w:val="none" w:sz="0" w:space="0" w:color="auto"/>
        <w:bottom w:val="none" w:sz="0" w:space="0" w:color="auto"/>
        <w:right w:val="none" w:sz="0" w:space="0" w:color="auto"/>
      </w:divBdr>
    </w:div>
    <w:div w:id="1847673046">
      <w:bodyDiv w:val="1"/>
      <w:marLeft w:val="0"/>
      <w:marRight w:val="0"/>
      <w:marTop w:val="0"/>
      <w:marBottom w:val="0"/>
      <w:divBdr>
        <w:top w:val="none" w:sz="0" w:space="0" w:color="auto"/>
        <w:left w:val="none" w:sz="0" w:space="0" w:color="auto"/>
        <w:bottom w:val="none" w:sz="0" w:space="0" w:color="auto"/>
        <w:right w:val="none" w:sz="0" w:space="0" w:color="auto"/>
      </w:divBdr>
    </w:div>
    <w:div w:id="1884638024">
      <w:bodyDiv w:val="1"/>
      <w:marLeft w:val="0"/>
      <w:marRight w:val="0"/>
      <w:marTop w:val="0"/>
      <w:marBottom w:val="0"/>
      <w:divBdr>
        <w:top w:val="none" w:sz="0" w:space="0" w:color="auto"/>
        <w:left w:val="none" w:sz="0" w:space="0" w:color="auto"/>
        <w:bottom w:val="none" w:sz="0" w:space="0" w:color="auto"/>
        <w:right w:val="none" w:sz="0" w:space="0" w:color="auto"/>
      </w:divBdr>
    </w:div>
    <w:div w:id="1893299449">
      <w:bodyDiv w:val="1"/>
      <w:marLeft w:val="0"/>
      <w:marRight w:val="0"/>
      <w:marTop w:val="0"/>
      <w:marBottom w:val="0"/>
      <w:divBdr>
        <w:top w:val="none" w:sz="0" w:space="0" w:color="auto"/>
        <w:left w:val="none" w:sz="0" w:space="0" w:color="auto"/>
        <w:bottom w:val="none" w:sz="0" w:space="0" w:color="auto"/>
        <w:right w:val="none" w:sz="0" w:space="0" w:color="auto"/>
      </w:divBdr>
    </w:div>
    <w:div w:id="1909997649">
      <w:bodyDiv w:val="1"/>
      <w:marLeft w:val="0"/>
      <w:marRight w:val="0"/>
      <w:marTop w:val="0"/>
      <w:marBottom w:val="0"/>
      <w:divBdr>
        <w:top w:val="none" w:sz="0" w:space="0" w:color="auto"/>
        <w:left w:val="none" w:sz="0" w:space="0" w:color="auto"/>
        <w:bottom w:val="none" w:sz="0" w:space="0" w:color="auto"/>
        <w:right w:val="none" w:sz="0" w:space="0" w:color="auto"/>
      </w:divBdr>
    </w:div>
    <w:div w:id="1938520473">
      <w:bodyDiv w:val="1"/>
      <w:marLeft w:val="0"/>
      <w:marRight w:val="0"/>
      <w:marTop w:val="0"/>
      <w:marBottom w:val="0"/>
      <w:divBdr>
        <w:top w:val="none" w:sz="0" w:space="0" w:color="auto"/>
        <w:left w:val="none" w:sz="0" w:space="0" w:color="auto"/>
        <w:bottom w:val="none" w:sz="0" w:space="0" w:color="auto"/>
        <w:right w:val="none" w:sz="0" w:space="0" w:color="auto"/>
      </w:divBdr>
    </w:div>
    <w:div w:id="1949967884">
      <w:bodyDiv w:val="1"/>
      <w:marLeft w:val="0"/>
      <w:marRight w:val="0"/>
      <w:marTop w:val="0"/>
      <w:marBottom w:val="0"/>
      <w:divBdr>
        <w:top w:val="none" w:sz="0" w:space="0" w:color="auto"/>
        <w:left w:val="none" w:sz="0" w:space="0" w:color="auto"/>
        <w:bottom w:val="none" w:sz="0" w:space="0" w:color="auto"/>
        <w:right w:val="none" w:sz="0" w:space="0" w:color="auto"/>
      </w:divBdr>
    </w:div>
    <w:div w:id="1973440268">
      <w:bodyDiv w:val="1"/>
      <w:marLeft w:val="0"/>
      <w:marRight w:val="0"/>
      <w:marTop w:val="0"/>
      <w:marBottom w:val="0"/>
      <w:divBdr>
        <w:top w:val="none" w:sz="0" w:space="0" w:color="auto"/>
        <w:left w:val="none" w:sz="0" w:space="0" w:color="auto"/>
        <w:bottom w:val="none" w:sz="0" w:space="0" w:color="auto"/>
        <w:right w:val="none" w:sz="0" w:space="0" w:color="auto"/>
      </w:divBdr>
      <w:divsChild>
        <w:div w:id="1685864705">
          <w:marLeft w:val="0"/>
          <w:marRight w:val="0"/>
          <w:marTop w:val="0"/>
          <w:marBottom w:val="0"/>
          <w:divBdr>
            <w:top w:val="none" w:sz="0" w:space="0" w:color="auto"/>
            <w:left w:val="none" w:sz="0" w:space="0" w:color="auto"/>
            <w:bottom w:val="none" w:sz="0" w:space="0" w:color="auto"/>
            <w:right w:val="none" w:sz="0" w:space="0" w:color="auto"/>
          </w:divBdr>
        </w:div>
        <w:div w:id="1670598554">
          <w:marLeft w:val="0"/>
          <w:marRight w:val="0"/>
          <w:marTop w:val="0"/>
          <w:marBottom w:val="0"/>
          <w:divBdr>
            <w:top w:val="none" w:sz="0" w:space="0" w:color="auto"/>
            <w:left w:val="none" w:sz="0" w:space="0" w:color="auto"/>
            <w:bottom w:val="none" w:sz="0" w:space="0" w:color="auto"/>
            <w:right w:val="none" w:sz="0" w:space="0" w:color="auto"/>
          </w:divBdr>
        </w:div>
      </w:divsChild>
    </w:div>
    <w:div w:id="1975480189">
      <w:bodyDiv w:val="1"/>
      <w:marLeft w:val="0"/>
      <w:marRight w:val="0"/>
      <w:marTop w:val="0"/>
      <w:marBottom w:val="0"/>
      <w:divBdr>
        <w:top w:val="none" w:sz="0" w:space="0" w:color="auto"/>
        <w:left w:val="none" w:sz="0" w:space="0" w:color="auto"/>
        <w:bottom w:val="none" w:sz="0" w:space="0" w:color="auto"/>
        <w:right w:val="none" w:sz="0" w:space="0" w:color="auto"/>
      </w:divBdr>
    </w:div>
    <w:div w:id="1997340790">
      <w:bodyDiv w:val="1"/>
      <w:marLeft w:val="0"/>
      <w:marRight w:val="0"/>
      <w:marTop w:val="0"/>
      <w:marBottom w:val="0"/>
      <w:divBdr>
        <w:top w:val="none" w:sz="0" w:space="0" w:color="auto"/>
        <w:left w:val="none" w:sz="0" w:space="0" w:color="auto"/>
        <w:bottom w:val="none" w:sz="0" w:space="0" w:color="auto"/>
        <w:right w:val="none" w:sz="0" w:space="0" w:color="auto"/>
      </w:divBdr>
    </w:div>
    <w:div w:id="2003002612">
      <w:bodyDiv w:val="1"/>
      <w:marLeft w:val="0"/>
      <w:marRight w:val="0"/>
      <w:marTop w:val="0"/>
      <w:marBottom w:val="0"/>
      <w:divBdr>
        <w:top w:val="none" w:sz="0" w:space="0" w:color="auto"/>
        <w:left w:val="none" w:sz="0" w:space="0" w:color="auto"/>
        <w:bottom w:val="none" w:sz="0" w:space="0" w:color="auto"/>
        <w:right w:val="none" w:sz="0" w:space="0" w:color="auto"/>
      </w:divBdr>
    </w:div>
    <w:div w:id="2018073918">
      <w:bodyDiv w:val="1"/>
      <w:marLeft w:val="0"/>
      <w:marRight w:val="0"/>
      <w:marTop w:val="0"/>
      <w:marBottom w:val="0"/>
      <w:divBdr>
        <w:top w:val="none" w:sz="0" w:space="0" w:color="auto"/>
        <w:left w:val="none" w:sz="0" w:space="0" w:color="auto"/>
        <w:bottom w:val="none" w:sz="0" w:space="0" w:color="auto"/>
        <w:right w:val="none" w:sz="0" w:space="0" w:color="auto"/>
      </w:divBdr>
    </w:div>
    <w:div w:id="2018194855">
      <w:bodyDiv w:val="1"/>
      <w:marLeft w:val="0"/>
      <w:marRight w:val="0"/>
      <w:marTop w:val="0"/>
      <w:marBottom w:val="0"/>
      <w:divBdr>
        <w:top w:val="none" w:sz="0" w:space="0" w:color="auto"/>
        <w:left w:val="none" w:sz="0" w:space="0" w:color="auto"/>
        <w:bottom w:val="none" w:sz="0" w:space="0" w:color="auto"/>
        <w:right w:val="none" w:sz="0" w:space="0" w:color="auto"/>
      </w:divBdr>
    </w:div>
    <w:div w:id="2055884467">
      <w:bodyDiv w:val="1"/>
      <w:marLeft w:val="0"/>
      <w:marRight w:val="0"/>
      <w:marTop w:val="0"/>
      <w:marBottom w:val="0"/>
      <w:divBdr>
        <w:top w:val="none" w:sz="0" w:space="0" w:color="auto"/>
        <w:left w:val="none" w:sz="0" w:space="0" w:color="auto"/>
        <w:bottom w:val="none" w:sz="0" w:space="0" w:color="auto"/>
        <w:right w:val="none" w:sz="0" w:space="0" w:color="auto"/>
      </w:divBdr>
    </w:div>
    <w:div w:id="2078236879">
      <w:bodyDiv w:val="1"/>
      <w:marLeft w:val="0"/>
      <w:marRight w:val="0"/>
      <w:marTop w:val="0"/>
      <w:marBottom w:val="0"/>
      <w:divBdr>
        <w:top w:val="none" w:sz="0" w:space="0" w:color="auto"/>
        <w:left w:val="none" w:sz="0" w:space="0" w:color="auto"/>
        <w:bottom w:val="none" w:sz="0" w:space="0" w:color="auto"/>
        <w:right w:val="none" w:sz="0" w:space="0" w:color="auto"/>
      </w:divBdr>
    </w:div>
    <w:div w:id="2127196177">
      <w:bodyDiv w:val="1"/>
      <w:marLeft w:val="0"/>
      <w:marRight w:val="0"/>
      <w:marTop w:val="0"/>
      <w:marBottom w:val="0"/>
      <w:divBdr>
        <w:top w:val="none" w:sz="0" w:space="0" w:color="auto"/>
        <w:left w:val="none" w:sz="0" w:space="0" w:color="auto"/>
        <w:bottom w:val="none" w:sz="0" w:space="0" w:color="auto"/>
        <w:right w:val="none" w:sz="0" w:space="0" w:color="auto"/>
      </w:divBdr>
    </w:div>
    <w:div w:id="2135781531">
      <w:bodyDiv w:val="1"/>
      <w:marLeft w:val="0"/>
      <w:marRight w:val="0"/>
      <w:marTop w:val="0"/>
      <w:marBottom w:val="0"/>
      <w:divBdr>
        <w:top w:val="none" w:sz="0" w:space="0" w:color="auto"/>
        <w:left w:val="none" w:sz="0" w:space="0" w:color="auto"/>
        <w:bottom w:val="none" w:sz="0" w:space="0" w:color="auto"/>
        <w:right w:val="none" w:sz="0" w:space="0" w:color="auto"/>
      </w:divBdr>
    </w:div>
    <w:div w:id="213930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kysv.mu.renesas.com/rh850/RH850_P2F2_EVA/global/GlobalSharedDocs/02_specification/021_requirement_specification/Rev2.0/ACC-BD-17-0020_P2x-EVA1_RequirementSpec_Rev2.0_release.docx"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5098140\AppData\Roaming\Microsoft\Templates\e_RH850_template_e2x_20160928.dot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3CE8E9E028CBF43891000651B83F16C" ma:contentTypeVersion="0" ma:contentTypeDescription="Create a new document." ma:contentTypeScope="" ma:versionID="02d4b8d9878dd554f90b79d14fd168a4">
  <xsd:schema xmlns:xsd="http://www.w3.org/2001/XMLSchema" xmlns:p="http://schemas.microsoft.com/office/2006/metadata/properties" targetNamespace="http://schemas.microsoft.com/office/2006/metadata/properties" ma:root="true" ma:fieldsID="f4d196f5c675f743c82a55ad494504e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BB08E-7CEE-4BA4-BC68-91F5B0B8DE1D}">
  <ds:schemaRefs>
    <ds:schemaRef ds:uri="http://schemas.microsoft.com/sharepoint/v3/contenttype/forms"/>
  </ds:schemaRefs>
</ds:datastoreItem>
</file>

<file path=customXml/itemProps2.xml><?xml version="1.0" encoding="utf-8"?>
<ds:datastoreItem xmlns:ds="http://schemas.openxmlformats.org/officeDocument/2006/customXml" ds:itemID="{35C46995-2812-4DB7-8FEC-F4ADE1DA38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D3E82B37-409F-433A-826A-923C6F53FFE8}">
  <ds:schemaRefs>
    <ds:schemaRef ds:uri="http://schemas.microsoft.com/office/2006/metadata/properties"/>
  </ds:schemaRefs>
</ds:datastoreItem>
</file>

<file path=customXml/itemProps4.xml><?xml version="1.0" encoding="utf-8"?>
<ds:datastoreItem xmlns:ds="http://schemas.openxmlformats.org/officeDocument/2006/customXml" ds:itemID="{DB92E5FD-F628-46A2-9285-534696041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e_RH850_template_e2x_20160928.dotm</Template>
  <TotalTime>5458</TotalTime>
  <Pages>38</Pages>
  <Words>5654</Words>
  <Characters>32233</Characters>
  <Application>Microsoft Office Word</Application>
  <DocSecurity>0</DocSecurity>
  <Lines>268</Lines>
  <Paragraphs>75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RH850/E2x-FCC1</vt:lpstr>
      <vt:lpstr>RH850/E2x-FCC1</vt:lpstr>
    </vt:vector>
  </TitlesOfParts>
  <Manager>KAZUYOSHI YAMAGUCHI</Manager>
  <Company>RSD/SW/DOC/DOC1</Company>
  <LinksUpToDate>false</LinksUpToDate>
  <CharactersWithSpaces>37812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RH850/E2x-FCC1</dc:title>
  <dc:subject>User’s Manual: Hardware</dc:subject>
  <dc:creator>RSD／１Ｆ設／岡崎葉助</dc:creator>
  <cp:keywords/>
  <dc:description>0000</dc:description>
  <cp:lastModifiedBy>Yen Hoang Thi. Nguyen</cp:lastModifiedBy>
  <cp:revision>89</cp:revision>
  <cp:lastPrinted>2016-01-22T08:53:00Z</cp:lastPrinted>
  <dcterms:created xsi:type="dcterms:W3CDTF">2016-02-19T05:59:00Z</dcterms:created>
  <dcterms:modified xsi:type="dcterms:W3CDTF">2018-06-21T05:51:00Z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ProductName">
    <vt:lpwstr>RH850/E2x-FCC1</vt:lpwstr>
  </property>
  <property fmtid="{D5CDD505-2E9C-101B-9397-08002B2CF9AE}" pid="3" name="DocRevNo.">
    <vt:lpwstr>Rev.0.50</vt:lpwstr>
  </property>
  <property fmtid="{D5CDD505-2E9C-101B-9397-08002B2CF9AE}" pid="4" name="DocReleaseDate">
    <vt:lpwstr>Dec 26, 2016</vt:lpwstr>
  </property>
  <property fmtid="{D5CDD505-2E9C-101B-9397-08002B2CF9AE}" pid="5" name="DocRNo.">
    <vt:lpwstr>R01UH0641EJ0050</vt:lpwstr>
  </property>
  <property fmtid="{D5CDD505-2E9C-101B-9397-08002B2CF9AE}" pid="6" name="cover_01">
    <vt:lpwstr>RH850/E2x-FCC1</vt:lpwstr>
  </property>
  <property fmtid="{D5CDD505-2E9C-101B-9397-08002B2CF9AE}" pid="7" name="chapter01">
    <vt:lpwstr>Renesas microcontroller</vt:lpwstr>
  </property>
  <property fmtid="{D5CDD505-2E9C-101B-9397-08002B2CF9AE}" pid="8" name="cover_02">
    <vt:lpwstr>User’s Manual: Hardware</vt:lpwstr>
  </property>
  <property fmtid="{D5CDD505-2E9C-101B-9397-08002B2CF9AE}" pid="9" name="cover_03">
    <vt:lpwstr>Renesas microcontroller</vt:lpwstr>
  </property>
  <property fmtid="{D5CDD505-2E9C-101B-9397-08002B2CF9AE}" pid="10" name="cover_04">
    <vt:lpwstr>RH850 Family</vt:lpwstr>
  </property>
  <property fmtid="{D5CDD505-2E9C-101B-9397-08002B2CF9AE}" pid="11" name="ContentTypeId">
    <vt:lpwstr>0x01010053CE8E9E028CBF43891000651B83F16C</vt:lpwstr>
  </property>
</Properties>
</file>